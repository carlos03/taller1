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889421400"/>
        <w:docPartObj>
          <w:docPartGallery w:val="Cover Pages"/>
          <w:docPartUnique/>
        </w:docPartObj>
      </w:sdtPr>
      <w:sdtEndPr>
        <w:rPr>
          <w:rFonts w:ascii="Arial" w:eastAsiaTheme="minorHAnsi" w:hAnsi="Arial" w:cs="Arial"/>
          <w:caps w:val="0"/>
          <w:sz w:val="24"/>
          <w:szCs w:val="24"/>
        </w:rPr>
      </w:sdtEndPr>
      <w:sdtContent>
        <w:p w14:paraId="379C0B67" w14:textId="69CA125A" w:rsidR="00140A89" w:rsidRDefault="00140A89" w:rsidP="00140A89">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5" behindDoc="0" locked="0" layoutInCell="1" allowOverlap="1" wp14:anchorId="671873CE" wp14:editId="47FEA317">
                    <wp:simplePos x="0" y="0"/>
                    <wp:positionH relativeFrom="column">
                      <wp:posOffset>-141605</wp:posOffset>
                    </wp:positionH>
                    <wp:positionV relativeFrom="paragraph">
                      <wp:posOffset>-1082675</wp:posOffset>
                    </wp:positionV>
                    <wp:extent cx="122555" cy="10269855"/>
                    <wp:effectExtent l="0" t="0" r="10795" b="1714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04623" id="Rectángulo 14" o:spid="_x0000_s1026" style="position:absolute;margin-left:-11.15pt;margin-top:-85.25pt;width:9.65pt;height:808.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2" behindDoc="0" locked="0" layoutInCell="1" allowOverlap="1" wp14:anchorId="4793B1ED" wp14:editId="0EC387B2">
                    <wp:simplePos x="0" y="0"/>
                    <wp:positionH relativeFrom="column">
                      <wp:posOffset>-680720</wp:posOffset>
                    </wp:positionH>
                    <wp:positionV relativeFrom="paragraph">
                      <wp:posOffset>-1082675</wp:posOffset>
                    </wp:positionV>
                    <wp:extent cx="379095" cy="10269855"/>
                    <wp:effectExtent l="0" t="0" r="20955" b="17145"/>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1D8B" id="Rectángulo 13" o:spid="_x0000_s1026" style="position:absolute;margin-left:-53.6pt;margin-top:-85.25pt;width:29.85pt;height:808.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6" behindDoc="0" locked="0" layoutInCell="1" allowOverlap="1" wp14:anchorId="4BD72414" wp14:editId="7E395F13">
                    <wp:simplePos x="0" y="0"/>
                    <wp:positionH relativeFrom="column">
                      <wp:posOffset>-232410</wp:posOffset>
                    </wp:positionH>
                    <wp:positionV relativeFrom="paragraph">
                      <wp:posOffset>81915</wp:posOffset>
                    </wp:positionV>
                    <wp:extent cx="228600" cy="15240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52400"/>
                            </a:xfrm>
                            <a:prstGeom prst="rect">
                              <a:avLst/>
                            </a:prstGeom>
                            <a:solidFill>
                              <a:srgbClr val="FF66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5700B" id="Rectángulo 15" o:spid="_x0000_s1026" style="position:absolute;margin-left:-18.3pt;margin-top:6.45pt;width:18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" fillcolor="#f60" stroked="f"/>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1" behindDoc="0" locked="0" layoutInCell="1" allowOverlap="1" wp14:anchorId="0731BA5D" wp14:editId="7A014A91">
                    <wp:simplePos x="0" y="0"/>
                    <wp:positionH relativeFrom="column">
                      <wp:posOffset>-1116330</wp:posOffset>
                    </wp:positionH>
                    <wp:positionV relativeFrom="paragraph">
                      <wp:posOffset>81280</wp:posOffset>
                    </wp:positionV>
                    <wp:extent cx="8192135" cy="152400"/>
                    <wp:effectExtent l="0" t="0" r="18415" b="1905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15240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44490" id="Rectángulo 11" o:spid="_x0000_s1026" style="position:absolute;margin-left:-87.9pt;margin-top:6.4pt;width:645.05pt;height: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" fillcolor="#f60"/>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4" behindDoc="0" locked="0" layoutInCell="1" allowOverlap="1" wp14:anchorId="0B898F0C" wp14:editId="1E96A7D2">
                    <wp:simplePos x="0" y="0"/>
                    <wp:positionH relativeFrom="column">
                      <wp:posOffset>-1116330</wp:posOffset>
                    </wp:positionH>
                    <wp:positionV relativeFrom="paragraph">
                      <wp:posOffset>-567690</wp:posOffset>
                    </wp:positionV>
                    <wp:extent cx="8192135" cy="513080"/>
                    <wp:effectExtent l="0" t="0" r="18415" b="2032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51308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6DCBC" id="Rectángulo 12" o:spid="_x0000_s1026" style="position:absolute;margin-left:-87.9pt;margin-top:-44.7pt;width:645.05pt;height:40.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" fillcolor="#f60"/>
                </w:pict>
              </mc:Fallback>
            </mc:AlternateContent>
          </w:r>
        </w:p>
        <w:p w14:paraId="38612E76" w14:textId="7B1379DF" w:rsidR="00140A89" w:rsidRPr="0095767E" w:rsidRDefault="00140A89" w:rsidP="0095767E">
          <w:pPr>
            <w:spacing w:after="0" w:line="240" w:lineRule="auto"/>
            <w:jc w:val="center"/>
            <w:rPr>
              <w:rFonts w:eastAsia="Times New Roman" w:cs="Times New Roman"/>
              <w:b/>
              <w:sz w:val="32"/>
              <w:szCs w:val="32"/>
              <w:lang w:eastAsia="es-ES"/>
            </w:rPr>
          </w:pPr>
          <w:r w:rsidRPr="0095767E">
            <w:rPr>
              <w:rFonts w:eastAsia="Times New Roman" w:cs="Times New Roman"/>
              <w:b/>
              <w:sz w:val="32"/>
              <w:szCs w:val="32"/>
              <w:lang w:eastAsia="es-ES"/>
            </w:rPr>
            <w:t>UNIVERSIDAD AUTONOMA GABRIEL RENE MORENO</w:t>
          </w:r>
        </w:p>
        <w:p w14:paraId="526D7A87" w14:textId="53A54A1E" w:rsidR="00140A89" w:rsidRPr="0095767E" w:rsidRDefault="00140A89" w:rsidP="00140A89">
          <w:pPr>
            <w:spacing w:after="0" w:line="240" w:lineRule="auto"/>
            <w:ind w:left="708"/>
            <w:jc w:val="center"/>
            <w:rPr>
              <w:rFonts w:eastAsia="Times New Roman" w:cs="Times New Roman"/>
              <w:sz w:val="28"/>
              <w:szCs w:val="32"/>
              <w:lang w:eastAsia="es-ES"/>
            </w:rPr>
          </w:pPr>
          <w:r w:rsidRPr="0095767E">
            <w:rPr>
              <w:rFonts w:eastAsia="Times New Roman" w:cs="Times New Roman"/>
              <w:sz w:val="28"/>
              <w:szCs w:val="32"/>
              <w:lang w:eastAsia="es-ES"/>
            </w:rPr>
            <w:t>FACULTAD</w:t>
          </w:r>
          <w:ins w:id="0" w:author="carlos cruz" w:date="2015-05-30T09:47:00Z">
            <w:r w:rsidR="00A749E2">
              <w:rPr>
                <w:rFonts w:eastAsia="Times New Roman" w:cs="Times New Roman"/>
                <w:sz w:val="28"/>
                <w:szCs w:val="32"/>
                <w:lang w:eastAsia="es-ES"/>
              </w:rPr>
              <w:t xml:space="preserve"> DE INGENIERIA EN</w:t>
            </w:r>
          </w:ins>
          <w:r w:rsidRPr="0095767E">
            <w:rPr>
              <w:rFonts w:eastAsia="Times New Roman" w:cs="Times New Roman"/>
              <w:sz w:val="28"/>
              <w:szCs w:val="32"/>
              <w:lang w:eastAsia="es-ES"/>
            </w:rPr>
            <w:t xml:space="preserve"> </w:t>
          </w:r>
          <w:del w:id="1" w:author="luis angel barrancos ortiz" w:date="2015-05-29T15:20:00Z">
            <w:r w:rsidRPr="0095767E" w:rsidDel="008C15C2">
              <w:rPr>
                <w:rFonts w:eastAsia="Times New Roman" w:cs="Times New Roman"/>
                <w:sz w:val="28"/>
                <w:szCs w:val="32"/>
                <w:lang w:eastAsia="es-ES"/>
              </w:rPr>
              <w:delText>CIENCIAS  DE</w:delText>
            </w:r>
          </w:del>
          <w:ins w:id="2" w:author="luis angel barrancos ortiz" w:date="2015-05-29T15:20:00Z">
            <w:r w:rsidR="008C15C2" w:rsidRPr="0095767E">
              <w:rPr>
                <w:rFonts w:eastAsia="Times New Roman" w:cs="Times New Roman"/>
                <w:sz w:val="28"/>
                <w:szCs w:val="32"/>
                <w:lang w:eastAsia="es-ES"/>
              </w:rPr>
              <w:t>CIENCIAS DE</w:t>
            </w:r>
          </w:ins>
          <w:r w:rsidRPr="0095767E">
            <w:rPr>
              <w:rFonts w:eastAsia="Times New Roman" w:cs="Times New Roman"/>
              <w:sz w:val="28"/>
              <w:szCs w:val="32"/>
              <w:lang w:eastAsia="es-ES"/>
            </w:rPr>
            <w:t xml:space="preserve"> LA COMPUTACION Y TELECOMUNICACIONES</w:t>
          </w:r>
        </w:p>
        <w:p w14:paraId="73736F45" w14:textId="33ED5A29" w:rsidR="00140A89" w:rsidRPr="00140A89" w:rsidRDefault="00140A89" w:rsidP="00140A89">
          <w:pPr>
            <w:spacing w:after="0" w:line="240" w:lineRule="auto"/>
            <w:ind w:left="708"/>
            <w:jc w:val="center"/>
            <w:rPr>
              <w:rFonts w:ascii="Times New Roman" w:eastAsia="Times New Roman" w:hAnsi="Times New Roman" w:cs="Times New Roman"/>
              <w:sz w:val="28"/>
              <w:szCs w:val="32"/>
              <w:lang w:eastAsia="es-ES"/>
            </w:rPr>
          </w:pPr>
          <w:r w:rsidRPr="0095767E">
            <w:rPr>
              <w:rFonts w:eastAsia="Times New Roman" w:cs="Times New Roman"/>
              <w:sz w:val="28"/>
              <w:szCs w:val="32"/>
              <w:lang w:eastAsia="es-ES"/>
            </w:rPr>
            <w:t>CARRERA: INGENIERIA INFORMATICA</w:t>
          </w:r>
        </w:p>
        <w:p w14:paraId="16C3A567" w14:textId="33A896F6" w:rsidR="00140A89" w:rsidRPr="00F72192" w:rsidRDefault="0095767E" w:rsidP="00140A89">
          <w:pPr>
            <w:spacing w:after="0" w:line="240" w:lineRule="auto"/>
            <w:rPr>
              <w:rFonts w:ascii="Times New Roman" w:eastAsia="Times New Roman" w:hAnsi="Times New Roman" w:cs="Times New Roman"/>
              <w:sz w:val="32"/>
              <w:szCs w:val="32"/>
              <w:lang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58240" behindDoc="0" locked="0" layoutInCell="1" allowOverlap="1" wp14:anchorId="77D42C98" wp14:editId="14B0E29B">
                <wp:simplePos x="0" y="0"/>
                <wp:positionH relativeFrom="column">
                  <wp:posOffset>1996440</wp:posOffset>
                </wp:positionH>
                <wp:positionV relativeFrom="paragraph">
                  <wp:posOffset>12065</wp:posOffset>
                </wp:positionV>
                <wp:extent cx="1953260" cy="2372995"/>
                <wp:effectExtent l="0" t="0" r="8890" b="8255"/>
                <wp:wrapSquare wrapText="bothSides"/>
                <wp:docPr id="9" name="Imagen 9" descr="Escud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udaso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260" cy="237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89" w:rsidRPr="00F72192">
            <w:rPr>
              <w:rFonts w:ascii="Times New Roman" w:eastAsia="Times New Roman" w:hAnsi="Times New Roman" w:cs="Times New Roman"/>
              <w:sz w:val="32"/>
              <w:szCs w:val="32"/>
              <w:lang w:eastAsia="es-ES"/>
            </w:rPr>
            <w:t xml:space="preserve">                     </w:t>
          </w:r>
        </w:p>
        <w:p w14:paraId="6AAD2234"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r w:rsidRPr="00F72192">
            <w:rPr>
              <w:rFonts w:ascii="Times New Roman" w:eastAsia="Times New Roman" w:hAnsi="Times New Roman" w:cs="Times New Roman"/>
              <w:sz w:val="32"/>
              <w:szCs w:val="32"/>
              <w:lang w:eastAsia="es-ES"/>
            </w:rPr>
            <w:t xml:space="preserve">               </w:t>
          </w:r>
        </w:p>
        <w:p w14:paraId="0F06112A"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p>
        <w:p w14:paraId="673ACA32"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20DCC613"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7FDA7EF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p>
        <w:p w14:paraId="556BD53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r>
            <w:rPr>
              <w:rFonts w:ascii="Times New Roman" w:eastAsia="Times New Roman" w:hAnsi="Times New Roman" w:cs="Times New Roman"/>
              <w:noProof/>
              <w:sz w:val="32"/>
              <w:szCs w:val="32"/>
              <w:lang w:val="es-ES" w:eastAsia="es-ES"/>
            </w:rPr>
            <mc:AlternateContent>
              <mc:Choice Requires="wps">
                <w:drawing>
                  <wp:anchor distT="0" distB="0" distL="114300" distR="114300" simplePos="0" relativeHeight="251658247" behindDoc="0" locked="0" layoutInCell="1" allowOverlap="1" wp14:anchorId="53DE61CF" wp14:editId="60F21A71">
                    <wp:simplePos x="0" y="0"/>
                    <wp:positionH relativeFrom="column">
                      <wp:posOffset>1463040</wp:posOffset>
                    </wp:positionH>
                    <wp:positionV relativeFrom="paragraph">
                      <wp:posOffset>19685</wp:posOffset>
                    </wp:positionV>
                    <wp:extent cx="3105150" cy="34290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30AD2" w14:textId="229DBDDD" w:rsidR="002E0C02" w:rsidRPr="00140A89" w:rsidRDefault="002E0C02" w:rsidP="00140A89">
                                <w:pPr>
                                  <w:jc w:val="center"/>
                                  <w:rPr>
                                    <w:b/>
                                    <w:sz w:val="32"/>
                                    <w:szCs w:val="40"/>
                                  </w:rPr>
                                </w:pPr>
                                <w:r w:rsidRPr="00140A89">
                                  <w:rPr>
                                    <w:b/>
                                    <w:sz w:val="32"/>
                                    <w:szCs w:val="40"/>
                                  </w:rPr>
                                  <w:t>TALLER DE GRADO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E61CF" id="Rectángulo 8" o:spid="_x0000_s1026" style="position:absolute;left:0;text-align:left;margin-left:115.2pt;margin-top:1.55pt;width:244.5pt;height:2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" stroked="f">
                    <v:textbox>
                      <w:txbxContent>
                        <w:p w14:paraId="5DF30AD2" w14:textId="229DBDDD" w:rsidR="002E0C02" w:rsidRPr="00140A89" w:rsidRDefault="002E0C02" w:rsidP="00140A89">
                          <w:pPr>
                            <w:jc w:val="center"/>
                            <w:rPr>
                              <w:b/>
                              <w:sz w:val="32"/>
                              <w:szCs w:val="40"/>
                            </w:rPr>
                          </w:pPr>
                          <w:r w:rsidRPr="00140A89">
                            <w:rPr>
                              <w:b/>
                              <w:sz w:val="32"/>
                              <w:szCs w:val="40"/>
                            </w:rPr>
                            <w:t>TALLER DE GRADO I</w:t>
                          </w:r>
                        </w:p>
                      </w:txbxContent>
                    </v:textbox>
                  </v:rect>
                </w:pict>
              </mc:Fallback>
            </mc:AlternateContent>
          </w:r>
          <w:r w:rsidRPr="00F72192">
            <w:rPr>
              <w:rFonts w:ascii="Times New Roman" w:eastAsia="Times New Roman" w:hAnsi="Times New Roman" w:cs="Times New Roman"/>
              <w:sz w:val="32"/>
              <w:szCs w:val="32"/>
              <w:lang w:eastAsia="es-ES"/>
            </w:rPr>
            <w:t xml:space="preserve">             </w:t>
          </w:r>
          <w:r w:rsidRPr="00F72192">
            <w:rPr>
              <w:rFonts w:ascii="Times New Roman" w:eastAsia="Times New Roman" w:hAnsi="Times New Roman" w:cs="Times New Roman"/>
              <w:sz w:val="32"/>
              <w:szCs w:val="32"/>
              <w:lang w:eastAsia="es-ES"/>
            </w:rPr>
            <w:tab/>
          </w:r>
        </w:p>
        <w:p w14:paraId="32A15F3A" w14:textId="699BB6D6" w:rsidR="00140A89" w:rsidRPr="00DD3607" w:rsidRDefault="00D36277" w:rsidP="009B3E42">
          <w:pPr>
            <w:pStyle w:val="Sangradetextonormal"/>
          </w:pPr>
          <w:r>
            <w:t>“</w:t>
          </w:r>
          <w:r w:rsidR="0095767E" w:rsidRPr="00263EEB">
            <w:t xml:space="preserve">Sistema distribuido masivo para </w:t>
          </w:r>
          <w:r w:rsidR="002B19A0">
            <w:t xml:space="preserve">la solicitud     </w:t>
          </w:r>
          <w:r w:rsidR="003C4392">
            <w:t xml:space="preserve">de atención </w:t>
          </w:r>
          <w:r w:rsidR="007401D0" w:rsidRPr="00263EEB">
            <w:t>pre</w:t>
          </w:r>
          <w:r w:rsidR="007401D0">
            <w:t>-</w:t>
          </w:r>
          <w:r w:rsidR="007401D0" w:rsidRPr="00263EEB">
            <w:t>hospitalaria</w:t>
          </w:r>
          <w:r w:rsidR="002B19A0">
            <w:t xml:space="preserve"> para clientes </w:t>
          </w:r>
          <w:r w:rsidR="00DD3607">
            <w:t>afiliados a</w:t>
          </w:r>
          <w:r w:rsidR="00CE24CB">
            <w:t xml:space="preserve"> la empresa EMERCRUZ</w:t>
          </w:r>
          <w:r>
            <w:t>”</w:t>
          </w:r>
        </w:p>
        <w:p w14:paraId="4F14D98E" w14:textId="1C2AE054" w:rsidR="00140A89" w:rsidRPr="0095767E" w:rsidRDefault="00C71E04">
          <w:pPr>
            <w:spacing w:after="0" w:line="240" w:lineRule="auto"/>
            <w:rPr>
              <w:rFonts w:eastAsia="Times New Roman" w:cs="Times New Roman"/>
              <w:sz w:val="28"/>
              <w:szCs w:val="32"/>
              <w:lang w:eastAsia="es-ES"/>
            </w:rPr>
            <w:pPrChange w:id="3" w:author="luis angel barrancos ortiz" w:date="2015-05-29T15:21:00Z">
              <w:pPr>
                <w:spacing w:after="0" w:line="240" w:lineRule="auto"/>
                <w:jc w:val="center"/>
              </w:pPr>
            </w:pPrChange>
          </w:pPr>
          <w:ins w:id="4" w:author="luis angel barrancos ortiz" w:date="2015-05-29T15:45:00Z">
            <w:r>
              <w:rPr>
                <w:rFonts w:eastAsia="Times New Roman" w:cs="Times New Roman"/>
                <w:b/>
                <w:sz w:val="28"/>
                <w:szCs w:val="32"/>
                <w:lang w:eastAsia="es-ES"/>
              </w:rPr>
              <w:t xml:space="preserve">             </w:t>
            </w:r>
          </w:ins>
          <w:r w:rsidR="00140A89" w:rsidRPr="008C15C2">
            <w:rPr>
              <w:rFonts w:eastAsia="Times New Roman" w:cs="Times New Roman"/>
              <w:b/>
              <w:sz w:val="28"/>
              <w:szCs w:val="32"/>
              <w:lang w:eastAsia="es-ES"/>
              <w:rPrChange w:id="5" w:author="luis angel barrancos ortiz" w:date="2015-05-29T15:20:00Z">
                <w:rPr>
                  <w:rFonts w:eastAsia="Times New Roman" w:cs="Times New Roman"/>
                  <w:sz w:val="28"/>
                  <w:szCs w:val="32"/>
                  <w:lang w:eastAsia="es-ES"/>
                </w:rPr>
              </w:rPrChange>
            </w:rPr>
            <w:t>DOCENTE:</w:t>
          </w:r>
          <w:r w:rsidR="00140A89" w:rsidRPr="0095767E">
            <w:rPr>
              <w:rFonts w:eastAsia="Times New Roman" w:cs="Times New Roman"/>
              <w:sz w:val="28"/>
              <w:szCs w:val="32"/>
              <w:lang w:eastAsia="es-ES"/>
            </w:rPr>
            <w:t xml:space="preserve"> ING. ROLANDO MARTINEZ</w:t>
          </w:r>
        </w:p>
        <w:p w14:paraId="7C46AD49" w14:textId="1A8D3ECF" w:rsidR="0095767E" w:rsidRDefault="00DD3607" w:rsidP="00DD3607">
          <w:pPr>
            <w:spacing w:after="0" w:line="240" w:lineRule="auto"/>
            <w:jc w:val="center"/>
            <w:rPr>
              <w:rFonts w:eastAsia="Times New Roman" w:cs="Times New Roman"/>
              <w:sz w:val="28"/>
              <w:szCs w:val="32"/>
              <w:lang w:eastAsia="es-ES"/>
            </w:rPr>
          </w:pPr>
          <w:r w:rsidRPr="008C15C2">
            <w:rPr>
              <w:rFonts w:eastAsia="Times New Roman" w:cs="Times New Roman"/>
              <w:b/>
              <w:sz w:val="28"/>
              <w:szCs w:val="32"/>
              <w:lang w:eastAsia="es-ES"/>
              <w:rPrChange w:id="6" w:author="luis angel barrancos ortiz" w:date="2015-05-29T15:21:00Z">
                <w:rPr>
                  <w:rFonts w:eastAsia="Times New Roman" w:cs="Times New Roman"/>
                  <w:sz w:val="28"/>
                  <w:szCs w:val="32"/>
                  <w:lang w:eastAsia="es-ES"/>
                </w:rPr>
              </w:rPrChange>
            </w:rPr>
            <w:t>ESTUDIANTES:</w:t>
          </w:r>
          <w:r>
            <w:rPr>
              <w:rFonts w:eastAsia="Times New Roman" w:cs="Times New Roman"/>
              <w:sz w:val="28"/>
              <w:szCs w:val="32"/>
              <w:lang w:eastAsia="es-ES"/>
            </w:rPr>
            <w:t xml:space="preserve"> </w:t>
          </w:r>
          <w:r w:rsidR="0095767E">
            <w:rPr>
              <w:rFonts w:eastAsia="Times New Roman" w:cs="Times New Roman"/>
              <w:sz w:val="28"/>
              <w:szCs w:val="32"/>
              <w:lang w:eastAsia="es-ES"/>
            </w:rPr>
            <w:t xml:space="preserve">BARRANCOS ORTIZ LUIS ANGEL </w:t>
          </w:r>
        </w:p>
        <w:p w14:paraId="7F2A8F41" w14:textId="196235AC" w:rsidR="00DD3607" w:rsidRDefault="00C200FB" w:rsidP="00C200FB">
          <w:pPr>
            <w:pStyle w:val="Encabezado"/>
            <w:tabs>
              <w:tab w:val="clear" w:pos="4419"/>
              <w:tab w:val="clear" w:pos="8838"/>
            </w:tabs>
            <w:spacing w:before="100" w:after="100" w:line="360" w:lineRule="auto"/>
          </w:pPr>
          <w:r>
            <w:tab/>
          </w:r>
          <w:r w:rsidR="00DD3607">
            <w:tab/>
          </w:r>
          <w:r w:rsidR="00DD3607">
            <w:tab/>
          </w:r>
          <w:r w:rsidR="00DD3607">
            <w:tab/>
          </w:r>
          <w:r w:rsidR="00DD3607" w:rsidRPr="00C200FB">
            <w:rPr>
              <w:sz w:val="28"/>
            </w:rPr>
            <w:t xml:space="preserve">  CRUZ ANDIA CARLOS GERARDO</w:t>
          </w:r>
        </w:p>
        <w:p w14:paraId="6C578B36" w14:textId="77777777" w:rsidR="00966880" w:rsidRPr="0095767E" w:rsidRDefault="00966880" w:rsidP="00DD3607">
          <w:pPr>
            <w:spacing w:after="0" w:line="240" w:lineRule="auto"/>
            <w:jc w:val="center"/>
            <w:rPr>
              <w:rFonts w:eastAsia="Times New Roman" w:cs="Times New Roman"/>
              <w:sz w:val="28"/>
              <w:szCs w:val="32"/>
              <w:lang w:eastAsia="es-ES"/>
            </w:rPr>
          </w:pPr>
        </w:p>
        <w:p w14:paraId="343E0F21" w14:textId="13A3F84E" w:rsidR="00140A89" w:rsidRPr="00C80720" w:rsidRDefault="006F1F5B" w:rsidP="00B26065">
          <w:pPr>
            <w:spacing w:line="240" w:lineRule="auto"/>
            <w:jc w:val="center"/>
            <w:rPr>
              <w:rFonts w:ascii="Times New Roman" w:eastAsia="Times New Roman" w:hAnsi="Times New Roman" w:cs="Times New Roman"/>
              <w:szCs w:val="32"/>
              <w:lang w:eastAsia="es-ES"/>
            </w:rPr>
          </w:pPr>
          <w:r>
            <w:rPr>
              <w:rFonts w:eastAsia="Times New Roman" w:cs="Times New Roman"/>
              <w:szCs w:val="32"/>
              <w:lang w:eastAsia="es-ES"/>
            </w:rPr>
            <w:t>SANTA CRUZ</w:t>
          </w:r>
          <w:r w:rsidR="00DF7B31">
            <w:rPr>
              <w:rFonts w:eastAsia="Times New Roman" w:cs="Times New Roman"/>
              <w:szCs w:val="32"/>
              <w:lang w:eastAsia="es-ES"/>
            </w:rPr>
            <w:t xml:space="preserve"> </w:t>
          </w:r>
          <w:r w:rsidR="00B26065">
            <w:rPr>
              <w:rFonts w:eastAsia="Times New Roman" w:cs="Times New Roman"/>
              <w:szCs w:val="32"/>
              <w:lang w:eastAsia="es-ES"/>
            </w:rPr>
            <w:t xml:space="preserve">- </w:t>
          </w:r>
          <w:r w:rsidR="00B26065">
            <w:rPr>
              <w:rFonts w:eastAsia="Times New Roman" w:cs="Times New Roman"/>
              <w:szCs w:val="32"/>
              <w:lang w:eastAsia="es-ES"/>
            </w:rPr>
            <w:fldChar w:fldCharType="begin"/>
          </w:r>
          <w:r w:rsidR="00B26065">
            <w:rPr>
              <w:rFonts w:eastAsia="Times New Roman" w:cs="Times New Roman"/>
              <w:szCs w:val="32"/>
              <w:lang w:eastAsia="es-ES"/>
            </w:rPr>
            <w:instrText xml:space="preserve"> TIME \@ "dddd, dd' de 'MMMM' de 'yyyy" </w:instrText>
          </w:r>
          <w:r w:rsidR="00B26065">
            <w:rPr>
              <w:rFonts w:eastAsia="Times New Roman" w:cs="Times New Roman"/>
              <w:szCs w:val="32"/>
              <w:lang w:eastAsia="es-ES"/>
            </w:rPr>
            <w:fldChar w:fldCharType="separate"/>
          </w:r>
          <w:r w:rsidR="00D620A7">
            <w:rPr>
              <w:rFonts w:eastAsia="Times New Roman" w:cs="Times New Roman"/>
              <w:noProof/>
              <w:szCs w:val="32"/>
              <w:lang w:eastAsia="es-ES"/>
            </w:rPr>
            <w:t>sábado, 30 de mayo de 2015</w:t>
          </w:r>
          <w:r w:rsidR="00B26065">
            <w:rPr>
              <w:rFonts w:eastAsia="Times New Roman" w:cs="Times New Roman"/>
              <w:szCs w:val="32"/>
              <w:lang w:eastAsia="es-ES"/>
            </w:rPr>
            <w:fldChar w:fldCharType="end"/>
          </w:r>
        </w:p>
      </w:sdtContent>
    </w:sdt>
    <w:sdt>
      <w:sdtPr>
        <w:rPr>
          <w:rFonts w:ascii="Verdana" w:eastAsiaTheme="minorHAnsi" w:hAnsi="Verdana" w:cstheme="minorBidi"/>
          <w:b w:val="0"/>
          <w:bCs w:val="0"/>
          <w:color w:val="auto"/>
          <w:sz w:val="22"/>
          <w:szCs w:val="22"/>
          <w:lang w:val="es-ES" w:eastAsia="en-US"/>
        </w:rPr>
        <w:id w:val="-599410092"/>
        <w:docPartObj>
          <w:docPartGallery w:val="Table of Contents"/>
          <w:docPartUnique/>
        </w:docPartObj>
      </w:sdtPr>
      <w:sdtEndPr>
        <w:rPr>
          <w:lang w:val="es-BO"/>
        </w:rPr>
      </w:sdtEndPr>
      <w:sdtContent>
        <w:p w14:paraId="27035FF3" w14:textId="3BD5A495" w:rsidR="00ED13DA" w:rsidRPr="00ED13DA" w:rsidRDefault="00ED13DA" w:rsidP="00ED13DA">
          <w:pPr>
            <w:pStyle w:val="TtulodeTDC"/>
            <w:numPr>
              <w:ilvl w:val="0"/>
              <w:numId w:val="0"/>
            </w:numPr>
            <w:ind w:left="720"/>
            <w:jc w:val="center"/>
            <w:rPr>
              <w:color w:val="auto"/>
            </w:rPr>
          </w:pPr>
          <w:r w:rsidRPr="00ED13DA">
            <w:rPr>
              <w:color w:val="auto"/>
              <w:lang w:val="es-ES"/>
            </w:rPr>
            <w:t>INDICE</w:t>
          </w:r>
        </w:p>
        <w:p w14:paraId="54E04249" w14:textId="77777777" w:rsidR="00AF0B96" w:rsidRDefault="00ED13DA">
          <w:pPr>
            <w:pStyle w:val="TDC1"/>
            <w:rPr>
              <w:rFonts w:asciiTheme="minorHAnsi" w:eastAsiaTheme="minorEastAsia" w:hAnsiTheme="minorHAnsi"/>
              <w:b w:val="0"/>
              <w:lang w:val="es-ES" w:eastAsia="es-ES"/>
            </w:rPr>
          </w:pPr>
          <w:r>
            <w:fldChar w:fldCharType="begin"/>
          </w:r>
          <w:r>
            <w:instrText xml:space="preserve"> TOC \o "1-3" \h \z \u </w:instrText>
          </w:r>
          <w:r>
            <w:fldChar w:fldCharType="separate"/>
          </w:r>
          <w:hyperlink w:anchor="_Toc417646099" w:history="1">
            <w:r w:rsidR="00AF0B96" w:rsidRPr="003468B8">
              <w:rPr>
                <w:rStyle w:val="Hipervnculo"/>
              </w:rPr>
              <w:t>CAPITULO 1. PERFIL DE PROYECTO</w:t>
            </w:r>
            <w:r w:rsidR="00AF0B96">
              <w:rPr>
                <w:webHidden/>
              </w:rPr>
              <w:tab/>
            </w:r>
            <w:r w:rsidR="00AF0B96">
              <w:rPr>
                <w:webHidden/>
              </w:rPr>
              <w:fldChar w:fldCharType="begin"/>
            </w:r>
            <w:r w:rsidR="00AF0B96">
              <w:rPr>
                <w:webHidden/>
              </w:rPr>
              <w:instrText xml:space="preserve"> PAGEREF _Toc417646099 \h </w:instrText>
            </w:r>
            <w:r w:rsidR="00AF0B96">
              <w:rPr>
                <w:webHidden/>
              </w:rPr>
            </w:r>
            <w:r w:rsidR="00AF0B96">
              <w:rPr>
                <w:webHidden/>
              </w:rPr>
              <w:fldChar w:fldCharType="separate"/>
            </w:r>
            <w:r w:rsidR="002870DA">
              <w:rPr>
                <w:webHidden/>
              </w:rPr>
              <w:t>5</w:t>
            </w:r>
            <w:r w:rsidR="00AF0B96">
              <w:rPr>
                <w:webHidden/>
              </w:rPr>
              <w:fldChar w:fldCharType="end"/>
            </w:r>
          </w:hyperlink>
        </w:p>
        <w:p w14:paraId="3A5BDA8A" w14:textId="77777777" w:rsidR="00AF0B96" w:rsidRDefault="004B5C41">
          <w:pPr>
            <w:pStyle w:val="TDC1"/>
            <w:rPr>
              <w:rFonts w:asciiTheme="minorHAnsi" w:eastAsiaTheme="minorEastAsia" w:hAnsiTheme="minorHAnsi"/>
              <w:b w:val="0"/>
              <w:lang w:val="es-ES" w:eastAsia="es-ES"/>
            </w:rPr>
          </w:pPr>
          <w:hyperlink w:anchor="_Toc417646100"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INTRODUCCIÓN.</w:t>
            </w:r>
            <w:r w:rsidR="00AF0B96">
              <w:rPr>
                <w:webHidden/>
              </w:rPr>
              <w:tab/>
            </w:r>
            <w:r w:rsidR="00AF0B96">
              <w:rPr>
                <w:webHidden/>
              </w:rPr>
              <w:fldChar w:fldCharType="begin"/>
            </w:r>
            <w:r w:rsidR="00AF0B96">
              <w:rPr>
                <w:webHidden/>
              </w:rPr>
              <w:instrText xml:space="preserve"> PAGEREF _Toc417646100 \h </w:instrText>
            </w:r>
            <w:r w:rsidR="00AF0B96">
              <w:rPr>
                <w:webHidden/>
              </w:rPr>
            </w:r>
            <w:r w:rsidR="00AF0B96">
              <w:rPr>
                <w:webHidden/>
              </w:rPr>
              <w:fldChar w:fldCharType="separate"/>
            </w:r>
            <w:r w:rsidR="002870DA">
              <w:rPr>
                <w:webHidden/>
              </w:rPr>
              <w:t>5</w:t>
            </w:r>
            <w:r w:rsidR="00AF0B96">
              <w:rPr>
                <w:webHidden/>
              </w:rPr>
              <w:fldChar w:fldCharType="end"/>
            </w:r>
          </w:hyperlink>
        </w:p>
        <w:p w14:paraId="70DBA8D0" w14:textId="77777777" w:rsidR="00AF0B96" w:rsidRDefault="004B5C41">
          <w:pPr>
            <w:pStyle w:val="TDC1"/>
            <w:rPr>
              <w:rFonts w:asciiTheme="minorHAnsi" w:eastAsiaTheme="minorEastAsia" w:hAnsiTheme="minorHAnsi"/>
              <w:b w:val="0"/>
              <w:lang w:val="es-ES" w:eastAsia="es-ES"/>
            </w:rPr>
          </w:pPr>
          <w:hyperlink w:anchor="_Toc417646101"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ANTECEDENTES.</w:t>
            </w:r>
            <w:r w:rsidR="00AF0B96">
              <w:rPr>
                <w:webHidden/>
              </w:rPr>
              <w:tab/>
            </w:r>
            <w:r w:rsidR="00AF0B96">
              <w:rPr>
                <w:webHidden/>
              </w:rPr>
              <w:fldChar w:fldCharType="begin"/>
            </w:r>
            <w:r w:rsidR="00AF0B96">
              <w:rPr>
                <w:webHidden/>
              </w:rPr>
              <w:instrText xml:space="preserve"> PAGEREF _Toc417646101 \h </w:instrText>
            </w:r>
            <w:r w:rsidR="00AF0B96">
              <w:rPr>
                <w:webHidden/>
              </w:rPr>
            </w:r>
            <w:r w:rsidR="00AF0B96">
              <w:rPr>
                <w:webHidden/>
              </w:rPr>
              <w:fldChar w:fldCharType="separate"/>
            </w:r>
            <w:r w:rsidR="002870DA">
              <w:rPr>
                <w:webHidden/>
              </w:rPr>
              <w:t>6</w:t>
            </w:r>
            <w:r w:rsidR="00AF0B96">
              <w:rPr>
                <w:webHidden/>
              </w:rPr>
              <w:fldChar w:fldCharType="end"/>
            </w:r>
          </w:hyperlink>
        </w:p>
        <w:p w14:paraId="35E814BF" w14:textId="77777777" w:rsidR="00AF0B96" w:rsidRDefault="004B5C41">
          <w:pPr>
            <w:pStyle w:val="TDC1"/>
            <w:rPr>
              <w:rFonts w:asciiTheme="minorHAnsi" w:eastAsiaTheme="minorEastAsia" w:hAnsiTheme="minorHAnsi"/>
              <w:b w:val="0"/>
              <w:lang w:val="es-ES" w:eastAsia="es-ES"/>
            </w:rPr>
          </w:pPr>
          <w:hyperlink w:anchor="_Toc417646102"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DESCRIPCIÓN DEL PROBLEMA.</w:t>
            </w:r>
            <w:r w:rsidR="00AF0B96">
              <w:rPr>
                <w:webHidden/>
              </w:rPr>
              <w:tab/>
            </w:r>
            <w:r w:rsidR="00AF0B96">
              <w:rPr>
                <w:webHidden/>
              </w:rPr>
              <w:fldChar w:fldCharType="begin"/>
            </w:r>
            <w:r w:rsidR="00AF0B96">
              <w:rPr>
                <w:webHidden/>
              </w:rPr>
              <w:instrText xml:space="preserve"> PAGEREF _Toc417646102 \h </w:instrText>
            </w:r>
            <w:r w:rsidR="00AF0B96">
              <w:rPr>
                <w:webHidden/>
              </w:rPr>
            </w:r>
            <w:r w:rsidR="00AF0B96">
              <w:rPr>
                <w:webHidden/>
              </w:rPr>
              <w:fldChar w:fldCharType="separate"/>
            </w:r>
            <w:r w:rsidR="002870DA">
              <w:rPr>
                <w:webHidden/>
              </w:rPr>
              <w:t>7</w:t>
            </w:r>
            <w:r w:rsidR="00AF0B96">
              <w:rPr>
                <w:webHidden/>
              </w:rPr>
              <w:fldChar w:fldCharType="end"/>
            </w:r>
          </w:hyperlink>
        </w:p>
        <w:p w14:paraId="2370AD7E"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03"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Recepción de llamadas y primeros auxilios</w:t>
            </w:r>
            <w:r w:rsidR="00AF0B96">
              <w:rPr>
                <w:noProof/>
                <w:webHidden/>
              </w:rPr>
              <w:tab/>
            </w:r>
            <w:r w:rsidR="00AF0B96">
              <w:rPr>
                <w:noProof/>
                <w:webHidden/>
              </w:rPr>
              <w:fldChar w:fldCharType="begin"/>
            </w:r>
            <w:r w:rsidR="00AF0B96">
              <w:rPr>
                <w:noProof/>
                <w:webHidden/>
              </w:rPr>
              <w:instrText xml:space="preserve"> PAGEREF _Toc417646103 \h </w:instrText>
            </w:r>
            <w:r w:rsidR="00AF0B96">
              <w:rPr>
                <w:noProof/>
                <w:webHidden/>
              </w:rPr>
            </w:r>
            <w:r w:rsidR="00AF0B96">
              <w:rPr>
                <w:noProof/>
                <w:webHidden/>
              </w:rPr>
              <w:fldChar w:fldCharType="separate"/>
            </w:r>
            <w:r w:rsidR="002870DA">
              <w:rPr>
                <w:noProof/>
                <w:webHidden/>
              </w:rPr>
              <w:t>7</w:t>
            </w:r>
            <w:r w:rsidR="00AF0B96">
              <w:rPr>
                <w:noProof/>
                <w:webHidden/>
              </w:rPr>
              <w:fldChar w:fldCharType="end"/>
            </w:r>
          </w:hyperlink>
        </w:p>
        <w:p w14:paraId="34BC86E7"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04"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Asignación y despacho de ambulancias</w:t>
            </w:r>
            <w:r w:rsidR="00AF0B96">
              <w:rPr>
                <w:noProof/>
                <w:webHidden/>
              </w:rPr>
              <w:tab/>
            </w:r>
            <w:r w:rsidR="00AF0B96">
              <w:rPr>
                <w:noProof/>
                <w:webHidden/>
              </w:rPr>
              <w:fldChar w:fldCharType="begin"/>
            </w:r>
            <w:r w:rsidR="00AF0B96">
              <w:rPr>
                <w:noProof/>
                <w:webHidden/>
              </w:rPr>
              <w:instrText xml:space="preserve"> PAGEREF _Toc417646104 \h </w:instrText>
            </w:r>
            <w:r w:rsidR="00AF0B96">
              <w:rPr>
                <w:noProof/>
                <w:webHidden/>
              </w:rPr>
            </w:r>
            <w:r w:rsidR="00AF0B96">
              <w:rPr>
                <w:noProof/>
                <w:webHidden/>
              </w:rPr>
              <w:fldChar w:fldCharType="separate"/>
            </w:r>
            <w:r w:rsidR="002870DA">
              <w:rPr>
                <w:noProof/>
                <w:webHidden/>
              </w:rPr>
              <w:t>8</w:t>
            </w:r>
            <w:r w:rsidR="00AF0B96">
              <w:rPr>
                <w:noProof/>
                <w:webHidden/>
              </w:rPr>
              <w:fldChar w:fldCharType="end"/>
            </w:r>
          </w:hyperlink>
        </w:p>
        <w:p w14:paraId="3F901460"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05" w:history="1">
            <w:r w:rsidR="00AF0B96" w:rsidRPr="003468B8">
              <w:rPr>
                <w:rStyle w:val="Hipervnculo"/>
                <w:noProof/>
              </w:rPr>
              <w:t>3.3.</w:t>
            </w:r>
            <w:r w:rsidR="00AF0B96">
              <w:rPr>
                <w:rFonts w:asciiTheme="minorHAnsi" w:eastAsiaTheme="minorEastAsia" w:hAnsiTheme="minorHAnsi"/>
                <w:noProof/>
                <w:lang w:val="es-ES" w:eastAsia="es-ES"/>
              </w:rPr>
              <w:tab/>
            </w:r>
            <w:r w:rsidR="00AF0B96" w:rsidRPr="003468B8">
              <w:rPr>
                <w:rStyle w:val="Hipervnculo"/>
                <w:noProof/>
              </w:rPr>
              <w:t>Traslado de ambulancia al lugar del incidente</w:t>
            </w:r>
            <w:r w:rsidR="00AF0B96">
              <w:rPr>
                <w:noProof/>
                <w:webHidden/>
              </w:rPr>
              <w:tab/>
            </w:r>
            <w:r w:rsidR="00AF0B96">
              <w:rPr>
                <w:noProof/>
                <w:webHidden/>
              </w:rPr>
              <w:fldChar w:fldCharType="begin"/>
            </w:r>
            <w:r w:rsidR="00AF0B96">
              <w:rPr>
                <w:noProof/>
                <w:webHidden/>
              </w:rPr>
              <w:instrText xml:space="preserve"> PAGEREF _Toc417646105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156A7328"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06" w:history="1">
            <w:r w:rsidR="00AF0B96" w:rsidRPr="003468B8">
              <w:rPr>
                <w:rStyle w:val="Hipervnculo"/>
                <w:noProof/>
              </w:rPr>
              <w:t>3.4.</w:t>
            </w:r>
            <w:r w:rsidR="00AF0B96">
              <w:rPr>
                <w:rFonts w:asciiTheme="minorHAnsi" w:eastAsiaTheme="minorEastAsia" w:hAnsiTheme="minorHAnsi"/>
                <w:noProof/>
                <w:lang w:val="es-ES" w:eastAsia="es-ES"/>
              </w:rPr>
              <w:tab/>
            </w:r>
            <w:r w:rsidR="00AF0B96" w:rsidRPr="003468B8">
              <w:rPr>
                <w:rStyle w:val="Hipervnculo"/>
                <w:noProof/>
              </w:rPr>
              <w:t>Atención pre-hospitalaria</w:t>
            </w:r>
            <w:r w:rsidR="00AF0B96">
              <w:rPr>
                <w:noProof/>
                <w:webHidden/>
              </w:rPr>
              <w:tab/>
            </w:r>
            <w:r w:rsidR="00AF0B96">
              <w:rPr>
                <w:noProof/>
                <w:webHidden/>
              </w:rPr>
              <w:fldChar w:fldCharType="begin"/>
            </w:r>
            <w:r w:rsidR="00AF0B96">
              <w:rPr>
                <w:noProof/>
                <w:webHidden/>
              </w:rPr>
              <w:instrText xml:space="preserve"> PAGEREF _Toc417646106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2FD07590"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07" w:history="1">
            <w:r w:rsidR="00AF0B96" w:rsidRPr="003468B8">
              <w:rPr>
                <w:rStyle w:val="Hipervnculo"/>
                <w:noProof/>
              </w:rPr>
              <w:t>3.5.</w:t>
            </w:r>
            <w:r w:rsidR="00AF0B96">
              <w:rPr>
                <w:rFonts w:asciiTheme="minorHAnsi" w:eastAsiaTheme="minorEastAsia" w:hAnsiTheme="minorHAnsi"/>
                <w:noProof/>
                <w:lang w:val="es-ES" w:eastAsia="es-ES"/>
              </w:rPr>
              <w:tab/>
            </w:r>
            <w:r w:rsidR="00AF0B96" w:rsidRPr="003468B8">
              <w:rPr>
                <w:rStyle w:val="Hipervnculo"/>
                <w:noProof/>
              </w:rPr>
              <w:t>Traslado al centro asistencial</w:t>
            </w:r>
            <w:r w:rsidR="00AF0B96">
              <w:rPr>
                <w:noProof/>
                <w:webHidden/>
              </w:rPr>
              <w:tab/>
            </w:r>
            <w:r w:rsidR="00AF0B96">
              <w:rPr>
                <w:noProof/>
                <w:webHidden/>
              </w:rPr>
              <w:fldChar w:fldCharType="begin"/>
            </w:r>
            <w:r w:rsidR="00AF0B96">
              <w:rPr>
                <w:noProof/>
                <w:webHidden/>
              </w:rPr>
              <w:instrText xml:space="preserve"> PAGEREF _Toc417646107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B3AD958"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08" w:history="1">
            <w:r w:rsidR="00AF0B96" w:rsidRPr="003468B8">
              <w:rPr>
                <w:rStyle w:val="Hipervnculo"/>
                <w:noProof/>
              </w:rPr>
              <w:t>3.6.</w:t>
            </w:r>
            <w:r w:rsidR="00AF0B96">
              <w:rPr>
                <w:rFonts w:asciiTheme="minorHAnsi" w:eastAsiaTheme="minorEastAsia" w:hAnsiTheme="minorHAnsi"/>
                <w:noProof/>
                <w:lang w:val="es-ES" w:eastAsia="es-ES"/>
              </w:rPr>
              <w:tab/>
            </w:r>
            <w:r w:rsidR="00AF0B96" w:rsidRPr="003468B8">
              <w:rPr>
                <w:rStyle w:val="Hipervnculo"/>
                <w:noProof/>
              </w:rPr>
              <w:t>Entrega del paciente con su historia clínica</w:t>
            </w:r>
            <w:r w:rsidR="00AF0B96">
              <w:rPr>
                <w:noProof/>
                <w:webHidden/>
              </w:rPr>
              <w:tab/>
            </w:r>
            <w:r w:rsidR="00AF0B96">
              <w:rPr>
                <w:noProof/>
                <w:webHidden/>
              </w:rPr>
              <w:fldChar w:fldCharType="begin"/>
            </w:r>
            <w:r w:rsidR="00AF0B96">
              <w:rPr>
                <w:noProof/>
                <w:webHidden/>
              </w:rPr>
              <w:instrText xml:space="preserve"> PAGEREF _Toc417646108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4BB10279"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09" w:history="1">
            <w:r w:rsidR="00AF0B96" w:rsidRPr="003468B8">
              <w:rPr>
                <w:rStyle w:val="Hipervnculo"/>
                <w:noProof/>
              </w:rPr>
              <w:t>3.7.</w:t>
            </w:r>
            <w:r w:rsidR="00AF0B96">
              <w:rPr>
                <w:rFonts w:asciiTheme="minorHAnsi" w:eastAsiaTheme="minorEastAsia" w:hAnsiTheme="minorHAnsi"/>
                <w:noProof/>
                <w:lang w:val="es-ES" w:eastAsia="es-ES"/>
              </w:rPr>
              <w:tab/>
            </w:r>
            <w:r w:rsidR="00AF0B96" w:rsidRPr="003468B8">
              <w:rPr>
                <w:rStyle w:val="Hipervnculo"/>
                <w:noProof/>
              </w:rPr>
              <w:t>Restablecimiento de recursos</w:t>
            </w:r>
            <w:r w:rsidR="00AF0B96">
              <w:rPr>
                <w:noProof/>
                <w:webHidden/>
              </w:rPr>
              <w:tab/>
            </w:r>
            <w:r w:rsidR="00AF0B96">
              <w:rPr>
                <w:noProof/>
                <w:webHidden/>
              </w:rPr>
              <w:fldChar w:fldCharType="begin"/>
            </w:r>
            <w:r w:rsidR="00AF0B96">
              <w:rPr>
                <w:noProof/>
                <w:webHidden/>
              </w:rPr>
              <w:instrText xml:space="preserve"> PAGEREF _Toc417646109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0B8BF63" w14:textId="77777777" w:rsidR="00AF0B96" w:rsidRDefault="004B5C41">
          <w:pPr>
            <w:pStyle w:val="TDC1"/>
            <w:rPr>
              <w:rFonts w:asciiTheme="minorHAnsi" w:eastAsiaTheme="minorEastAsia" w:hAnsiTheme="minorHAnsi"/>
              <w:b w:val="0"/>
              <w:lang w:val="es-ES" w:eastAsia="es-ES"/>
            </w:rPr>
          </w:pPr>
          <w:hyperlink w:anchor="_Toc417646110" w:history="1">
            <w:r w:rsidR="00AF0B96" w:rsidRPr="003468B8">
              <w:rPr>
                <w:rStyle w:val="Hipervnculo"/>
              </w:rPr>
              <w:t>4.</w:t>
            </w:r>
            <w:r w:rsidR="00AF0B96">
              <w:rPr>
                <w:rFonts w:asciiTheme="minorHAnsi" w:eastAsiaTheme="minorEastAsia" w:hAnsiTheme="minorHAnsi"/>
                <w:b w:val="0"/>
                <w:lang w:val="es-ES" w:eastAsia="es-ES"/>
              </w:rPr>
              <w:tab/>
            </w:r>
            <w:r w:rsidR="00AF0B96" w:rsidRPr="003468B8">
              <w:rPr>
                <w:rStyle w:val="Hipervnculo"/>
              </w:rPr>
              <w:t>SITUACIÓN PROBLEMÁTICA.</w:t>
            </w:r>
            <w:r w:rsidR="00AF0B96">
              <w:rPr>
                <w:webHidden/>
              </w:rPr>
              <w:tab/>
            </w:r>
            <w:r w:rsidR="00AF0B96">
              <w:rPr>
                <w:webHidden/>
              </w:rPr>
              <w:fldChar w:fldCharType="begin"/>
            </w:r>
            <w:r w:rsidR="00AF0B96">
              <w:rPr>
                <w:webHidden/>
              </w:rPr>
              <w:instrText xml:space="preserve"> PAGEREF _Toc417646110 \h </w:instrText>
            </w:r>
            <w:r w:rsidR="00AF0B96">
              <w:rPr>
                <w:webHidden/>
              </w:rPr>
            </w:r>
            <w:r w:rsidR="00AF0B96">
              <w:rPr>
                <w:webHidden/>
              </w:rPr>
              <w:fldChar w:fldCharType="separate"/>
            </w:r>
            <w:r w:rsidR="002870DA">
              <w:rPr>
                <w:webHidden/>
              </w:rPr>
              <w:t>10</w:t>
            </w:r>
            <w:r w:rsidR="00AF0B96">
              <w:rPr>
                <w:webHidden/>
              </w:rPr>
              <w:fldChar w:fldCharType="end"/>
            </w:r>
          </w:hyperlink>
        </w:p>
        <w:p w14:paraId="2A93143B" w14:textId="77777777" w:rsidR="00AF0B96" w:rsidRDefault="004B5C41">
          <w:pPr>
            <w:pStyle w:val="TDC1"/>
            <w:rPr>
              <w:rFonts w:asciiTheme="minorHAnsi" w:eastAsiaTheme="minorEastAsia" w:hAnsiTheme="minorHAnsi"/>
              <w:b w:val="0"/>
              <w:lang w:val="es-ES" w:eastAsia="es-ES"/>
            </w:rPr>
          </w:pPr>
          <w:hyperlink w:anchor="_Toc417646111" w:history="1">
            <w:r w:rsidR="00AF0B96" w:rsidRPr="003468B8">
              <w:rPr>
                <w:rStyle w:val="Hipervnculo"/>
              </w:rPr>
              <w:t>5.</w:t>
            </w:r>
            <w:r w:rsidR="00AF0B96">
              <w:rPr>
                <w:rFonts w:asciiTheme="minorHAnsi" w:eastAsiaTheme="minorEastAsia" w:hAnsiTheme="minorHAnsi"/>
                <w:b w:val="0"/>
                <w:lang w:val="es-ES" w:eastAsia="es-ES"/>
              </w:rPr>
              <w:tab/>
            </w:r>
            <w:r w:rsidR="00AF0B96" w:rsidRPr="003468B8">
              <w:rPr>
                <w:rStyle w:val="Hipervnculo"/>
              </w:rPr>
              <w:t>SITUACIÓN DESEADA.</w:t>
            </w:r>
            <w:r w:rsidR="00AF0B96">
              <w:rPr>
                <w:webHidden/>
              </w:rPr>
              <w:tab/>
            </w:r>
            <w:r w:rsidR="00AF0B96">
              <w:rPr>
                <w:webHidden/>
              </w:rPr>
              <w:fldChar w:fldCharType="begin"/>
            </w:r>
            <w:r w:rsidR="00AF0B96">
              <w:rPr>
                <w:webHidden/>
              </w:rPr>
              <w:instrText xml:space="preserve"> PAGEREF _Toc417646111 \h </w:instrText>
            </w:r>
            <w:r w:rsidR="00AF0B96">
              <w:rPr>
                <w:webHidden/>
              </w:rPr>
            </w:r>
            <w:r w:rsidR="00AF0B96">
              <w:rPr>
                <w:webHidden/>
              </w:rPr>
              <w:fldChar w:fldCharType="separate"/>
            </w:r>
            <w:r w:rsidR="002870DA">
              <w:rPr>
                <w:webHidden/>
              </w:rPr>
              <w:t>11</w:t>
            </w:r>
            <w:r w:rsidR="00AF0B96">
              <w:rPr>
                <w:webHidden/>
              </w:rPr>
              <w:fldChar w:fldCharType="end"/>
            </w:r>
          </w:hyperlink>
        </w:p>
        <w:p w14:paraId="677BD80C" w14:textId="77777777" w:rsidR="00AF0B96" w:rsidRDefault="004B5C41">
          <w:pPr>
            <w:pStyle w:val="TDC1"/>
            <w:rPr>
              <w:rFonts w:asciiTheme="minorHAnsi" w:eastAsiaTheme="minorEastAsia" w:hAnsiTheme="minorHAnsi"/>
              <w:b w:val="0"/>
              <w:lang w:val="es-ES" w:eastAsia="es-ES"/>
            </w:rPr>
          </w:pPr>
          <w:hyperlink w:anchor="_Toc417646112" w:history="1">
            <w:r w:rsidR="00AF0B96" w:rsidRPr="003468B8">
              <w:rPr>
                <w:rStyle w:val="Hipervnculo"/>
              </w:rPr>
              <w:t>6.</w:t>
            </w:r>
            <w:r w:rsidR="00AF0B96">
              <w:rPr>
                <w:rFonts w:asciiTheme="minorHAnsi" w:eastAsiaTheme="minorEastAsia" w:hAnsiTheme="minorHAnsi"/>
                <w:b w:val="0"/>
                <w:lang w:val="es-ES" w:eastAsia="es-ES"/>
              </w:rPr>
              <w:tab/>
            </w:r>
            <w:r w:rsidR="00AF0B96" w:rsidRPr="003468B8">
              <w:rPr>
                <w:rStyle w:val="Hipervnculo"/>
              </w:rPr>
              <w:t>OBJETIVOS.</w:t>
            </w:r>
            <w:r w:rsidR="00AF0B96">
              <w:rPr>
                <w:webHidden/>
              </w:rPr>
              <w:tab/>
            </w:r>
            <w:r w:rsidR="00AF0B96">
              <w:rPr>
                <w:webHidden/>
              </w:rPr>
              <w:fldChar w:fldCharType="begin"/>
            </w:r>
            <w:r w:rsidR="00AF0B96">
              <w:rPr>
                <w:webHidden/>
              </w:rPr>
              <w:instrText xml:space="preserve"> PAGEREF _Toc417646112 \h </w:instrText>
            </w:r>
            <w:r w:rsidR="00AF0B96">
              <w:rPr>
                <w:webHidden/>
              </w:rPr>
            </w:r>
            <w:r w:rsidR="00AF0B96">
              <w:rPr>
                <w:webHidden/>
              </w:rPr>
              <w:fldChar w:fldCharType="separate"/>
            </w:r>
            <w:r w:rsidR="002870DA">
              <w:rPr>
                <w:webHidden/>
              </w:rPr>
              <w:t>11</w:t>
            </w:r>
            <w:r w:rsidR="00AF0B96">
              <w:rPr>
                <w:webHidden/>
              </w:rPr>
              <w:fldChar w:fldCharType="end"/>
            </w:r>
          </w:hyperlink>
        </w:p>
        <w:p w14:paraId="151C428B"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13" w:history="1">
            <w:r w:rsidR="00AF0B96" w:rsidRPr="003468B8">
              <w:rPr>
                <w:rStyle w:val="Hipervnculo"/>
                <w:noProof/>
              </w:rPr>
              <w:t>6.1.</w:t>
            </w:r>
            <w:r w:rsidR="00AF0B96">
              <w:rPr>
                <w:rFonts w:asciiTheme="minorHAnsi" w:eastAsiaTheme="minorEastAsia" w:hAnsiTheme="minorHAnsi"/>
                <w:noProof/>
                <w:lang w:val="es-ES" w:eastAsia="es-ES"/>
              </w:rPr>
              <w:tab/>
            </w:r>
            <w:r w:rsidR="00AF0B96" w:rsidRPr="003468B8">
              <w:rPr>
                <w:rStyle w:val="Hipervnculo"/>
                <w:noProof/>
              </w:rPr>
              <w:t>Objetivo General.</w:t>
            </w:r>
            <w:r w:rsidR="00AF0B96">
              <w:rPr>
                <w:noProof/>
                <w:webHidden/>
              </w:rPr>
              <w:tab/>
            </w:r>
            <w:r w:rsidR="00AF0B96">
              <w:rPr>
                <w:noProof/>
                <w:webHidden/>
              </w:rPr>
              <w:fldChar w:fldCharType="begin"/>
            </w:r>
            <w:r w:rsidR="00AF0B96">
              <w:rPr>
                <w:noProof/>
                <w:webHidden/>
              </w:rPr>
              <w:instrText xml:space="preserve"> PAGEREF _Toc417646113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78317D79"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14" w:history="1">
            <w:r w:rsidR="00AF0B96" w:rsidRPr="003468B8">
              <w:rPr>
                <w:rStyle w:val="Hipervnculo"/>
                <w:noProof/>
              </w:rPr>
              <w:t>6.2.</w:t>
            </w:r>
            <w:r w:rsidR="00AF0B96">
              <w:rPr>
                <w:rFonts w:asciiTheme="minorHAnsi" w:eastAsiaTheme="minorEastAsia" w:hAnsiTheme="minorHAnsi"/>
                <w:noProof/>
                <w:lang w:val="es-ES" w:eastAsia="es-ES"/>
              </w:rPr>
              <w:tab/>
            </w:r>
            <w:r w:rsidR="00AF0B96" w:rsidRPr="003468B8">
              <w:rPr>
                <w:rStyle w:val="Hipervnculo"/>
                <w:noProof/>
              </w:rPr>
              <w:t>Objetivos Específicos.</w:t>
            </w:r>
            <w:r w:rsidR="00AF0B96">
              <w:rPr>
                <w:noProof/>
                <w:webHidden/>
              </w:rPr>
              <w:tab/>
            </w:r>
            <w:r w:rsidR="00AF0B96">
              <w:rPr>
                <w:noProof/>
                <w:webHidden/>
              </w:rPr>
              <w:fldChar w:fldCharType="begin"/>
            </w:r>
            <w:r w:rsidR="00AF0B96">
              <w:rPr>
                <w:noProof/>
                <w:webHidden/>
              </w:rPr>
              <w:instrText xml:space="preserve"> PAGEREF _Toc417646114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1DA786E4" w14:textId="77777777" w:rsidR="00AF0B96" w:rsidRDefault="004B5C41">
          <w:pPr>
            <w:pStyle w:val="TDC1"/>
            <w:rPr>
              <w:rFonts w:asciiTheme="minorHAnsi" w:eastAsiaTheme="minorEastAsia" w:hAnsiTheme="minorHAnsi"/>
              <w:b w:val="0"/>
              <w:lang w:val="es-ES" w:eastAsia="es-ES"/>
            </w:rPr>
          </w:pPr>
          <w:hyperlink w:anchor="_Toc417646115" w:history="1">
            <w:r w:rsidR="00AF0B96" w:rsidRPr="003468B8">
              <w:rPr>
                <w:rStyle w:val="Hipervnculo"/>
              </w:rPr>
              <w:t>7.</w:t>
            </w:r>
            <w:r w:rsidR="00AF0B96">
              <w:rPr>
                <w:rFonts w:asciiTheme="minorHAnsi" w:eastAsiaTheme="minorEastAsia" w:hAnsiTheme="minorHAnsi"/>
                <w:b w:val="0"/>
                <w:lang w:val="es-ES" w:eastAsia="es-ES"/>
              </w:rPr>
              <w:tab/>
            </w:r>
            <w:r w:rsidR="00AF0B96" w:rsidRPr="003468B8">
              <w:rPr>
                <w:rStyle w:val="Hipervnculo"/>
              </w:rPr>
              <w:t>ALCANCE.</w:t>
            </w:r>
            <w:r w:rsidR="00AF0B96">
              <w:rPr>
                <w:webHidden/>
              </w:rPr>
              <w:tab/>
            </w:r>
            <w:r w:rsidR="00AF0B96">
              <w:rPr>
                <w:webHidden/>
              </w:rPr>
              <w:fldChar w:fldCharType="begin"/>
            </w:r>
            <w:r w:rsidR="00AF0B96">
              <w:rPr>
                <w:webHidden/>
              </w:rPr>
              <w:instrText xml:space="preserve"> PAGEREF _Toc417646115 \h </w:instrText>
            </w:r>
            <w:r w:rsidR="00AF0B96">
              <w:rPr>
                <w:webHidden/>
              </w:rPr>
            </w:r>
            <w:r w:rsidR="00AF0B96">
              <w:rPr>
                <w:webHidden/>
              </w:rPr>
              <w:fldChar w:fldCharType="separate"/>
            </w:r>
            <w:r w:rsidR="002870DA">
              <w:rPr>
                <w:webHidden/>
              </w:rPr>
              <w:t>12</w:t>
            </w:r>
            <w:r w:rsidR="00AF0B96">
              <w:rPr>
                <w:webHidden/>
              </w:rPr>
              <w:fldChar w:fldCharType="end"/>
            </w:r>
          </w:hyperlink>
        </w:p>
        <w:p w14:paraId="3EEE9D17"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16" w:history="1">
            <w:r w:rsidR="00AF0B96" w:rsidRPr="003468B8">
              <w:rPr>
                <w:rStyle w:val="Hipervnculo"/>
                <w:noProof/>
              </w:rPr>
              <w:t>7.1.</w:t>
            </w:r>
            <w:r w:rsidR="00AF0B96">
              <w:rPr>
                <w:rFonts w:asciiTheme="minorHAnsi" w:eastAsiaTheme="minorEastAsia" w:hAnsiTheme="minorHAnsi"/>
                <w:noProof/>
                <w:lang w:val="es-ES" w:eastAsia="es-ES"/>
              </w:rPr>
              <w:tab/>
            </w:r>
            <w:r w:rsidR="00AF0B96" w:rsidRPr="003468B8">
              <w:rPr>
                <w:rStyle w:val="Hipervnculo"/>
                <w:noProof/>
              </w:rPr>
              <w:t>Requisitos Funcionales</w:t>
            </w:r>
            <w:r w:rsidR="00AF0B96">
              <w:rPr>
                <w:noProof/>
                <w:webHidden/>
              </w:rPr>
              <w:tab/>
            </w:r>
            <w:r w:rsidR="00AF0B96">
              <w:rPr>
                <w:noProof/>
                <w:webHidden/>
              </w:rPr>
              <w:fldChar w:fldCharType="begin"/>
            </w:r>
            <w:r w:rsidR="00AF0B96">
              <w:rPr>
                <w:noProof/>
                <w:webHidden/>
              </w:rPr>
              <w:instrText xml:space="preserve"> PAGEREF _Toc417646116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630D4109" w14:textId="77777777" w:rsidR="00AF0B96" w:rsidRDefault="004B5C41">
          <w:pPr>
            <w:pStyle w:val="TDC3"/>
            <w:tabs>
              <w:tab w:val="left" w:pos="2029"/>
              <w:tab w:val="right" w:leader="dot" w:pos="9111"/>
            </w:tabs>
            <w:rPr>
              <w:rFonts w:asciiTheme="minorHAnsi" w:eastAsiaTheme="minorEastAsia" w:hAnsiTheme="minorHAnsi"/>
              <w:noProof/>
              <w:lang w:val="es-ES" w:eastAsia="es-ES"/>
            </w:rPr>
          </w:pPr>
          <w:hyperlink w:anchor="_Toc417646117" w:history="1">
            <w:r w:rsidR="00AF0B96" w:rsidRPr="003468B8">
              <w:rPr>
                <w:rStyle w:val="Hipervnculo"/>
                <w:noProof/>
              </w:rPr>
              <w:t>7.1.1.</w:t>
            </w:r>
            <w:r w:rsidR="00AF0B96">
              <w:rPr>
                <w:rFonts w:asciiTheme="minorHAnsi" w:eastAsiaTheme="minorEastAsia" w:hAnsiTheme="minorHAnsi"/>
                <w:noProof/>
                <w:lang w:val="es-ES" w:eastAsia="es-ES"/>
              </w:rPr>
              <w:tab/>
            </w:r>
            <w:r w:rsidR="00AF0B96" w:rsidRPr="003468B8">
              <w:rPr>
                <w:rStyle w:val="Hipervnculo"/>
                <w:noProof/>
              </w:rPr>
              <w:t>Aplicación Móvil Paciente</w:t>
            </w:r>
            <w:r w:rsidR="00AF0B96">
              <w:rPr>
                <w:noProof/>
                <w:webHidden/>
              </w:rPr>
              <w:tab/>
            </w:r>
            <w:r w:rsidR="00AF0B96">
              <w:rPr>
                <w:noProof/>
                <w:webHidden/>
              </w:rPr>
              <w:fldChar w:fldCharType="begin"/>
            </w:r>
            <w:r w:rsidR="00AF0B96">
              <w:rPr>
                <w:noProof/>
                <w:webHidden/>
              </w:rPr>
              <w:instrText xml:space="preserve"> PAGEREF _Toc417646117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0E84F3A1" w14:textId="77777777" w:rsidR="00AF0B96" w:rsidRDefault="004B5C41">
          <w:pPr>
            <w:pStyle w:val="TDC3"/>
            <w:tabs>
              <w:tab w:val="left" w:pos="2029"/>
              <w:tab w:val="right" w:leader="dot" w:pos="9111"/>
            </w:tabs>
            <w:rPr>
              <w:rFonts w:asciiTheme="minorHAnsi" w:eastAsiaTheme="minorEastAsia" w:hAnsiTheme="minorHAnsi"/>
              <w:noProof/>
              <w:lang w:val="es-ES" w:eastAsia="es-ES"/>
            </w:rPr>
          </w:pPr>
          <w:hyperlink w:anchor="_Toc417646118" w:history="1">
            <w:r w:rsidR="00AF0B96" w:rsidRPr="003468B8">
              <w:rPr>
                <w:rStyle w:val="Hipervnculo"/>
                <w:noProof/>
              </w:rPr>
              <w:t>7.1.2.</w:t>
            </w:r>
            <w:r w:rsidR="00AF0B96">
              <w:rPr>
                <w:rFonts w:asciiTheme="minorHAnsi" w:eastAsiaTheme="minorEastAsia" w:hAnsiTheme="minorHAnsi"/>
                <w:noProof/>
                <w:lang w:val="es-ES" w:eastAsia="es-ES"/>
              </w:rPr>
              <w:tab/>
            </w:r>
            <w:r w:rsidR="00AF0B96" w:rsidRPr="003468B8">
              <w:rPr>
                <w:rStyle w:val="Hipervnculo"/>
                <w:noProof/>
              </w:rPr>
              <w:t>Aplicación Móvil Ambulancia</w:t>
            </w:r>
            <w:r w:rsidR="00AF0B96">
              <w:rPr>
                <w:noProof/>
                <w:webHidden/>
              </w:rPr>
              <w:tab/>
            </w:r>
            <w:r w:rsidR="00AF0B96">
              <w:rPr>
                <w:noProof/>
                <w:webHidden/>
              </w:rPr>
              <w:fldChar w:fldCharType="begin"/>
            </w:r>
            <w:r w:rsidR="00AF0B96">
              <w:rPr>
                <w:noProof/>
                <w:webHidden/>
              </w:rPr>
              <w:instrText xml:space="preserve"> PAGEREF _Toc417646118 \h </w:instrText>
            </w:r>
            <w:r w:rsidR="00AF0B96">
              <w:rPr>
                <w:noProof/>
                <w:webHidden/>
              </w:rPr>
            </w:r>
            <w:r w:rsidR="00AF0B96">
              <w:rPr>
                <w:noProof/>
                <w:webHidden/>
              </w:rPr>
              <w:fldChar w:fldCharType="separate"/>
            </w:r>
            <w:r w:rsidR="002870DA">
              <w:rPr>
                <w:noProof/>
                <w:webHidden/>
              </w:rPr>
              <w:t>13</w:t>
            </w:r>
            <w:r w:rsidR="00AF0B96">
              <w:rPr>
                <w:noProof/>
                <w:webHidden/>
              </w:rPr>
              <w:fldChar w:fldCharType="end"/>
            </w:r>
          </w:hyperlink>
        </w:p>
        <w:p w14:paraId="1D83168C" w14:textId="77777777" w:rsidR="00AF0B96" w:rsidRDefault="004B5C41">
          <w:pPr>
            <w:pStyle w:val="TDC3"/>
            <w:tabs>
              <w:tab w:val="left" w:pos="2029"/>
              <w:tab w:val="right" w:leader="dot" w:pos="9111"/>
            </w:tabs>
            <w:rPr>
              <w:rFonts w:asciiTheme="minorHAnsi" w:eastAsiaTheme="minorEastAsia" w:hAnsiTheme="minorHAnsi"/>
              <w:noProof/>
              <w:lang w:val="es-ES" w:eastAsia="es-ES"/>
            </w:rPr>
          </w:pPr>
          <w:hyperlink w:anchor="_Toc417646119" w:history="1">
            <w:r w:rsidR="00AF0B96" w:rsidRPr="003468B8">
              <w:rPr>
                <w:rStyle w:val="Hipervnculo"/>
                <w:noProof/>
              </w:rPr>
              <w:t>7.1.3.</w:t>
            </w:r>
            <w:r w:rsidR="00AF0B96">
              <w:rPr>
                <w:rFonts w:asciiTheme="minorHAnsi" w:eastAsiaTheme="minorEastAsia" w:hAnsiTheme="minorHAnsi"/>
                <w:noProof/>
                <w:lang w:val="es-ES" w:eastAsia="es-ES"/>
              </w:rPr>
              <w:tab/>
            </w:r>
            <w:r w:rsidR="00AF0B96" w:rsidRPr="003468B8">
              <w:rPr>
                <w:rStyle w:val="Hipervnculo"/>
                <w:noProof/>
              </w:rPr>
              <w:t>Aplicación Web Operador</w:t>
            </w:r>
            <w:r w:rsidR="00AF0B96">
              <w:rPr>
                <w:noProof/>
                <w:webHidden/>
              </w:rPr>
              <w:tab/>
            </w:r>
            <w:r w:rsidR="00AF0B96">
              <w:rPr>
                <w:noProof/>
                <w:webHidden/>
              </w:rPr>
              <w:fldChar w:fldCharType="begin"/>
            </w:r>
            <w:r w:rsidR="00AF0B96">
              <w:rPr>
                <w:noProof/>
                <w:webHidden/>
              </w:rPr>
              <w:instrText xml:space="preserve"> PAGEREF _Toc417646119 \h </w:instrText>
            </w:r>
            <w:r w:rsidR="00AF0B96">
              <w:rPr>
                <w:noProof/>
                <w:webHidden/>
              </w:rPr>
            </w:r>
            <w:r w:rsidR="00AF0B96">
              <w:rPr>
                <w:noProof/>
                <w:webHidden/>
              </w:rPr>
              <w:fldChar w:fldCharType="separate"/>
            </w:r>
            <w:r w:rsidR="002870DA">
              <w:rPr>
                <w:noProof/>
                <w:webHidden/>
              </w:rPr>
              <w:t>14</w:t>
            </w:r>
            <w:r w:rsidR="00AF0B96">
              <w:rPr>
                <w:noProof/>
                <w:webHidden/>
              </w:rPr>
              <w:fldChar w:fldCharType="end"/>
            </w:r>
          </w:hyperlink>
        </w:p>
        <w:p w14:paraId="4904AF08" w14:textId="77777777" w:rsidR="00AF0B96" w:rsidRDefault="004B5C41">
          <w:pPr>
            <w:pStyle w:val="TDC2"/>
            <w:tabs>
              <w:tab w:val="left" w:pos="1540"/>
              <w:tab w:val="right" w:leader="dot" w:pos="9111"/>
            </w:tabs>
            <w:rPr>
              <w:rFonts w:asciiTheme="minorHAnsi" w:eastAsiaTheme="minorEastAsia" w:hAnsiTheme="minorHAnsi"/>
              <w:noProof/>
              <w:lang w:val="es-ES" w:eastAsia="es-ES"/>
            </w:rPr>
          </w:pPr>
          <w:hyperlink w:anchor="_Toc417646120" w:history="1">
            <w:r w:rsidR="00AF0B96" w:rsidRPr="003468B8">
              <w:rPr>
                <w:rStyle w:val="Hipervnculo"/>
                <w:noProof/>
              </w:rPr>
              <w:t>b.</w:t>
            </w:r>
            <w:r w:rsidR="00AF0B96">
              <w:rPr>
                <w:rFonts w:asciiTheme="minorHAnsi" w:eastAsiaTheme="minorEastAsia" w:hAnsiTheme="minorHAnsi"/>
                <w:noProof/>
                <w:lang w:val="es-ES" w:eastAsia="es-ES"/>
              </w:rPr>
              <w:tab/>
            </w:r>
            <w:r w:rsidR="00AF0B96" w:rsidRPr="003468B8">
              <w:rPr>
                <w:rStyle w:val="Hipervnculo"/>
                <w:noProof/>
              </w:rPr>
              <w:t>Requisitos No Funcionales</w:t>
            </w:r>
            <w:r w:rsidR="00AF0B96">
              <w:rPr>
                <w:noProof/>
                <w:webHidden/>
              </w:rPr>
              <w:tab/>
            </w:r>
            <w:r w:rsidR="00AF0B96">
              <w:rPr>
                <w:noProof/>
                <w:webHidden/>
              </w:rPr>
              <w:fldChar w:fldCharType="begin"/>
            </w:r>
            <w:r w:rsidR="00AF0B96">
              <w:rPr>
                <w:noProof/>
                <w:webHidden/>
              </w:rPr>
              <w:instrText xml:space="preserve"> PAGEREF _Toc417646120 \h </w:instrText>
            </w:r>
            <w:r w:rsidR="00AF0B96">
              <w:rPr>
                <w:noProof/>
                <w:webHidden/>
              </w:rPr>
            </w:r>
            <w:r w:rsidR="00AF0B96">
              <w:rPr>
                <w:noProof/>
                <w:webHidden/>
              </w:rPr>
              <w:fldChar w:fldCharType="separate"/>
            </w:r>
            <w:r w:rsidR="002870DA">
              <w:rPr>
                <w:noProof/>
                <w:webHidden/>
              </w:rPr>
              <w:t>15</w:t>
            </w:r>
            <w:r w:rsidR="00AF0B96">
              <w:rPr>
                <w:noProof/>
                <w:webHidden/>
              </w:rPr>
              <w:fldChar w:fldCharType="end"/>
            </w:r>
          </w:hyperlink>
        </w:p>
        <w:p w14:paraId="53BBAC42" w14:textId="77777777" w:rsidR="00AF0B96" w:rsidRDefault="004B5C41">
          <w:pPr>
            <w:pStyle w:val="TDC1"/>
            <w:rPr>
              <w:rFonts w:asciiTheme="minorHAnsi" w:eastAsiaTheme="minorEastAsia" w:hAnsiTheme="minorHAnsi"/>
              <w:b w:val="0"/>
              <w:lang w:val="es-ES" w:eastAsia="es-ES"/>
            </w:rPr>
          </w:pPr>
          <w:hyperlink w:anchor="_Toc417646121" w:history="1">
            <w:r w:rsidR="00AF0B96" w:rsidRPr="003468B8">
              <w:rPr>
                <w:rStyle w:val="Hipervnculo"/>
              </w:rPr>
              <w:t>8.</w:t>
            </w:r>
            <w:r w:rsidR="00AF0B96">
              <w:rPr>
                <w:rFonts w:asciiTheme="minorHAnsi" w:eastAsiaTheme="minorEastAsia" w:hAnsiTheme="minorHAnsi"/>
                <w:b w:val="0"/>
                <w:lang w:val="es-ES" w:eastAsia="es-ES"/>
              </w:rPr>
              <w:tab/>
            </w:r>
            <w:r w:rsidR="00AF0B96" w:rsidRPr="003468B8">
              <w:rPr>
                <w:rStyle w:val="Hipervnculo"/>
              </w:rPr>
              <w:t>HERRAMIENTAS PARA EL DESARROLLO</w:t>
            </w:r>
            <w:r w:rsidR="00AF0B96">
              <w:rPr>
                <w:webHidden/>
              </w:rPr>
              <w:tab/>
            </w:r>
            <w:r w:rsidR="00AF0B96">
              <w:rPr>
                <w:webHidden/>
              </w:rPr>
              <w:fldChar w:fldCharType="begin"/>
            </w:r>
            <w:r w:rsidR="00AF0B96">
              <w:rPr>
                <w:webHidden/>
              </w:rPr>
              <w:instrText xml:space="preserve"> PAGEREF _Toc417646121 \h </w:instrText>
            </w:r>
            <w:r w:rsidR="00AF0B96">
              <w:rPr>
                <w:webHidden/>
              </w:rPr>
            </w:r>
            <w:r w:rsidR="00AF0B96">
              <w:rPr>
                <w:webHidden/>
              </w:rPr>
              <w:fldChar w:fldCharType="separate"/>
            </w:r>
            <w:r w:rsidR="002870DA">
              <w:rPr>
                <w:webHidden/>
              </w:rPr>
              <w:t>16</w:t>
            </w:r>
            <w:r w:rsidR="00AF0B96">
              <w:rPr>
                <w:webHidden/>
              </w:rPr>
              <w:fldChar w:fldCharType="end"/>
            </w:r>
          </w:hyperlink>
        </w:p>
        <w:p w14:paraId="61CC3E76"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22" w:history="1">
            <w:r w:rsidR="00AF0B96" w:rsidRPr="003468B8">
              <w:rPr>
                <w:rStyle w:val="Hipervnculo"/>
                <w:noProof/>
              </w:rPr>
              <w:t>8.1.</w:t>
            </w:r>
            <w:r w:rsidR="00AF0B96">
              <w:rPr>
                <w:rFonts w:asciiTheme="minorHAnsi" w:eastAsiaTheme="minorEastAsia" w:hAnsiTheme="minorHAnsi"/>
                <w:noProof/>
                <w:lang w:val="es-ES" w:eastAsia="es-ES"/>
              </w:rPr>
              <w:tab/>
            </w:r>
            <w:r w:rsidR="00AF0B96" w:rsidRPr="003468B8">
              <w:rPr>
                <w:rStyle w:val="Hipervnculo"/>
                <w:noProof/>
              </w:rPr>
              <w:t>Software</w:t>
            </w:r>
            <w:r w:rsidR="00AF0B96">
              <w:rPr>
                <w:noProof/>
                <w:webHidden/>
              </w:rPr>
              <w:tab/>
            </w:r>
            <w:r w:rsidR="00AF0B96">
              <w:rPr>
                <w:noProof/>
                <w:webHidden/>
              </w:rPr>
              <w:fldChar w:fldCharType="begin"/>
            </w:r>
            <w:r w:rsidR="00AF0B96">
              <w:rPr>
                <w:noProof/>
                <w:webHidden/>
              </w:rPr>
              <w:instrText xml:space="preserve"> PAGEREF _Toc417646122 \h </w:instrText>
            </w:r>
            <w:r w:rsidR="00AF0B96">
              <w:rPr>
                <w:noProof/>
                <w:webHidden/>
              </w:rPr>
            </w:r>
            <w:r w:rsidR="00AF0B96">
              <w:rPr>
                <w:noProof/>
                <w:webHidden/>
              </w:rPr>
              <w:fldChar w:fldCharType="separate"/>
            </w:r>
            <w:r w:rsidR="002870DA">
              <w:rPr>
                <w:noProof/>
                <w:webHidden/>
              </w:rPr>
              <w:t>16</w:t>
            </w:r>
            <w:r w:rsidR="00AF0B96">
              <w:rPr>
                <w:noProof/>
                <w:webHidden/>
              </w:rPr>
              <w:fldChar w:fldCharType="end"/>
            </w:r>
          </w:hyperlink>
        </w:p>
        <w:p w14:paraId="73851094"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23" w:history="1">
            <w:r w:rsidR="00AF0B96" w:rsidRPr="003468B8">
              <w:rPr>
                <w:rStyle w:val="Hipervnculo"/>
                <w:noProof/>
              </w:rPr>
              <w:t>8.2.</w:t>
            </w:r>
            <w:r w:rsidR="00AF0B96">
              <w:rPr>
                <w:rFonts w:asciiTheme="minorHAnsi" w:eastAsiaTheme="minorEastAsia" w:hAnsiTheme="minorHAnsi"/>
                <w:noProof/>
                <w:lang w:val="es-ES" w:eastAsia="es-ES"/>
              </w:rPr>
              <w:tab/>
            </w:r>
            <w:r w:rsidR="00AF0B96" w:rsidRPr="003468B8">
              <w:rPr>
                <w:rStyle w:val="Hipervnculo"/>
                <w:noProof/>
              </w:rPr>
              <w:t>Hardware</w:t>
            </w:r>
            <w:r w:rsidR="00AF0B96">
              <w:rPr>
                <w:noProof/>
                <w:webHidden/>
              </w:rPr>
              <w:tab/>
            </w:r>
            <w:r w:rsidR="00AF0B96">
              <w:rPr>
                <w:noProof/>
                <w:webHidden/>
              </w:rPr>
              <w:fldChar w:fldCharType="begin"/>
            </w:r>
            <w:r w:rsidR="00AF0B96">
              <w:rPr>
                <w:noProof/>
                <w:webHidden/>
              </w:rPr>
              <w:instrText xml:space="preserve"> PAGEREF _Toc417646123 \h </w:instrText>
            </w:r>
            <w:r w:rsidR="00AF0B96">
              <w:rPr>
                <w:noProof/>
                <w:webHidden/>
              </w:rPr>
            </w:r>
            <w:r w:rsidR="00AF0B96">
              <w:rPr>
                <w:noProof/>
                <w:webHidden/>
              </w:rPr>
              <w:fldChar w:fldCharType="separate"/>
            </w:r>
            <w:r w:rsidR="002870DA">
              <w:rPr>
                <w:noProof/>
                <w:webHidden/>
              </w:rPr>
              <w:t>17</w:t>
            </w:r>
            <w:r w:rsidR="00AF0B96">
              <w:rPr>
                <w:noProof/>
                <w:webHidden/>
              </w:rPr>
              <w:fldChar w:fldCharType="end"/>
            </w:r>
          </w:hyperlink>
        </w:p>
        <w:p w14:paraId="52D9E431" w14:textId="77777777" w:rsidR="00AF0B96" w:rsidRDefault="004B5C41">
          <w:pPr>
            <w:pStyle w:val="TDC1"/>
            <w:rPr>
              <w:rFonts w:asciiTheme="minorHAnsi" w:eastAsiaTheme="minorEastAsia" w:hAnsiTheme="minorHAnsi"/>
              <w:b w:val="0"/>
              <w:lang w:val="es-ES" w:eastAsia="es-ES"/>
            </w:rPr>
          </w:pPr>
          <w:hyperlink w:anchor="_Toc417646124" w:history="1">
            <w:r w:rsidR="00AF0B96" w:rsidRPr="003468B8">
              <w:rPr>
                <w:rStyle w:val="Hipervnculo"/>
              </w:rPr>
              <w:t>CAPITULO 2. FUNDAMENTO TEORICO</w:t>
            </w:r>
            <w:r w:rsidR="00AF0B96">
              <w:rPr>
                <w:webHidden/>
              </w:rPr>
              <w:tab/>
            </w:r>
            <w:r w:rsidR="00AF0B96">
              <w:rPr>
                <w:webHidden/>
              </w:rPr>
              <w:fldChar w:fldCharType="begin"/>
            </w:r>
            <w:r w:rsidR="00AF0B96">
              <w:rPr>
                <w:webHidden/>
              </w:rPr>
              <w:instrText xml:space="preserve"> PAGEREF _Toc417646124 \h </w:instrText>
            </w:r>
            <w:r w:rsidR="00AF0B96">
              <w:rPr>
                <w:webHidden/>
              </w:rPr>
            </w:r>
            <w:r w:rsidR="00AF0B96">
              <w:rPr>
                <w:webHidden/>
              </w:rPr>
              <w:fldChar w:fldCharType="separate"/>
            </w:r>
            <w:r w:rsidR="002870DA">
              <w:rPr>
                <w:webHidden/>
              </w:rPr>
              <w:t>18</w:t>
            </w:r>
            <w:r w:rsidR="00AF0B96">
              <w:rPr>
                <w:webHidden/>
              </w:rPr>
              <w:fldChar w:fldCharType="end"/>
            </w:r>
          </w:hyperlink>
        </w:p>
        <w:p w14:paraId="0C141155" w14:textId="77777777" w:rsidR="00AF0B96" w:rsidRDefault="004B5C41">
          <w:pPr>
            <w:pStyle w:val="TDC1"/>
            <w:rPr>
              <w:rFonts w:asciiTheme="minorHAnsi" w:eastAsiaTheme="minorEastAsia" w:hAnsiTheme="minorHAnsi"/>
              <w:b w:val="0"/>
              <w:lang w:val="es-ES" w:eastAsia="es-ES"/>
            </w:rPr>
          </w:pPr>
          <w:hyperlink w:anchor="_Toc417646125" w:history="1">
            <w:r w:rsidR="00AF0B96" w:rsidRPr="003468B8">
              <w:rPr>
                <w:rStyle w:val="Hipervnculo"/>
              </w:rPr>
              <w:t>9.</w:t>
            </w:r>
            <w:r w:rsidR="00AF0B96">
              <w:rPr>
                <w:rFonts w:asciiTheme="minorHAnsi" w:eastAsiaTheme="minorEastAsia" w:hAnsiTheme="minorHAnsi"/>
                <w:b w:val="0"/>
                <w:lang w:val="es-ES" w:eastAsia="es-ES"/>
              </w:rPr>
              <w:tab/>
            </w:r>
            <w:r w:rsidR="00AF0B96" w:rsidRPr="003468B8">
              <w:rPr>
                <w:rStyle w:val="Hipervnculo"/>
              </w:rPr>
              <w:t>CATEGORIZACION DE LOS MODELOS ANALITICOS DE LOCALIZACION Y RELOCALIZACION.</w:t>
            </w:r>
            <w:r w:rsidR="00AF0B96" w:rsidRPr="003468B8">
              <w:rPr>
                <w:rStyle w:val="Hipervnculo"/>
                <w:lang w:val="en-US"/>
              </w:rPr>
              <w:t xml:space="preserve"> (Open Journal System, p. 89)</w:t>
            </w:r>
            <w:r w:rsidR="00AF0B96">
              <w:rPr>
                <w:webHidden/>
              </w:rPr>
              <w:tab/>
            </w:r>
            <w:r w:rsidR="00AF0B96">
              <w:rPr>
                <w:webHidden/>
              </w:rPr>
              <w:fldChar w:fldCharType="begin"/>
            </w:r>
            <w:r w:rsidR="00AF0B96">
              <w:rPr>
                <w:webHidden/>
              </w:rPr>
              <w:instrText xml:space="preserve"> PAGEREF _Toc417646125 \h </w:instrText>
            </w:r>
            <w:r w:rsidR="00AF0B96">
              <w:rPr>
                <w:webHidden/>
              </w:rPr>
            </w:r>
            <w:r w:rsidR="00AF0B96">
              <w:rPr>
                <w:webHidden/>
              </w:rPr>
              <w:fldChar w:fldCharType="separate"/>
            </w:r>
            <w:r w:rsidR="002870DA">
              <w:rPr>
                <w:webHidden/>
              </w:rPr>
              <w:t>18</w:t>
            </w:r>
            <w:r w:rsidR="00AF0B96">
              <w:rPr>
                <w:webHidden/>
              </w:rPr>
              <w:fldChar w:fldCharType="end"/>
            </w:r>
          </w:hyperlink>
        </w:p>
        <w:p w14:paraId="78E9A212" w14:textId="77777777" w:rsidR="00AF0B96" w:rsidRDefault="004B5C41">
          <w:pPr>
            <w:pStyle w:val="TDC2"/>
            <w:tabs>
              <w:tab w:val="right" w:leader="dot" w:pos="9111"/>
            </w:tabs>
            <w:rPr>
              <w:rFonts w:asciiTheme="minorHAnsi" w:eastAsiaTheme="minorEastAsia" w:hAnsiTheme="minorHAnsi"/>
              <w:noProof/>
              <w:lang w:val="es-ES" w:eastAsia="es-ES"/>
            </w:rPr>
          </w:pPr>
          <w:hyperlink w:anchor="_Toc417646126" w:history="1">
            <w:r w:rsidR="00AF0B96" w:rsidRPr="003468B8">
              <w:rPr>
                <w:rStyle w:val="Hipervnculo"/>
                <w:noProof/>
                <w:lang w:val="es-ES"/>
              </w:rPr>
              <w:t>8.1. Modelo LSCM</w:t>
            </w:r>
            <w:r w:rsidR="00AF0B96">
              <w:rPr>
                <w:noProof/>
                <w:webHidden/>
              </w:rPr>
              <w:tab/>
            </w:r>
            <w:r w:rsidR="00AF0B96">
              <w:rPr>
                <w:noProof/>
                <w:webHidden/>
              </w:rPr>
              <w:fldChar w:fldCharType="begin"/>
            </w:r>
            <w:r w:rsidR="00AF0B96">
              <w:rPr>
                <w:noProof/>
                <w:webHidden/>
              </w:rPr>
              <w:instrText xml:space="preserve"> PAGEREF _Toc417646126 \h </w:instrText>
            </w:r>
            <w:r w:rsidR="00AF0B96">
              <w:rPr>
                <w:noProof/>
                <w:webHidden/>
              </w:rPr>
            </w:r>
            <w:r w:rsidR="00AF0B96">
              <w:rPr>
                <w:noProof/>
                <w:webHidden/>
              </w:rPr>
              <w:fldChar w:fldCharType="separate"/>
            </w:r>
            <w:r w:rsidR="002870DA">
              <w:rPr>
                <w:noProof/>
                <w:webHidden/>
              </w:rPr>
              <w:t>18</w:t>
            </w:r>
            <w:r w:rsidR="00AF0B96">
              <w:rPr>
                <w:noProof/>
                <w:webHidden/>
              </w:rPr>
              <w:fldChar w:fldCharType="end"/>
            </w:r>
          </w:hyperlink>
        </w:p>
        <w:p w14:paraId="35FB9595" w14:textId="77777777" w:rsidR="00AF0B96" w:rsidRDefault="004B5C41">
          <w:pPr>
            <w:pStyle w:val="TDC1"/>
            <w:rPr>
              <w:rFonts w:asciiTheme="minorHAnsi" w:eastAsiaTheme="minorEastAsia" w:hAnsiTheme="minorHAnsi"/>
              <w:b w:val="0"/>
              <w:lang w:val="es-ES" w:eastAsia="es-ES"/>
            </w:rPr>
          </w:pPr>
          <w:hyperlink w:anchor="_Toc417646127" w:history="1">
            <w:r w:rsidR="00AF0B96" w:rsidRPr="003468B8">
              <w:rPr>
                <w:rStyle w:val="Hipervnculo"/>
              </w:rPr>
              <w:t>10.</w:t>
            </w:r>
            <w:r w:rsidR="00AF0B96">
              <w:rPr>
                <w:rFonts w:asciiTheme="minorHAnsi" w:eastAsiaTheme="minorEastAsia" w:hAnsiTheme="minorHAnsi"/>
                <w:b w:val="0"/>
                <w:lang w:val="es-ES" w:eastAsia="es-ES"/>
              </w:rPr>
              <w:tab/>
            </w:r>
            <w:r w:rsidR="00AF0B96" w:rsidRPr="003468B8">
              <w:rPr>
                <w:rStyle w:val="Hipervnculo"/>
              </w:rPr>
              <w:t>CATEGORIAS DE LOS CENTROS DE SALUD.</w:t>
            </w:r>
            <w:r w:rsidR="00AF0B96" w:rsidRPr="003468B8">
              <w:rPr>
                <w:rStyle w:val="Hipervnculo"/>
                <w:lang w:val="en-US"/>
              </w:rPr>
              <w:t xml:space="preserve"> (Portal Juridico Libre de Bolivia)</w:t>
            </w:r>
            <w:r w:rsidR="00AF0B96">
              <w:rPr>
                <w:webHidden/>
              </w:rPr>
              <w:tab/>
            </w:r>
            <w:r w:rsidR="00AF0B96">
              <w:rPr>
                <w:webHidden/>
              </w:rPr>
              <w:fldChar w:fldCharType="begin"/>
            </w:r>
            <w:r w:rsidR="00AF0B96">
              <w:rPr>
                <w:webHidden/>
              </w:rPr>
              <w:instrText xml:space="preserve"> PAGEREF _Toc417646127 \h </w:instrText>
            </w:r>
            <w:r w:rsidR="00AF0B96">
              <w:rPr>
                <w:webHidden/>
              </w:rPr>
            </w:r>
            <w:r w:rsidR="00AF0B96">
              <w:rPr>
                <w:webHidden/>
              </w:rPr>
              <w:fldChar w:fldCharType="separate"/>
            </w:r>
            <w:r w:rsidR="002870DA">
              <w:rPr>
                <w:webHidden/>
              </w:rPr>
              <w:t>20</w:t>
            </w:r>
            <w:r w:rsidR="00AF0B96">
              <w:rPr>
                <w:webHidden/>
              </w:rPr>
              <w:fldChar w:fldCharType="end"/>
            </w:r>
          </w:hyperlink>
        </w:p>
        <w:p w14:paraId="0FA65783" w14:textId="77777777" w:rsidR="00AF0B96" w:rsidRDefault="004B5C41">
          <w:pPr>
            <w:pStyle w:val="TDC1"/>
            <w:rPr>
              <w:rFonts w:asciiTheme="minorHAnsi" w:eastAsiaTheme="minorEastAsia" w:hAnsiTheme="minorHAnsi"/>
              <w:b w:val="0"/>
              <w:lang w:val="es-ES" w:eastAsia="es-ES"/>
            </w:rPr>
          </w:pPr>
          <w:hyperlink w:anchor="_Toc417646128" w:history="1">
            <w:r w:rsidR="00AF0B96" w:rsidRPr="003468B8">
              <w:rPr>
                <w:rStyle w:val="Hipervnculo"/>
              </w:rPr>
              <w:t>CAPITULO 3. DESARROLLO</w:t>
            </w:r>
            <w:r w:rsidR="00AF0B96">
              <w:rPr>
                <w:webHidden/>
              </w:rPr>
              <w:tab/>
            </w:r>
            <w:r w:rsidR="00AF0B96">
              <w:rPr>
                <w:webHidden/>
              </w:rPr>
              <w:fldChar w:fldCharType="begin"/>
            </w:r>
            <w:r w:rsidR="00AF0B96">
              <w:rPr>
                <w:webHidden/>
              </w:rPr>
              <w:instrText xml:space="preserve"> PAGEREF _Toc417646128 \h </w:instrText>
            </w:r>
            <w:r w:rsidR="00AF0B96">
              <w:rPr>
                <w:webHidden/>
              </w:rPr>
            </w:r>
            <w:r w:rsidR="00AF0B96">
              <w:rPr>
                <w:webHidden/>
              </w:rPr>
              <w:fldChar w:fldCharType="separate"/>
            </w:r>
            <w:r w:rsidR="002870DA">
              <w:rPr>
                <w:webHidden/>
              </w:rPr>
              <w:t>21</w:t>
            </w:r>
            <w:r w:rsidR="00AF0B96">
              <w:rPr>
                <w:webHidden/>
              </w:rPr>
              <w:fldChar w:fldCharType="end"/>
            </w:r>
          </w:hyperlink>
        </w:p>
        <w:p w14:paraId="7B780305" w14:textId="77777777" w:rsidR="00AF0B96" w:rsidRDefault="004B5C41">
          <w:pPr>
            <w:pStyle w:val="TDC1"/>
            <w:rPr>
              <w:rFonts w:asciiTheme="minorHAnsi" w:eastAsiaTheme="minorEastAsia" w:hAnsiTheme="minorHAnsi"/>
              <w:b w:val="0"/>
              <w:lang w:val="es-ES" w:eastAsia="es-ES"/>
            </w:rPr>
          </w:pPr>
          <w:hyperlink w:anchor="_Toc417646129"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CAPTURA DE REQUISITOS.</w:t>
            </w:r>
            <w:r w:rsidR="00AF0B96">
              <w:rPr>
                <w:webHidden/>
              </w:rPr>
              <w:tab/>
            </w:r>
            <w:r w:rsidR="00AF0B96">
              <w:rPr>
                <w:webHidden/>
              </w:rPr>
              <w:fldChar w:fldCharType="begin"/>
            </w:r>
            <w:r w:rsidR="00AF0B96">
              <w:rPr>
                <w:webHidden/>
              </w:rPr>
              <w:instrText xml:space="preserve"> PAGEREF _Toc417646129 \h </w:instrText>
            </w:r>
            <w:r w:rsidR="00AF0B96">
              <w:rPr>
                <w:webHidden/>
              </w:rPr>
            </w:r>
            <w:r w:rsidR="00AF0B96">
              <w:rPr>
                <w:webHidden/>
              </w:rPr>
              <w:fldChar w:fldCharType="separate"/>
            </w:r>
            <w:r w:rsidR="002870DA">
              <w:rPr>
                <w:webHidden/>
              </w:rPr>
              <w:t>21</w:t>
            </w:r>
            <w:r w:rsidR="00AF0B96">
              <w:rPr>
                <w:webHidden/>
              </w:rPr>
              <w:fldChar w:fldCharType="end"/>
            </w:r>
          </w:hyperlink>
        </w:p>
        <w:p w14:paraId="4618CD21"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30" w:history="1">
            <w:r w:rsidR="00AF0B96" w:rsidRPr="003468B8">
              <w:rPr>
                <w:rStyle w:val="Hipervnculo"/>
                <w:noProof/>
              </w:rPr>
              <w:t>1.1.</w:t>
            </w:r>
            <w:r w:rsidR="00AF0B96">
              <w:rPr>
                <w:rFonts w:asciiTheme="minorHAnsi" w:eastAsiaTheme="minorEastAsia" w:hAnsiTheme="minorHAnsi"/>
                <w:noProof/>
                <w:lang w:val="es-ES" w:eastAsia="es-ES"/>
              </w:rPr>
              <w:tab/>
            </w:r>
            <w:r w:rsidR="00AF0B96" w:rsidRPr="003468B8">
              <w:rPr>
                <w:rStyle w:val="Hipervnculo"/>
                <w:noProof/>
              </w:rPr>
              <w:t>Encontrar Actores y casos de uso</w:t>
            </w:r>
            <w:r w:rsidR="00AF0B96">
              <w:rPr>
                <w:noProof/>
                <w:webHidden/>
              </w:rPr>
              <w:tab/>
            </w:r>
            <w:r w:rsidR="00AF0B96">
              <w:rPr>
                <w:noProof/>
                <w:webHidden/>
              </w:rPr>
              <w:fldChar w:fldCharType="begin"/>
            </w:r>
            <w:r w:rsidR="00AF0B96">
              <w:rPr>
                <w:noProof/>
                <w:webHidden/>
              </w:rPr>
              <w:instrText xml:space="preserve"> PAGEREF _Toc417646130 \h </w:instrText>
            </w:r>
            <w:r w:rsidR="00AF0B96">
              <w:rPr>
                <w:noProof/>
                <w:webHidden/>
              </w:rPr>
            </w:r>
            <w:r w:rsidR="00AF0B96">
              <w:rPr>
                <w:noProof/>
                <w:webHidden/>
              </w:rPr>
              <w:fldChar w:fldCharType="separate"/>
            </w:r>
            <w:r w:rsidR="002870DA">
              <w:rPr>
                <w:noProof/>
                <w:webHidden/>
              </w:rPr>
              <w:t>21</w:t>
            </w:r>
            <w:r w:rsidR="00AF0B96">
              <w:rPr>
                <w:noProof/>
                <w:webHidden/>
              </w:rPr>
              <w:fldChar w:fldCharType="end"/>
            </w:r>
          </w:hyperlink>
        </w:p>
        <w:p w14:paraId="40823DA2"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31" w:history="1">
            <w:r w:rsidR="00AF0B96" w:rsidRPr="003468B8">
              <w:rPr>
                <w:rStyle w:val="Hipervnculo"/>
                <w:noProof/>
              </w:rPr>
              <w:t>1.2.</w:t>
            </w:r>
            <w:r w:rsidR="00AF0B96">
              <w:rPr>
                <w:rFonts w:asciiTheme="minorHAnsi" w:eastAsiaTheme="minorEastAsia" w:hAnsiTheme="minorHAnsi"/>
                <w:noProof/>
                <w:lang w:val="es-ES" w:eastAsia="es-ES"/>
              </w:rPr>
              <w:tab/>
            </w:r>
            <w:r w:rsidR="00AF0B96" w:rsidRPr="003468B8">
              <w:rPr>
                <w:rStyle w:val="Hipervnculo"/>
                <w:noProof/>
              </w:rPr>
              <w:t>Priorizar los casos de usos</w:t>
            </w:r>
            <w:r w:rsidR="00AF0B96">
              <w:rPr>
                <w:noProof/>
                <w:webHidden/>
              </w:rPr>
              <w:tab/>
            </w:r>
            <w:r w:rsidR="00AF0B96">
              <w:rPr>
                <w:noProof/>
                <w:webHidden/>
              </w:rPr>
              <w:fldChar w:fldCharType="begin"/>
            </w:r>
            <w:r w:rsidR="00AF0B96">
              <w:rPr>
                <w:noProof/>
                <w:webHidden/>
              </w:rPr>
              <w:instrText xml:space="preserve"> PAGEREF _Toc417646131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5F83571A" w14:textId="77777777" w:rsidR="00AF0B96" w:rsidRDefault="004B5C41">
          <w:pPr>
            <w:pStyle w:val="TDC3"/>
            <w:tabs>
              <w:tab w:val="right" w:leader="dot" w:pos="9111"/>
            </w:tabs>
            <w:rPr>
              <w:rFonts w:asciiTheme="minorHAnsi" w:eastAsiaTheme="minorEastAsia" w:hAnsiTheme="minorHAnsi"/>
              <w:noProof/>
              <w:lang w:val="es-ES" w:eastAsia="es-ES"/>
            </w:rPr>
          </w:pPr>
          <w:hyperlink w:anchor="_Toc417646132" w:history="1">
            <w:r w:rsidR="00AF0B96" w:rsidRPr="003468B8">
              <w:rPr>
                <w:rStyle w:val="Hipervnculo"/>
                <w:noProof/>
              </w:rPr>
              <w:t>Caso De Uso</w:t>
            </w:r>
            <w:r w:rsidR="00AF0B96">
              <w:rPr>
                <w:noProof/>
                <w:webHidden/>
              </w:rPr>
              <w:tab/>
            </w:r>
            <w:r w:rsidR="00AF0B96">
              <w:rPr>
                <w:noProof/>
                <w:webHidden/>
              </w:rPr>
              <w:fldChar w:fldCharType="begin"/>
            </w:r>
            <w:r w:rsidR="00AF0B96">
              <w:rPr>
                <w:noProof/>
                <w:webHidden/>
              </w:rPr>
              <w:instrText xml:space="preserve"> PAGEREF _Toc417646132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4CB165D3"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33" w:history="1">
            <w:r w:rsidR="00AF0B96" w:rsidRPr="003468B8">
              <w:rPr>
                <w:rStyle w:val="Hipervnculo"/>
                <w:noProof/>
              </w:rPr>
              <w:t>1.3.</w:t>
            </w:r>
            <w:r w:rsidR="00AF0B96">
              <w:rPr>
                <w:rFonts w:asciiTheme="minorHAnsi" w:eastAsiaTheme="minorEastAsia" w:hAnsiTheme="minorHAnsi"/>
                <w:noProof/>
                <w:lang w:val="es-ES" w:eastAsia="es-ES"/>
              </w:rPr>
              <w:tab/>
            </w:r>
            <w:r w:rsidR="00AF0B96" w:rsidRPr="003468B8">
              <w:rPr>
                <w:rStyle w:val="Hipervnculo"/>
                <w:noProof/>
              </w:rPr>
              <w:t>Detallar Casos de Usos</w:t>
            </w:r>
            <w:r w:rsidR="00AF0B96">
              <w:rPr>
                <w:noProof/>
                <w:webHidden/>
              </w:rPr>
              <w:tab/>
            </w:r>
            <w:r w:rsidR="00AF0B96">
              <w:rPr>
                <w:noProof/>
                <w:webHidden/>
              </w:rPr>
              <w:fldChar w:fldCharType="begin"/>
            </w:r>
            <w:r w:rsidR="00AF0B96">
              <w:rPr>
                <w:noProof/>
                <w:webHidden/>
              </w:rPr>
              <w:instrText xml:space="preserve"> PAGEREF _Toc417646133 \h </w:instrText>
            </w:r>
            <w:r w:rsidR="00AF0B96">
              <w:rPr>
                <w:noProof/>
                <w:webHidden/>
              </w:rPr>
            </w:r>
            <w:r w:rsidR="00AF0B96">
              <w:rPr>
                <w:noProof/>
                <w:webHidden/>
              </w:rPr>
              <w:fldChar w:fldCharType="separate"/>
            </w:r>
            <w:r w:rsidR="002870DA">
              <w:rPr>
                <w:noProof/>
                <w:webHidden/>
              </w:rPr>
              <w:t>23</w:t>
            </w:r>
            <w:r w:rsidR="00AF0B96">
              <w:rPr>
                <w:noProof/>
                <w:webHidden/>
              </w:rPr>
              <w:fldChar w:fldCharType="end"/>
            </w:r>
          </w:hyperlink>
        </w:p>
        <w:p w14:paraId="4C9C2046" w14:textId="77777777" w:rsidR="00AF0B96" w:rsidRDefault="004B5C41">
          <w:pPr>
            <w:pStyle w:val="TDC1"/>
            <w:rPr>
              <w:rFonts w:asciiTheme="minorHAnsi" w:eastAsiaTheme="minorEastAsia" w:hAnsiTheme="minorHAnsi"/>
              <w:b w:val="0"/>
              <w:lang w:val="es-ES" w:eastAsia="es-ES"/>
            </w:rPr>
          </w:pPr>
          <w:hyperlink w:anchor="_Toc417646134" w:history="1">
            <w:r w:rsidR="00AF0B96" w:rsidRPr="003468B8">
              <w:rPr>
                <w:rStyle w:val="Hipervnculo"/>
              </w:rPr>
              <w:t>C.U.2 Solicitar Ambulancia.</w:t>
            </w:r>
            <w:r w:rsidR="00AF0B96">
              <w:rPr>
                <w:webHidden/>
              </w:rPr>
              <w:tab/>
            </w:r>
            <w:r w:rsidR="00AF0B96">
              <w:rPr>
                <w:webHidden/>
              </w:rPr>
              <w:fldChar w:fldCharType="begin"/>
            </w:r>
            <w:r w:rsidR="00AF0B96">
              <w:rPr>
                <w:webHidden/>
              </w:rPr>
              <w:instrText xml:space="preserve"> PAGEREF _Toc417646134 \h </w:instrText>
            </w:r>
            <w:r w:rsidR="00AF0B96">
              <w:rPr>
                <w:webHidden/>
              </w:rPr>
            </w:r>
            <w:r w:rsidR="00AF0B96">
              <w:rPr>
                <w:webHidden/>
              </w:rPr>
              <w:fldChar w:fldCharType="separate"/>
            </w:r>
            <w:r w:rsidR="002870DA">
              <w:rPr>
                <w:webHidden/>
              </w:rPr>
              <w:t>23</w:t>
            </w:r>
            <w:r w:rsidR="00AF0B96">
              <w:rPr>
                <w:webHidden/>
              </w:rPr>
              <w:fldChar w:fldCharType="end"/>
            </w:r>
          </w:hyperlink>
        </w:p>
        <w:p w14:paraId="1C8F085B" w14:textId="77777777" w:rsidR="00AF0B96" w:rsidRDefault="004B5C41">
          <w:pPr>
            <w:pStyle w:val="TDC1"/>
            <w:rPr>
              <w:rFonts w:asciiTheme="minorHAnsi" w:eastAsiaTheme="minorEastAsia" w:hAnsiTheme="minorHAnsi"/>
              <w:b w:val="0"/>
              <w:lang w:val="es-ES" w:eastAsia="es-ES"/>
            </w:rPr>
          </w:pPr>
          <w:hyperlink w:anchor="_Toc417646135" w:history="1">
            <w:r w:rsidR="00AF0B96" w:rsidRPr="003468B8">
              <w:rPr>
                <w:rStyle w:val="Hipervnculo"/>
              </w:rPr>
              <w:t>C.U.7 Asignar Ambulancia</w:t>
            </w:r>
            <w:r w:rsidR="00AF0B96">
              <w:rPr>
                <w:webHidden/>
              </w:rPr>
              <w:tab/>
            </w:r>
            <w:r w:rsidR="00AF0B96">
              <w:rPr>
                <w:webHidden/>
              </w:rPr>
              <w:fldChar w:fldCharType="begin"/>
            </w:r>
            <w:r w:rsidR="00AF0B96">
              <w:rPr>
                <w:webHidden/>
              </w:rPr>
              <w:instrText xml:space="preserve"> PAGEREF _Toc417646135 \h </w:instrText>
            </w:r>
            <w:r w:rsidR="00AF0B96">
              <w:rPr>
                <w:webHidden/>
              </w:rPr>
            </w:r>
            <w:r w:rsidR="00AF0B96">
              <w:rPr>
                <w:webHidden/>
              </w:rPr>
              <w:fldChar w:fldCharType="separate"/>
            </w:r>
            <w:r w:rsidR="002870DA">
              <w:rPr>
                <w:webHidden/>
              </w:rPr>
              <w:t>25</w:t>
            </w:r>
            <w:r w:rsidR="00AF0B96">
              <w:rPr>
                <w:webHidden/>
              </w:rPr>
              <w:fldChar w:fldCharType="end"/>
            </w:r>
          </w:hyperlink>
        </w:p>
        <w:p w14:paraId="36404641" w14:textId="77777777" w:rsidR="00AF0B96" w:rsidRDefault="004B5C41">
          <w:pPr>
            <w:pStyle w:val="TDC1"/>
            <w:rPr>
              <w:rFonts w:asciiTheme="minorHAnsi" w:eastAsiaTheme="minorEastAsia" w:hAnsiTheme="minorHAnsi"/>
              <w:b w:val="0"/>
              <w:lang w:val="es-ES" w:eastAsia="es-ES"/>
            </w:rPr>
          </w:pPr>
          <w:hyperlink w:anchor="_Toc417646136"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ANÁLISIS</w:t>
            </w:r>
            <w:r w:rsidR="00AF0B96">
              <w:rPr>
                <w:webHidden/>
              </w:rPr>
              <w:tab/>
            </w:r>
            <w:r w:rsidR="00AF0B96">
              <w:rPr>
                <w:webHidden/>
              </w:rPr>
              <w:fldChar w:fldCharType="begin"/>
            </w:r>
            <w:r w:rsidR="00AF0B96">
              <w:rPr>
                <w:webHidden/>
              </w:rPr>
              <w:instrText xml:space="preserve"> PAGEREF _Toc417646136 \h </w:instrText>
            </w:r>
            <w:r w:rsidR="00AF0B96">
              <w:rPr>
                <w:webHidden/>
              </w:rPr>
            </w:r>
            <w:r w:rsidR="00AF0B96">
              <w:rPr>
                <w:webHidden/>
              </w:rPr>
              <w:fldChar w:fldCharType="separate"/>
            </w:r>
            <w:r w:rsidR="002870DA">
              <w:rPr>
                <w:webHidden/>
              </w:rPr>
              <w:t>27</w:t>
            </w:r>
            <w:r w:rsidR="00AF0B96">
              <w:rPr>
                <w:webHidden/>
              </w:rPr>
              <w:fldChar w:fldCharType="end"/>
            </w:r>
          </w:hyperlink>
        </w:p>
        <w:p w14:paraId="5AD3F21F"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37" w:history="1">
            <w:r w:rsidR="00AF0B96" w:rsidRPr="003468B8">
              <w:rPr>
                <w:rStyle w:val="Hipervnculo"/>
                <w:noProof/>
              </w:rPr>
              <w:t>2.1.</w:t>
            </w:r>
            <w:r w:rsidR="00AF0B96">
              <w:rPr>
                <w:rFonts w:asciiTheme="minorHAnsi" w:eastAsiaTheme="minorEastAsia" w:hAnsiTheme="minorHAnsi"/>
                <w:noProof/>
                <w:lang w:val="es-ES" w:eastAsia="es-ES"/>
              </w:rPr>
              <w:tab/>
            </w:r>
            <w:r w:rsidR="00AF0B96" w:rsidRPr="003468B8">
              <w:rPr>
                <w:rStyle w:val="Hipervnculo"/>
                <w:noProof/>
              </w:rPr>
              <w:t>Analizar Caso de Uso</w:t>
            </w:r>
            <w:r w:rsidR="00AF0B96">
              <w:rPr>
                <w:noProof/>
                <w:webHidden/>
              </w:rPr>
              <w:tab/>
            </w:r>
            <w:r w:rsidR="00AF0B96">
              <w:rPr>
                <w:noProof/>
                <w:webHidden/>
              </w:rPr>
              <w:fldChar w:fldCharType="begin"/>
            </w:r>
            <w:r w:rsidR="00AF0B96">
              <w:rPr>
                <w:noProof/>
                <w:webHidden/>
              </w:rPr>
              <w:instrText xml:space="preserve"> PAGEREF _Toc417646137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0FFC662F" w14:textId="77777777" w:rsidR="00AF0B96" w:rsidRDefault="004B5C41">
          <w:pPr>
            <w:pStyle w:val="TDC3"/>
            <w:tabs>
              <w:tab w:val="right" w:leader="dot" w:pos="9111"/>
            </w:tabs>
            <w:rPr>
              <w:rFonts w:asciiTheme="minorHAnsi" w:eastAsiaTheme="minorEastAsia" w:hAnsiTheme="minorHAnsi"/>
              <w:noProof/>
              <w:lang w:val="es-ES" w:eastAsia="es-ES"/>
            </w:rPr>
          </w:pPr>
          <w:hyperlink w:anchor="_Toc417646138" w:history="1">
            <w:r w:rsidR="00AF0B96" w:rsidRPr="003468B8">
              <w:rPr>
                <w:rStyle w:val="Hipervnculo"/>
                <w:noProof/>
              </w:rPr>
              <w:t>Asignar Ambulancia</w:t>
            </w:r>
            <w:r w:rsidR="00AF0B96" w:rsidRPr="003468B8">
              <w:rPr>
                <w:rStyle w:val="Hipervnculo"/>
                <w:noProof/>
                <w:lang w:eastAsia="es-ES"/>
              </w:rPr>
              <w:t xml:space="preserve"> </w:t>
            </w:r>
            <w:r w:rsidR="00AF0B96">
              <w:rPr>
                <w:noProof/>
                <w:webHidden/>
              </w:rPr>
              <w:tab/>
            </w:r>
            <w:r w:rsidR="00AF0B96">
              <w:rPr>
                <w:noProof/>
                <w:webHidden/>
              </w:rPr>
              <w:fldChar w:fldCharType="begin"/>
            </w:r>
            <w:r w:rsidR="00AF0B96">
              <w:rPr>
                <w:noProof/>
                <w:webHidden/>
              </w:rPr>
              <w:instrText xml:space="preserve"> PAGEREF _Toc417646138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60E8C129" w14:textId="77777777" w:rsidR="00AF0B96" w:rsidRDefault="004B5C41">
          <w:pPr>
            <w:pStyle w:val="TDC3"/>
            <w:tabs>
              <w:tab w:val="right" w:leader="dot" w:pos="9111"/>
            </w:tabs>
            <w:rPr>
              <w:rFonts w:asciiTheme="minorHAnsi" w:eastAsiaTheme="minorEastAsia" w:hAnsiTheme="minorHAnsi"/>
              <w:noProof/>
              <w:lang w:val="es-ES" w:eastAsia="es-ES"/>
            </w:rPr>
          </w:pPr>
          <w:hyperlink w:anchor="_Toc417646139"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_Toc417646139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5C47228D"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40" w:history="1">
            <w:r w:rsidR="00AF0B96" w:rsidRPr="003468B8">
              <w:rPr>
                <w:rStyle w:val="Hipervnculo"/>
                <w:noProof/>
              </w:rPr>
              <w:t>2.2.</w:t>
            </w:r>
            <w:r w:rsidR="00AF0B96">
              <w:rPr>
                <w:rFonts w:asciiTheme="minorHAnsi" w:eastAsiaTheme="minorEastAsia" w:hAnsiTheme="minorHAnsi"/>
                <w:noProof/>
                <w:lang w:val="es-ES" w:eastAsia="es-ES"/>
              </w:rPr>
              <w:tab/>
            </w:r>
            <w:r w:rsidR="00AF0B96" w:rsidRPr="003468B8">
              <w:rPr>
                <w:rStyle w:val="Hipervnculo"/>
                <w:noProof/>
              </w:rPr>
              <w:t>Análisis de Clases</w:t>
            </w:r>
            <w:r w:rsidR="00AF0B96">
              <w:rPr>
                <w:noProof/>
                <w:webHidden/>
              </w:rPr>
              <w:tab/>
            </w:r>
            <w:r w:rsidR="00AF0B96">
              <w:rPr>
                <w:noProof/>
                <w:webHidden/>
              </w:rPr>
              <w:fldChar w:fldCharType="begin"/>
            </w:r>
            <w:r w:rsidR="00AF0B96">
              <w:rPr>
                <w:noProof/>
                <w:webHidden/>
              </w:rPr>
              <w:instrText xml:space="preserve"> PAGEREF _Toc417646140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30056134" w14:textId="77777777" w:rsidR="00AF0B96" w:rsidRDefault="004B5C41">
          <w:pPr>
            <w:pStyle w:val="TDC3"/>
            <w:tabs>
              <w:tab w:val="right" w:leader="dot" w:pos="9111"/>
            </w:tabs>
            <w:rPr>
              <w:rFonts w:asciiTheme="minorHAnsi" w:eastAsiaTheme="minorEastAsia" w:hAnsiTheme="minorHAnsi"/>
              <w:noProof/>
              <w:lang w:val="es-ES" w:eastAsia="es-ES"/>
            </w:rPr>
          </w:pPr>
          <w:hyperlink w:anchor="_Toc417646141" w:history="1">
            <w:r w:rsidR="00AF0B96" w:rsidRPr="003468B8">
              <w:rPr>
                <w:rStyle w:val="Hipervnculo"/>
                <w:noProof/>
              </w:rPr>
              <w:t>Asignar Ambulancia</w:t>
            </w:r>
            <w:r w:rsidR="00AF0B96">
              <w:rPr>
                <w:noProof/>
                <w:webHidden/>
              </w:rPr>
              <w:tab/>
            </w:r>
            <w:r w:rsidR="00AF0B96">
              <w:rPr>
                <w:noProof/>
                <w:webHidden/>
              </w:rPr>
              <w:fldChar w:fldCharType="begin"/>
            </w:r>
            <w:r w:rsidR="00AF0B96">
              <w:rPr>
                <w:noProof/>
                <w:webHidden/>
              </w:rPr>
              <w:instrText xml:space="preserve"> PAGEREF _Toc417646141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596EC388" w14:textId="77777777" w:rsidR="00AF0B96" w:rsidRDefault="004B5C41">
          <w:pPr>
            <w:pStyle w:val="TDC3"/>
            <w:tabs>
              <w:tab w:val="right" w:leader="dot" w:pos="9111"/>
            </w:tabs>
            <w:rPr>
              <w:rFonts w:asciiTheme="minorHAnsi" w:eastAsiaTheme="minorEastAsia" w:hAnsiTheme="minorHAnsi"/>
              <w:noProof/>
              <w:lang w:val="es-ES" w:eastAsia="es-ES"/>
            </w:rPr>
          </w:pPr>
          <w:hyperlink w:anchor="_Toc417646142"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_Toc417646142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095028BA" w14:textId="77777777" w:rsidR="00AF0B96" w:rsidRDefault="004B5C41">
          <w:pPr>
            <w:pStyle w:val="TDC1"/>
            <w:rPr>
              <w:rFonts w:asciiTheme="minorHAnsi" w:eastAsiaTheme="minorEastAsia" w:hAnsiTheme="minorHAnsi"/>
              <w:b w:val="0"/>
              <w:lang w:val="es-ES" w:eastAsia="es-ES"/>
            </w:rPr>
          </w:pPr>
          <w:hyperlink w:anchor="_Toc417646143"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DISEÑO.</w:t>
            </w:r>
            <w:r w:rsidR="00AF0B96">
              <w:rPr>
                <w:webHidden/>
              </w:rPr>
              <w:tab/>
            </w:r>
            <w:r w:rsidR="00AF0B96">
              <w:rPr>
                <w:webHidden/>
              </w:rPr>
              <w:fldChar w:fldCharType="begin"/>
            </w:r>
            <w:r w:rsidR="00AF0B96">
              <w:rPr>
                <w:webHidden/>
              </w:rPr>
              <w:instrText xml:space="preserve"> PAGEREF _Toc417646143 \h </w:instrText>
            </w:r>
            <w:r w:rsidR="00AF0B96">
              <w:rPr>
                <w:webHidden/>
              </w:rPr>
            </w:r>
            <w:r w:rsidR="00AF0B96">
              <w:rPr>
                <w:webHidden/>
              </w:rPr>
              <w:fldChar w:fldCharType="separate"/>
            </w:r>
            <w:r w:rsidR="002870DA">
              <w:rPr>
                <w:webHidden/>
              </w:rPr>
              <w:t>29</w:t>
            </w:r>
            <w:r w:rsidR="00AF0B96">
              <w:rPr>
                <w:webHidden/>
              </w:rPr>
              <w:fldChar w:fldCharType="end"/>
            </w:r>
          </w:hyperlink>
        </w:p>
        <w:p w14:paraId="633725C2"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44"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Diseño de la Arquitectura</w:t>
            </w:r>
            <w:r w:rsidR="00AF0B96">
              <w:rPr>
                <w:noProof/>
                <w:webHidden/>
              </w:rPr>
              <w:tab/>
            </w:r>
            <w:r w:rsidR="00AF0B96">
              <w:rPr>
                <w:noProof/>
                <w:webHidden/>
              </w:rPr>
              <w:fldChar w:fldCharType="begin"/>
            </w:r>
            <w:r w:rsidR="00AF0B96">
              <w:rPr>
                <w:noProof/>
                <w:webHidden/>
              </w:rPr>
              <w:instrText xml:space="preserve"> PAGEREF _Toc417646144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55B07A89" w14:textId="77777777" w:rsidR="00AF0B96" w:rsidRDefault="004B5C41">
          <w:pPr>
            <w:pStyle w:val="TDC3"/>
            <w:tabs>
              <w:tab w:val="left" w:pos="2029"/>
              <w:tab w:val="right" w:leader="dot" w:pos="9111"/>
            </w:tabs>
            <w:rPr>
              <w:rFonts w:asciiTheme="minorHAnsi" w:eastAsiaTheme="minorEastAsia" w:hAnsiTheme="minorHAnsi"/>
              <w:noProof/>
              <w:lang w:val="es-ES" w:eastAsia="es-ES"/>
            </w:rPr>
          </w:pPr>
          <w:hyperlink w:anchor="_Toc417646145" w:history="1">
            <w:r w:rsidR="00AF0B96" w:rsidRPr="003468B8">
              <w:rPr>
                <w:rStyle w:val="Hipervnculo"/>
                <w:noProof/>
              </w:rPr>
              <w:t>3.1.1.</w:t>
            </w:r>
            <w:r w:rsidR="00AF0B96">
              <w:rPr>
                <w:rFonts w:asciiTheme="minorHAnsi" w:eastAsiaTheme="minorEastAsia" w:hAnsiTheme="minorHAnsi"/>
                <w:noProof/>
                <w:lang w:val="es-ES" w:eastAsia="es-ES"/>
              </w:rPr>
              <w:tab/>
            </w:r>
            <w:r w:rsidR="00AF0B96" w:rsidRPr="003468B8">
              <w:rPr>
                <w:rStyle w:val="Hipervnculo"/>
                <w:noProof/>
              </w:rPr>
              <w:t>Identificación de Nodos y Configuración de Red</w:t>
            </w:r>
            <w:r w:rsidR="00AF0B96">
              <w:rPr>
                <w:noProof/>
                <w:webHidden/>
              </w:rPr>
              <w:tab/>
            </w:r>
            <w:r w:rsidR="00AF0B96">
              <w:rPr>
                <w:noProof/>
                <w:webHidden/>
              </w:rPr>
              <w:fldChar w:fldCharType="begin"/>
            </w:r>
            <w:r w:rsidR="00AF0B96">
              <w:rPr>
                <w:noProof/>
                <w:webHidden/>
              </w:rPr>
              <w:instrText xml:space="preserve"> PAGEREF _Toc417646145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6E59CBA8"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46"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Diseñar Caso de Uso</w:t>
            </w:r>
            <w:r w:rsidR="00AF0B96">
              <w:rPr>
                <w:noProof/>
                <w:webHidden/>
              </w:rPr>
              <w:tab/>
            </w:r>
            <w:r w:rsidR="00AF0B96">
              <w:rPr>
                <w:noProof/>
                <w:webHidden/>
              </w:rPr>
              <w:fldChar w:fldCharType="begin"/>
            </w:r>
            <w:r w:rsidR="00AF0B96">
              <w:rPr>
                <w:noProof/>
                <w:webHidden/>
              </w:rPr>
              <w:instrText xml:space="preserve"> PAGEREF _Toc417646146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5E6EFD6" w14:textId="77777777" w:rsidR="00AF0B96" w:rsidRDefault="004B5C41">
          <w:pPr>
            <w:pStyle w:val="TDC3"/>
            <w:tabs>
              <w:tab w:val="left" w:pos="2029"/>
              <w:tab w:val="right" w:leader="dot" w:pos="9111"/>
            </w:tabs>
            <w:rPr>
              <w:rFonts w:asciiTheme="minorHAnsi" w:eastAsiaTheme="minorEastAsia" w:hAnsiTheme="minorHAnsi"/>
              <w:noProof/>
              <w:lang w:val="es-ES" w:eastAsia="es-ES"/>
            </w:rPr>
          </w:pPr>
          <w:hyperlink w:anchor="_Toc417646147" w:history="1">
            <w:r w:rsidR="00AF0B96" w:rsidRPr="003468B8">
              <w:rPr>
                <w:rStyle w:val="Hipervnculo"/>
                <w:noProof/>
              </w:rPr>
              <w:t>3.2.1.</w:t>
            </w:r>
            <w:r w:rsidR="00AF0B96">
              <w:rPr>
                <w:rFonts w:asciiTheme="minorHAnsi" w:eastAsiaTheme="minorEastAsia" w:hAnsiTheme="minorHAnsi"/>
                <w:noProof/>
                <w:lang w:val="es-ES" w:eastAsia="es-ES"/>
              </w:rPr>
              <w:tab/>
            </w:r>
            <w:r w:rsidR="00AF0B96" w:rsidRPr="003468B8">
              <w:rPr>
                <w:rStyle w:val="Hipervnculo"/>
                <w:noProof/>
              </w:rPr>
              <w:t>Descripción de interacción</w:t>
            </w:r>
            <w:r w:rsidR="00AF0B96">
              <w:rPr>
                <w:noProof/>
                <w:webHidden/>
              </w:rPr>
              <w:tab/>
            </w:r>
            <w:r w:rsidR="00AF0B96">
              <w:rPr>
                <w:noProof/>
                <w:webHidden/>
              </w:rPr>
              <w:fldChar w:fldCharType="begin"/>
            </w:r>
            <w:r w:rsidR="00AF0B96">
              <w:rPr>
                <w:noProof/>
                <w:webHidden/>
              </w:rPr>
              <w:instrText xml:space="preserve"> PAGEREF _Toc417646147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78B8557" w14:textId="77777777" w:rsidR="00AF0B96" w:rsidRDefault="004B5C41">
          <w:pPr>
            <w:pStyle w:val="TDC3"/>
            <w:tabs>
              <w:tab w:val="left" w:pos="2029"/>
              <w:tab w:val="right" w:leader="dot" w:pos="9111"/>
            </w:tabs>
            <w:rPr>
              <w:rFonts w:asciiTheme="minorHAnsi" w:eastAsiaTheme="minorEastAsia" w:hAnsiTheme="minorHAnsi"/>
              <w:noProof/>
              <w:lang w:val="es-ES" w:eastAsia="es-ES"/>
            </w:rPr>
          </w:pPr>
          <w:hyperlink w:anchor="_Toc417646148" w:history="1">
            <w:r w:rsidR="00AF0B96" w:rsidRPr="003468B8">
              <w:rPr>
                <w:rStyle w:val="Hipervnculo"/>
                <w:noProof/>
              </w:rPr>
              <w:t>3.2.2.</w:t>
            </w:r>
            <w:r w:rsidR="00AF0B96">
              <w:rPr>
                <w:rFonts w:asciiTheme="minorHAnsi" w:eastAsiaTheme="minorEastAsia" w:hAnsiTheme="minorHAnsi"/>
                <w:noProof/>
                <w:lang w:val="es-ES" w:eastAsia="es-ES"/>
              </w:rPr>
              <w:tab/>
            </w:r>
            <w:r w:rsidR="00AF0B96" w:rsidRPr="003468B8">
              <w:rPr>
                <w:rStyle w:val="Hipervnculo"/>
                <w:noProof/>
              </w:rPr>
              <w:t>Diseño de Interfaz</w:t>
            </w:r>
            <w:r w:rsidR="00AF0B96">
              <w:rPr>
                <w:noProof/>
                <w:webHidden/>
              </w:rPr>
              <w:tab/>
            </w:r>
            <w:r w:rsidR="00AF0B96">
              <w:rPr>
                <w:noProof/>
                <w:webHidden/>
              </w:rPr>
              <w:fldChar w:fldCharType="begin"/>
            </w:r>
            <w:r w:rsidR="00AF0B96">
              <w:rPr>
                <w:noProof/>
                <w:webHidden/>
              </w:rPr>
              <w:instrText xml:space="preserve"> PAGEREF _Toc417646148 \h </w:instrText>
            </w:r>
            <w:r w:rsidR="00AF0B96">
              <w:rPr>
                <w:noProof/>
                <w:webHidden/>
              </w:rPr>
            </w:r>
            <w:r w:rsidR="00AF0B96">
              <w:rPr>
                <w:noProof/>
                <w:webHidden/>
              </w:rPr>
              <w:fldChar w:fldCharType="separate"/>
            </w:r>
            <w:r w:rsidR="002870DA">
              <w:rPr>
                <w:noProof/>
                <w:webHidden/>
              </w:rPr>
              <w:t>32</w:t>
            </w:r>
            <w:r w:rsidR="00AF0B96">
              <w:rPr>
                <w:noProof/>
                <w:webHidden/>
              </w:rPr>
              <w:fldChar w:fldCharType="end"/>
            </w:r>
          </w:hyperlink>
        </w:p>
        <w:p w14:paraId="0E870E9C" w14:textId="77777777" w:rsidR="00AF0B96" w:rsidRDefault="004B5C41">
          <w:pPr>
            <w:pStyle w:val="TDC1"/>
            <w:rPr>
              <w:rFonts w:asciiTheme="minorHAnsi" w:eastAsiaTheme="minorEastAsia" w:hAnsiTheme="minorHAnsi"/>
              <w:b w:val="0"/>
              <w:lang w:val="es-ES" w:eastAsia="es-ES"/>
            </w:rPr>
          </w:pPr>
          <w:hyperlink w:anchor="_Toc417646149" w:history="1">
            <w:r w:rsidR="00AF0B96" w:rsidRPr="003468B8">
              <w:rPr>
                <w:rStyle w:val="Hipervnculo"/>
                <w:lang w:val="es-ES"/>
              </w:rPr>
              <w:t>11.</w:t>
            </w:r>
            <w:r w:rsidR="00AF0B96">
              <w:rPr>
                <w:rFonts w:asciiTheme="minorHAnsi" w:eastAsiaTheme="minorEastAsia" w:hAnsiTheme="minorHAnsi"/>
                <w:b w:val="0"/>
                <w:lang w:val="es-ES" w:eastAsia="es-ES"/>
              </w:rPr>
              <w:tab/>
            </w:r>
            <w:r w:rsidR="00AF0B96" w:rsidRPr="003468B8">
              <w:rPr>
                <w:rStyle w:val="Hipervnculo"/>
                <w:lang w:val="es-ES"/>
              </w:rPr>
              <w:t>BIBLIOGRAFÍA</w:t>
            </w:r>
            <w:r w:rsidR="00AF0B96">
              <w:rPr>
                <w:webHidden/>
              </w:rPr>
              <w:tab/>
            </w:r>
            <w:r w:rsidR="00AF0B96">
              <w:rPr>
                <w:webHidden/>
              </w:rPr>
              <w:fldChar w:fldCharType="begin"/>
            </w:r>
            <w:r w:rsidR="00AF0B96">
              <w:rPr>
                <w:webHidden/>
              </w:rPr>
              <w:instrText xml:space="preserve"> PAGEREF _Toc417646149 \h </w:instrText>
            </w:r>
            <w:r w:rsidR="00AF0B96">
              <w:rPr>
                <w:webHidden/>
              </w:rPr>
            </w:r>
            <w:r w:rsidR="00AF0B96">
              <w:rPr>
                <w:webHidden/>
              </w:rPr>
              <w:fldChar w:fldCharType="separate"/>
            </w:r>
            <w:r w:rsidR="002870DA">
              <w:rPr>
                <w:webHidden/>
              </w:rPr>
              <w:t>33</w:t>
            </w:r>
            <w:r w:rsidR="00AF0B96">
              <w:rPr>
                <w:webHidden/>
              </w:rPr>
              <w:fldChar w:fldCharType="end"/>
            </w:r>
          </w:hyperlink>
        </w:p>
        <w:p w14:paraId="6E482C65" w14:textId="77777777" w:rsidR="00AF0B96" w:rsidRDefault="004B5C41">
          <w:pPr>
            <w:pStyle w:val="TDC2"/>
            <w:tabs>
              <w:tab w:val="left" w:pos="1760"/>
              <w:tab w:val="right" w:leader="dot" w:pos="9111"/>
            </w:tabs>
            <w:rPr>
              <w:rFonts w:asciiTheme="minorHAnsi" w:eastAsiaTheme="minorEastAsia" w:hAnsiTheme="minorHAnsi"/>
              <w:noProof/>
              <w:lang w:val="es-ES" w:eastAsia="es-ES"/>
            </w:rPr>
          </w:pPr>
          <w:hyperlink w:anchor="_Toc417646150" w:history="1">
            <w:r w:rsidR="00AF0B96" w:rsidRPr="003468B8">
              <w:rPr>
                <w:rStyle w:val="Hipervnculo"/>
                <w:noProof/>
                <w:lang w:val="es-ES"/>
              </w:rPr>
              <w:t>11.1.</w:t>
            </w:r>
            <w:r w:rsidR="00AF0B96">
              <w:rPr>
                <w:rFonts w:asciiTheme="minorHAnsi" w:eastAsiaTheme="minorEastAsia" w:hAnsiTheme="minorHAnsi"/>
                <w:noProof/>
                <w:lang w:val="es-ES" w:eastAsia="es-ES"/>
              </w:rPr>
              <w:tab/>
            </w:r>
            <w:r w:rsidR="00AF0B96" w:rsidRPr="003468B8">
              <w:rPr>
                <w:rStyle w:val="Hipervnculo"/>
                <w:noProof/>
                <w:lang w:val="es-ES"/>
              </w:rPr>
              <w:t>Sitios Web</w:t>
            </w:r>
            <w:r w:rsidR="00AF0B96">
              <w:rPr>
                <w:noProof/>
                <w:webHidden/>
              </w:rPr>
              <w:tab/>
            </w:r>
            <w:r w:rsidR="00AF0B96">
              <w:rPr>
                <w:noProof/>
                <w:webHidden/>
              </w:rPr>
              <w:fldChar w:fldCharType="begin"/>
            </w:r>
            <w:r w:rsidR="00AF0B96">
              <w:rPr>
                <w:noProof/>
                <w:webHidden/>
              </w:rPr>
              <w:instrText xml:space="preserve"> PAGEREF _Toc417646150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61DC0198" w14:textId="77777777" w:rsidR="00AF0B96" w:rsidRDefault="004B5C41">
          <w:pPr>
            <w:pStyle w:val="TDC2"/>
            <w:tabs>
              <w:tab w:val="right" w:leader="dot" w:pos="9111"/>
            </w:tabs>
            <w:rPr>
              <w:rFonts w:asciiTheme="minorHAnsi" w:eastAsiaTheme="minorEastAsia" w:hAnsiTheme="minorHAnsi"/>
              <w:noProof/>
              <w:lang w:val="es-ES" w:eastAsia="es-ES"/>
            </w:rPr>
          </w:pPr>
          <w:hyperlink w:anchor="_Toc417646151" w:history="1">
            <w:r w:rsidR="00AF0B96" w:rsidRPr="003468B8">
              <w:rPr>
                <w:rStyle w:val="Hipervnculo"/>
                <w:noProof/>
              </w:rPr>
              <w:t>11.2. Libros</w:t>
            </w:r>
            <w:r w:rsidR="00AF0B96">
              <w:rPr>
                <w:noProof/>
                <w:webHidden/>
              </w:rPr>
              <w:tab/>
            </w:r>
            <w:r w:rsidR="00AF0B96">
              <w:rPr>
                <w:noProof/>
                <w:webHidden/>
              </w:rPr>
              <w:fldChar w:fldCharType="begin"/>
            </w:r>
            <w:r w:rsidR="00AF0B96">
              <w:rPr>
                <w:noProof/>
                <w:webHidden/>
              </w:rPr>
              <w:instrText xml:space="preserve"> PAGEREF _Toc417646151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50361B6E" w14:textId="77777777" w:rsidR="00AF0B96" w:rsidRDefault="004B5C41">
          <w:pPr>
            <w:pStyle w:val="TDC1"/>
            <w:rPr>
              <w:rFonts w:asciiTheme="minorHAnsi" w:eastAsiaTheme="minorEastAsia" w:hAnsiTheme="minorHAnsi"/>
              <w:b w:val="0"/>
              <w:lang w:val="es-ES" w:eastAsia="es-ES"/>
            </w:rPr>
          </w:pPr>
          <w:hyperlink r:id="rId9" w:anchor="_Toc417646152" w:history="1">
            <w:r w:rsidR="00AF0B96" w:rsidRPr="003468B8">
              <w:rPr>
                <w:rStyle w:val="Hipervnculo"/>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ANEXOS</w:t>
            </w:r>
            <w:r w:rsidR="00AF0B96">
              <w:rPr>
                <w:webHidden/>
              </w:rPr>
              <w:tab/>
            </w:r>
            <w:r w:rsidR="00AF0B96">
              <w:rPr>
                <w:webHidden/>
              </w:rPr>
              <w:fldChar w:fldCharType="begin"/>
            </w:r>
            <w:r w:rsidR="00AF0B96">
              <w:rPr>
                <w:webHidden/>
              </w:rPr>
              <w:instrText xml:space="preserve"> PAGEREF _Toc417646152 \h </w:instrText>
            </w:r>
            <w:r w:rsidR="00AF0B96">
              <w:rPr>
                <w:webHidden/>
              </w:rPr>
            </w:r>
            <w:r w:rsidR="00AF0B96">
              <w:rPr>
                <w:webHidden/>
              </w:rPr>
              <w:fldChar w:fldCharType="separate"/>
            </w:r>
            <w:r w:rsidR="002870DA">
              <w:rPr>
                <w:webHidden/>
              </w:rPr>
              <w:t>34</w:t>
            </w:r>
            <w:r w:rsidR="00AF0B96">
              <w:rPr>
                <w:webHidden/>
              </w:rPr>
              <w:fldChar w:fldCharType="end"/>
            </w:r>
          </w:hyperlink>
        </w:p>
        <w:p w14:paraId="3FC61204" w14:textId="0E339CC9" w:rsidR="00022102" w:rsidRPr="00AF0B96" w:rsidRDefault="00ED13DA" w:rsidP="00022102">
          <w:pPr>
            <w:tabs>
              <w:tab w:val="center" w:pos="4560"/>
            </w:tabs>
            <w:ind w:firstLine="0"/>
            <w:rPr>
              <w:b/>
              <w:bCs/>
            </w:rPr>
          </w:pPr>
          <w:r>
            <w:rPr>
              <w:b/>
              <w:bCs/>
            </w:rPr>
            <w:fldChar w:fldCharType="end"/>
          </w:r>
        </w:p>
      </w:sdtContent>
    </w:sdt>
    <w:p w14:paraId="0DC754A1" w14:textId="1A4E2F79" w:rsidR="00F820E7" w:rsidRPr="00F820E7" w:rsidRDefault="00F820E7" w:rsidP="00270CF7">
      <w:pPr>
        <w:spacing w:before="0" w:beforeAutospacing="0" w:after="200" w:afterAutospacing="0" w:line="276" w:lineRule="auto"/>
        <w:ind w:firstLine="0"/>
        <w:jc w:val="left"/>
        <w:rPr>
          <w:sz w:val="32"/>
        </w:rPr>
      </w:pPr>
      <w:r w:rsidRPr="00F820E7">
        <w:rPr>
          <w:sz w:val="32"/>
        </w:rPr>
        <w:lastRenderedPageBreak/>
        <w:t>ÍNDICE DE FIGURA</w:t>
      </w:r>
    </w:p>
    <w:p w14:paraId="71EFEF31" w14:textId="44AFB62F" w:rsidR="00F820E7" w:rsidRDefault="00F820E7">
      <w:pPr>
        <w:pStyle w:val="Tabladeilustraciones"/>
        <w:tabs>
          <w:tab w:val="right" w:leader="dot" w:pos="9111"/>
        </w:tabs>
        <w:rPr>
          <w:rFonts w:asciiTheme="minorHAnsi" w:eastAsiaTheme="minorEastAsia" w:hAnsiTheme="minorHAnsi"/>
          <w:noProof/>
          <w:szCs w:val="22"/>
          <w:lang w:val="es-ES" w:eastAsia="es-ES"/>
        </w:rPr>
      </w:pPr>
      <w:r>
        <w:rPr>
          <w:rFonts w:asciiTheme="minorHAnsi" w:hAnsiTheme="minorHAnsi"/>
          <w:smallCaps/>
          <w:sz w:val="20"/>
        </w:rPr>
        <w:fldChar w:fldCharType="begin"/>
      </w:r>
      <w:r>
        <w:rPr>
          <w:rFonts w:asciiTheme="minorHAnsi" w:hAnsiTheme="minorHAnsi"/>
          <w:smallCaps/>
          <w:sz w:val="20"/>
        </w:rPr>
        <w:instrText xml:space="preserve"> TOC \h \z \c "Figura" </w:instrText>
      </w:r>
      <w:r>
        <w:rPr>
          <w:rFonts w:asciiTheme="minorHAnsi" w:hAnsiTheme="minorHAnsi"/>
          <w:smallCaps/>
          <w:sz w:val="20"/>
        </w:rPr>
        <w:fldChar w:fldCharType="separate"/>
      </w:r>
      <w:hyperlink w:anchor="_Toc417570004" w:history="1">
        <w:r w:rsidRPr="00016393">
          <w:rPr>
            <w:rStyle w:val="Hipervnculo"/>
            <w:b/>
            <w:noProof/>
          </w:rPr>
          <w:t>Figura 1.</w:t>
        </w:r>
        <w:r w:rsidRPr="00016393">
          <w:rPr>
            <w:rStyle w:val="Hipervnculo"/>
            <w:noProof/>
          </w:rPr>
          <w:t xml:space="preserve"> Secuencia de Procesos de Atención Pre-hospitalaria de la empresa EMERCRUZ</w:t>
        </w:r>
        <w:r>
          <w:rPr>
            <w:noProof/>
            <w:webHidden/>
          </w:rPr>
          <w:tab/>
        </w:r>
        <w:r>
          <w:rPr>
            <w:noProof/>
            <w:webHidden/>
          </w:rPr>
          <w:fldChar w:fldCharType="begin"/>
        </w:r>
        <w:r>
          <w:rPr>
            <w:noProof/>
            <w:webHidden/>
          </w:rPr>
          <w:instrText xml:space="preserve"> PAGEREF _Toc417570004 \h </w:instrText>
        </w:r>
        <w:r>
          <w:rPr>
            <w:noProof/>
            <w:webHidden/>
          </w:rPr>
        </w:r>
        <w:r>
          <w:rPr>
            <w:noProof/>
            <w:webHidden/>
          </w:rPr>
          <w:fldChar w:fldCharType="separate"/>
        </w:r>
        <w:r w:rsidR="002870DA">
          <w:rPr>
            <w:noProof/>
            <w:webHidden/>
          </w:rPr>
          <w:t>7</w:t>
        </w:r>
        <w:r>
          <w:rPr>
            <w:noProof/>
            <w:webHidden/>
          </w:rPr>
          <w:fldChar w:fldCharType="end"/>
        </w:r>
      </w:hyperlink>
    </w:p>
    <w:p w14:paraId="1CB830B3" w14:textId="77777777" w:rsidR="00F820E7" w:rsidRDefault="004B5C41">
      <w:pPr>
        <w:pStyle w:val="Tabladeilustraciones"/>
        <w:tabs>
          <w:tab w:val="right" w:leader="dot" w:pos="9111"/>
        </w:tabs>
        <w:rPr>
          <w:rFonts w:asciiTheme="minorHAnsi" w:eastAsiaTheme="minorEastAsia" w:hAnsiTheme="minorHAnsi"/>
          <w:noProof/>
          <w:szCs w:val="22"/>
          <w:lang w:val="es-ES" w:eastAsia="es-ES"/>
        </w:rPr>
      </w:pPr>
      <w:hyperlink w:anchor="_Toc417570005" w:history="1">
        <w:r w:rsidR="00F820E7" w:rsidRPr="00016393">
          <w:rPr>
            <w:rStyle w:val="Hipervnculo"/>
            <w:b/>
            <w:noProof/>
          </w:rPr>
          <w:t xml:space="preserve">Figura 2. </w:t>
        </w:r>
        <w:r w:rsidR="00F820E7" w:rsidRPr="00016393">
          <w:rPr>
            <w:rStyle w:val="Hipervnculo"/>
            <w:noProof/>
          </w:rPr>
          <w:t>Cuadrantes de Posición para Ambulancias</w:t>
        </w:r>
        <w:r w:rsidR="00F820E7">
          <w:rPr>
            <w:noProof/>
            <w:webHidden/>
          </w:rPr>
          <w:tab/>
        </w:r>
        <w:r w:rsidR="00F820E7">
          <w:rPr>
            <w:noProof/>
            <w:webHidden/>
          </w:rPr>
          <w:fldChar w:fldCharType="begin"/>
        </w:r>
        <w:r w:rsidR="00F820E7">
          <w:rPr>
            <w:noProof/>
            <w:webHidden/>
          </w:rPr>
          <w:instrText xml:space="preserve"> PAGEREF _Toc417570005 \h </w:instrText>
        </w:r>
        <w:r w:rsidR="00F820E7">
          <w:rPr>
            <w:noProof/>
            <w:webHidden/>
          </w:rPr>
        </w:r>
        <w:r w:rsidR="00F820E7">
          <w:rPr>
            <w:noProof/>
            <w:webHidden/>
          </w:rPr>
          <w:fldChar w:fldCharType="separate"/>
        </w:r>
        <w:r w:rsidR="002870DA">
          <w:rPr>
            <w:noProof/>
            <w:webHidden/>
          </w:rPr>
          <w:t>8</w:t>
        </w:r>
        <w:r w:rsidR="00F820E7">
          <w:rPr>
            <w:noProof/>
            <w:webHidden/>
          </w:rPr>
          <w:fldChar w:fldCharType="end"/>
        </w:r>
      </w:hyperlink>
    </w:p>
    <w:p w14:paraId="3CD2F6C6" w14:textId="44AFB62F" w:rsidR="00421492" w:rsidRDefault="00F820E7" w:rsidP="007C3350">
      <w:pPr>
        <w:ind w:firstLine="0"/>
        <w:rPr>
          <w:ins w:id="7" w:author="luis angel barrancos ortiz" w:date="2015-05-29T15:46:00Z"/>
        </w:rPr>
      </w:pPr>
      <w:r>
        <w:fldChar w:fldCharType="end"/>
      </w:r>
      <w:r w:rsidR="00421492">
        <w:br w:type="page"/>
      </w:r>
    </w:p>
    <w:p w14:paraId="774A76EE" w14:textId="6E89D7F8" w:rsidR="00C71E04" w:rsidRDefault="00C71E04" w:rsidP="007C3350">
      <w:pPr>
        <w:ind w:firstLine="0"/>
        <w:rPr>
          <w:ins w:id="8" w:author="luis angel barrancos ortiz" w:date="2015-05-29T15:46:00Z"/>
        </w:rPr>
      </w:pPr>
    </w:p>
    <w:p w14:paraId="7D16CB80" w14:textId="77777777" w:rsidR="00C71E04" w:rsidRDefault="00C71E04" w:rsidP="007C3350">
      <w:pPr>
        <w:ind w:firstLine="0"/>
        <w:rPr>
          <w:ins w:id="9" w:author="luis angel barrancos ortiz" w:date="2015-05-29T15:46:00Z"/>
        </w:rPr>
      </w:pPr>
    </w:p>
    <w:p w14:paraId="3D718BBC" w14:textId="77777777" w:rsidR="00C71E04" w:rsidRDefault="00C71E04" w:rsidP="007C3350">
      <w:pPr>
        <w:ind w:firstLine="0"/>
        <w:rPr>
          <w:ins w:id="10" w:author="luis angel barrancos ortiz" w:date="2015-05-29T15:46:00Z"/>
        </w:rPr>
      </w:pPr>
    </w:p>
    <w:p w14:paraId="5A43FEFF" w14:textId="77777777" w:rsidR="00C71E04" w:rsidRDefault="00C71E04" w:rsidP="007C3350">
      <w:pPr>
        <w:ind w:firstLine="0"/>
        <w:rPr>
          <w:ins w:id="11" w:author="luis angel barrancos ortiz" w:date="2015-05-29T15:46:00Z"/>
        </w:rPr>
      </w:pPr>
    </w:p>
    <w:p w14:paraId="4AC8FE41" w14:textId="77777777" w:rsidR="00C71E04" w:rsidRDefault="00C71E04" w:rsidP="007C3350">
      <w:pPr>
        <w:ind w:firstLine="0"/>
        <w:rPr>
          <w:ins w:id="12" w:author="luis angel barrancos ortiz" w:date="2015-05-29T15:46:00Z"/>
        </w:rPr>
      </w:pPr>
    </w:p>
    <w:p w14:paraId="7A9433D4" w14:textId="77777777" w:rsidR="00C71E04" w:rsidRDefault="00C71E04" w:rsidP="007C3350">
      <w:pPr>
        <w:ind w:firstLine="0"/>
        <w:rPr>
          <w:ins w:id="13" w:author="luis angel barrancos ortiz" w:date="2015-05-29T15:47:00Z"/>
        </w:rPr>
      </w:pPr>
    </w:p>
    <w:p w14:paraId="2A6AC636" w14:textId="0D8E39E4" w:rsidR="00C71E04" w:rsidRDefault="00E36BA9" w:rsidP="007C3350">
      <w:pPr>
        <w:ind w:firstLine="0"/>
        <w:rPr>
          <w:ins w:id="14" w:author="luis angel barrancos ortiz" w:date="2015-05-29T15:47:00Z"/>
        </w:rPr>
      </w:pPr>
      <w:ins w:id="15" w:author="luis angel barrancos ortiz" w:date="2015-05-29T15:48:00Z">
        <w:r>
          <w:rPr>
            <w:noProof/>
            <w:lang w:val="es-ES" w:eastAsia="es-ES"/>
          </w:rPr>
          <mc:AlternateContent>
            <mc:Choice Requires="wps">
              <w:drawing>
                <wp:anchor distT="91440" distB="91440" distL="114300" distR="114300" simplePos="0" relativeHeight="251658255" behindDoc="0" locked="0" layoutInCell="1" allowOverlap="1" wp14:anchorId="4FCE5C65" wp14:editId="463C50E3">
                  <wp:simplePos x="0" y="0"/>
                  <wp:positionH relativeFrom="margin">
                    <wp:align>right</wp:align>
                  </wp:positionH>
                  <wp:positionV relativeFrom="paragraph">
                    <wp:posOffset>486410</wp:posOffset>
                  </wp:positionV>
                  <wp:extent cx="5800725"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586230"/>
                          </a:xfrm>
                          <a:prstGeom prst="rect">
                            <a:avLst/>
                          </a:prstGeom>
                          <a:noFill/>
                          <a:ln w="9525">
                            <a:noFill/>
                            <a:miter lim="800000"/>
                            <a:headEnd/>
                            <a:tailEnd/>
                          </a:ln>
                        </wps:spPr>
                        <wps:txbx>
                          <w:txbxContent>
                            <w:p w14:paraId="4DAB4CB3" w14:textId="419CFA8F" w:rsidR="002E0C02" w:rsidRPr="00C71E04" w:rsidRDefault="002E0C02">
                              <w:pPr>
                                <w:pBdr>
                                  <w:top w:val="single" w:sz="36" w:space="6" w:color="000000" w:themeColor="text1"/>
                                  <w:bottom w:val="single" w:sz="18" w:space="6" w:color="FABF8F" w:themeColor="accent6" w:themeTint="99"/>
                                </w:pBdr>
                                <w:spacing w:after="0"/>
                                <w:jc w:val="center"/>
                                <w:rPr>
                                  <w:ins w:id="16" w:author="luis angel barrancos ortiz" w:date="2015-05-29T15:50:00Z"/>
                                  <w:rStyle w:val="Textodemarcadordeposicin"/>
                                  <w:iCs/>
                                  <w:color w:val="000000" w:themeColor="text1"/>
                                  <w:sz w:val="56"/>
                                  <w:szCs w:val="56"/>
                                  <w:lang w:val="en-US"/>
                                  <w:rPrChange w:id="17" w:author="luis angel barrancos ortiz" w:date="2015-05-29T15:50:00Z">
                                    <w:rPr>
                                      <w:ins w:id="18" w:author="luis angel barrancos ortiz" w:date="2015-05-29T15:50:00Z"/>
                                      <w:rStyle w:val="Textodemarcadordeposicin"/>
                                      <w:iCs/>
                                      <w:color w:val="000000" w:themeColor="text1"/>
                                      <w:sz w:val="32"/>
                                      <w:szCs w:val="32"/>
                                      <w:lang w:val="en-US"/>
                                    </w:rPr>
                                  </w:rPrChange>
                                </w:rPr>
                                <w:pPrChange w:id="19" w:author="luis angel barrancos ortiz" w:date="2015-05-29T17:05:00Z">
                                  <w:pPr>
                                    <w:pBdr>
                                      <w:top w:val="single" w:sz="36" w:space="6" w:color="000000" w:themeColor="text1"/>
                                      <w:bottom w:val="single" w:sz="18" w:space="6" w:color="FABF8F" w:themeColor="accent6" w:themeTint="99"/>
                                    </w:pBdr>
                                    <w:spacing w:after="0"/>
                                  </w:pPr>
                                </w:pPrChange>
                              </w:pPr>
                              <w:ins w:id="20" w:author="luis angel barrancos ortiz" w:date="2015-05-29T15:50:00Z">
                                <w:r w:rsidRPr="00C71E04">
                                  <w:rPr>
                                    <w:rStyle w:val="Textodemarcadordeposicin"/>
                                    <w:iCs/>
                                    <w:color w:val="000000" w:themeColor="text1"/>
                                    <w:sz w:val="56"/>
                                    <w:szCs w:val="56"/>
                                    <w:lang w:val="en-US"/>
                                    <w:rPrChange w:id="21" w:author="luis angel barrancos ortiz" w:date="2015-05-29T15:50:00Z">
                                      <w:rPr>
                                        <w:rStyle w:val="Textodemarcadordeposicin"/>
                                        <w:iCs/>
                                        <w:color w:val="000000" w:themeColor="text1"/>
                                        <w:sz w:val="32"/>
                                        <w:szCs w:val="32"/>
                                        <w:lang w:val="en-US"/>
                                      </w:rPr>
                                    </w:rPrChange>
                                  </w:rPr>
                                  <w:t>CAPITULO I</w:t>
                                </w:r>
                              </w:ins>
                            </w:p>
                            <w:p w14:paraId="36C1BDD9" w14:textId="3E4519CA"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22" w:author="luis angel barrancos ortiz" w:date="2015-05-29T17:02:00Z">
                                    <w:rPr>
                                      <w:rStyle w:val="Textodemarcadordeposicin"/>
                                      <w:i/>
                                      <w:iCs/>
                                      <w:color w:val="404040" w:themeColor="text1" w:themeTint="BF"/>
                                      <w:sz w:val="27"/>
                                      <w:szCs w:val="27"/>
                                    </w:rPr>
                                  </w:rPrChange>
                                </w:rPr>
                                <w:pPrChange w:id="23" w:author="luis angel barrancos ortiz" w:date="2015-05-29T17:05:00Z">
                                  <w:pPr>
                                    <w:pBdr>
                                      <w:top w:val="single" w:sz="36" w:space="6" w:color="000000" w:themeColor="text1"/>
                                      <w:bottom w:val="single" w:sz="18" w:space="6" w:color="FABF8F" w:themeColor="accent6" w:themeTint="99"/>
                                    </w:pBdr>
                                    <w:spacing w:after="0"/>
                                  </w:pPr>
                                </w:pPrChange>
                              </w:pPr>
                              <w:ins w:id="24" w:author="luis angel barrancos ortiz" w:date="2015-05-29T15:50:00Z">
                                <w:r w:rsidRPr="00274126">
                                  <w:rPr>
                                    <w:rStyle w:val="Textodemarcadordeposicin"/>
                                    <w:iCs/>
                                    <w:color w:val="000000" w:themeColor="text1"/>
                                    <w:sz w:val="32"/>
                                    <w:szCs w:val="32"/>
                                    <w:lang w:val="en-US"/>
                                  </w:rPr>
                                  <w:t>PERFIL</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E5C65" id="_x0000_t202" coordsize="21600,21600" o:spt="202" path="m,l,21600r21600,l21600,xe">
                  <v:stroke joinstyle="miter"/>
                  <v:path gradientshapeok="t" o:connecttype="rect"/>
                </v:shapetype>
                <v:shape id="Cuadro de texto 2" o:spid="_x0000_s1027" type="#_x0000_t202" style="position:absolute;left:0;text-align:left;margin-left:405.55pt;margin-top:38.3pt;width:456.75pt;height:124.9pt;z-index:251658255;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" filled="f" stroked="f">
                  <v:textbox style="mso-fit-shape-to-text:t">
                    <w:txbxContent>
                      <w:p w14:paraId="4DAB4CB3" w14:textId="419CFA8F" w:rsidR="002E0C02" w:rsidRPr="00C71E04" w:rsidRDefault="002E0C02">
                        <w:pPr>
                          <w:pBdr>
                            <w:top w:val="single" w:sz="36" w:space="6" w:color="000000" w:themeColor="text1"/>
                            <w:bottom w:val="single" w:sz="18" w:space="6" w:color="FABF8F" w:themeColor="accent6" w:themeTint="99"/>
                          </w:pBdr>
                          <w:spacing w:after="0"/>
                          <w:jc w:val="center"/>
                          <w:rPr>
                            <w:ins w:id="25" w:author="luis angel barrancos ortiz" w:date="2015-05-29T15:50:00Z"/>
                            <w:rStyle w:val="Textodemarcadordeposicin"/>
                            <w:iCs/>
                            <w:color w:val="000000" w:themeColor="text1"/>
                            <w:sz w:val="56"/>
                            <w:szCs w:val="56"/>
                            <w:lang w:val="en-US"/>
                            <w:rPrChange w:id="26" w:author="luis angel barrancos ortiz" w:date="2015-05-29T15:50:00Z">
                              <w:rPr>
                                <w:ins w:id="27" w:author="luis angel barrancos ortiz" w:date="2015-05-29T15:50:00Z"/>
                                <w:rStyle w:val="Textodemarcadordeposicin"/>
                                <w:iCs/>
                                <w:color w:val="000000" w:themeColor="text1"/>
                                <w:sz w:val="32"/>
                                <w:szCs w:val="32"/>
                                <w:lang w:val="en-US"/>
                              </w:rPr>
                            </w:rPrChange>
                          </w:rPr>
                          <w:pPrChange w:id="28" w:author="luis angel barrancos ortiz" w:date="2015-05-29T17:05:00Z">
                            <w:pPr>
                              <w:pBdr>
                                <w:top w:val="single" w:sz="36" w:space="6" w:color="000000" w:themeColor="text1"/>
                                <w:bottom w:val="single" w:sz="18" w:space="6" w:color="FABF8F" w:themeColor="accent6" w:themeTint="99"/>
                              </w:pBdr>
                              <w:spacing w:after="0"/>
                            </w:pPr>
                          </w:pPrChange>
                        </w:pPr>
                        <w:ins w:id="29" w:author="luis angel barrancos ortiz" w:date="2015-05-29T15:50:00Z">
                          <w:r w:rsidRPr="00C71E04">
                            <w:rPr>
                              <w:rStyle w:val="Textodemarcadordeposicin"/>
                              <w:iCs/>
                              <w:color w:val="000000" w:themeColor="text1"/>
                              <w:sz w:val="56"/>
                              <w:szCs w:val="56"/>
                              <w:lang w:val="en-US"/>
                              <w:rPrChange w:id="30" w:author="luis angel barrancos ortiz" w:date="2015-05-29T15:50:00Z">
                                <w:rPr>
                                  <w:rStyle w:val="Textodemarcadordeposicin"/>
                                  <w:iCs/>
                                  <w:color w:val="000000" w:themeColor="text1"/>
                                  <w:sz w:val="32"/>
                                  <w:szCs w:val="32"/>
                                  <w:lang w:val="en-US"/>
                                </w:rPr>
                              </w:rPrChange>
                            </w:rPr>
                            <w:t>CAPITULO I</w:t>
                          </w:r>
                        </w:ins>
                      </w:p>
                      <w:p w14:paraId="36C1BDD9" w14:textId="3E4519CA"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31" w:author="luis angel barrancos ortiz" w:date="2015-05-29T17:02:00Z">
                              <w:rPr>
                                <w:rStyle w:val="Textodemarcadordeposicin"/>
                                <w:i/>
                                <w:iCs/>
                                <w:color w:val="404040" w:themeColor="text1" w:themeTint="BF"/>
                                <w:sz w:val="27"/>
                                <w:szCs w:val="27"/>
                              </w:rPr>
                            </w:rPrChange>
                          </w:rPr>
                          <w:pPrChange w:id="32" w:author="luis angel barrancos ortiz" w:date="2015-05-29T17:05:00Z">
                            <w:pPr>
                              <w:pBdr>
                                <w:top w:val="single" w:sz="36" w:space="6" w:color="000000" w:themeColor="text1"/>
                                <w:bottom w:val="single" w:sz="18" w:space="6" w:color="FABF8F" w:themeColor="accent6" w:themeTint="99"/>
                              </w:pBdr>
                              <w:spacing w:after="0"/>
                            </w:pPr>
                          </w:pPrChange>
                        </w:pPr>
                        <w:ins w:id="33" w:author="luis angel barrancos ortiz" w:date="2015-05-29T15:50:00Z">
                          <w:r w:rsidRPr="00274126">
                            <w:rPr>
                              <w:rStyle w:val="Textodemarcadordeposicin"/>
                              <w:iCs/>
                              <w:color w:val="000000" w:themeColor="text1"/>
                              <w:sz w:val="32"/>
                              <w:szCs w:val="32"/>
                              <w:lang w:val="en-US"/>
                            </w:rPr>
                            <w:t>PERFIL</w:t>
                          </w:r>
                        </w:ins>
                      </w:p>
                    </w:txbxContent>
                  </v:textbox>
                  <w10:wrap type="square" anchorx="margin"/>
                </v:shape>
              </w:pict>
            </mc:Fallback>
          </mc:AlternateContent>
        </w:r>
      </w:ins>
    </w:p>
    <w:p w14:paraId="0B54E716" w14:textId="265B09A8" w:rsidR="00C71E04" w:rsidRDefault="00C71E04" w:rsidP="007C3350">
      <w:pPr>
        <w:ind w:firstLine="0"/>
        <w:rPr>
          <w:ins w:id="34" w:author="luis angel barrancos ortiz" w:date="2015-05-29T15:47:00Z"/>
        </w:rPr>
      </w:pPr>
    </w:p>
    <w:p w14:paraId="5331F6C1" w14:textId="017C928A" w:rsidR="00C71E04" w:rsidRDefault="00C71E04" w:rsidP="007C3350">
      <w:pPr>
        <w:ind w:firstLine="0"/>
        <w:rPr>
          <w:ins w:id="35" w:author="luis angel barrancos ortiz" w:date="2015-05-29T15:47:00Z"/>
        </w:rPr>
      </w:pPr>
    </w:p>
    <w:p w14:paraId="3ED43A0E" w14:textId="77777777" w:rsidR="00C71E04" w:rsidRDefault="00C71E04" w:rsidP="007C3350">
      <w:pPr>
        <w:ind w:firstLine="0"/>
        <w:rPr>
          <w:ins w:id="36" w:author="luis angel barrancos ortiz" w:date="2015-05-29T15:47:00Z"/>
        </w:rPr>
      </w:pPr>
    </w:p>
    <w:p w14:paraId="6EC41329" w14:textId="77777777" w:rsidR="00C71E04" w:rsidRDefault="00C71E04" w:rsidP="007C3350">
      <w:pPr>
        <w:ind w:firstLine="0"/>
        <w:rPr>
          <w:ins w:id="37" w:author="luis angel barrancos ortiz" w:date="2015-05-29T15:47:00Z"/>
        </w:rPr>
      </w:pPr>
    </w:p>
    <w:p w14:paraId="731FF132" w14:textId="77777777" w:rsidR="00C71E04" w:rsidRDefault="00C71E04" w:rsidP="007C3350">
      <w:pPr>
        <w:ind w:firstLine="0"/>
        <w:rPr>
          <w:ins w:id="38" w:author="luis angel barrancos ortiz" w:date="2015-05-29T15:47:00Z"/>
        </w:rPr>
      </w:pPr>
    </w:p>
    <w:p w14:paraId="2B74FB2F" w14:textId="77777777" w:rsidR="00C71E04" w:rsidRDefault="00C71E04" w:rsidP="007C3350">
      <w:pPr>
        <w:ind w:firstLine="0"/>
        <w:rPr>
          <w:ins w:id="39" w:author="luis angel barrancos ortiz" w:date="2015-05-29T15:47:00Z"/>
        </w:rPr>
      </w:pPr>
    </w:p>
    <w:p w14:paraId="41D502D4" w14:textId="77777777" w:rsidR="00C71E04" w:rsidRDefault="00C71E04" w:rsidP="007C3350">
      <w:pPr>
        <w:ind w:firstLine="0"/>
        <w:rPr>
          <w:ins w:id="40" w:author="luis angel barrancos ortiz" w:date="2015-05-29T15:47:00Z"/>
        </w:rPr>
      </w:pPr>
    </w:p>
    <w:p w14:paraId="08CC00F2" w14:textId="77777777" w:rsidR="00C71E04" w:rsidRDefault="00C71E04" w:rsidP="007C3350">
      <w:pPr>
        <w:ind w:firstLine="0"/>
        <w:rPr>
          <w:ins w:id="41" w:author="luis angel barrancos ortiz" w:date="2015-05-29T15:47:00Z"/>
        </w:rPr>
      </w:pPr>
    </w:p>
    <w:p w14:paraId="154CE69C" w14:textId="0A21CCCE" w:rsidR="00C71E04" w:rsidDel="0074083C" w:rsidRDefault="00C71E04" w:rsidP="007C3350">
      <w:pPr>
        <w:ind w:firstLine="0"/>
        <w:rPr>
          <w:ins w:id="42" w:author="luis angel barrancos ortiz" w:date="2015-05-29T15:46:00Z"/>
          <w:del w:id="43" w:author="carlos cruz" w:date="2015-05-30T09:48:00Z"/>
        </w:rPr>
      </w:pPr>
    </w:p>
    <w:p w14:paraId="7560747D" w14:textId="4DBAA46C" w:rsidR="00C71E04" w:rsidDel="0074083C" w:rsidRDefault="00C71E04" w:rsidP="007C3350">
      <w:pPr>
        <w:ind w:firstLine="0"/>
        <w:rPr>
          <w:del w:id="44" w:author="carlos cruz" w:date="2015-05-30T09:48:00Z"/>
        </w:rPr>
      </w:pPr>
    </w:p>
    <w:p w14:paraId="3D030270" w14:textId="1FF9BCE3" w:rsidR="004B3764" w:rsidDel="00C71E04" w:rsidRDefault="004B3764" w:rsidP="004B3764">
      <w:pPr>
        <w:pStyle w:val="Ttulo1"/>
        <w:numPr>
          <w:ilvl w:val="0"/>
          <w:numId w:val="0"/>
        </w:numPr>
        <w:spacing w:before="100" w:after="100"/>
        <w:ind w:left="720" w:hanging="360"/>
        <w:rPr>
          <w:del w:id="45" w:author="luis angel barrancos ortiz" w:date="2015-05-29T15:46:00Z"/>
        </w:rPr>
      </w:pPr>
      <w:bookmarkStart w:id="46" w:name="_Toc417646099"/>
      <w:del w:id="47" w:author="luis angel barrancos ortiz" w:date="2015-05-29T15:46:00Z">
        <w:r w:rsidDel="00C71E04">
          <w:delText>CAPITULO 1. PERFIL DE PROYECTO</w:delText>
        </w:r>
        <w:bookmarkEnd w:id="46"/>
      </w:del>
    </w:p>
    <w:p w14:paraId="5B375A00" w14:textId="0475E750" w:rsidR="00DC4B7C" w:rsidRDefault="000F35FE" w:rsidP="00022102">
      <w:pPr>
        <w:pStyle w:val="Ttulo1"/>
        <w:spacing w:before="100" w:after="100"/>
      </w:pPr>
      <w:bookmarkStart w:id="48" w:name="_Toc417646100"/>
      <w:r>
        <w:t>INTRODUCCIÓN.</w:t>
      </w:r>
      <w:bookmarkEnd w:id="48"/>
      <w:r>
        <w:t xml:space="preserve"> </w:t>
      </w:r>
    </w:p>
    <w:p w14:paraId="5FAE569C" w14:textId="2D5A5687" w:rsidR="00A24C68" w:rsidRDefault="00980FDA" w:rsidP="00A24C68">
      <w:r>
        <w:t>El servicio de atención</w:t>
      </w:r>
      <w:r w:rsidR="00A24C68">
        <w:t xml:space="preserve"> pre-hospitalaria cada vez es más indispensable para la sociedad, por lo tanto las exigencias para esta asistencia se han ido incrementando gradualmente.</w:t>
      </w:r>
    </w:p>
    <w:p w14:paraId="3E3D986E" w14:textId="73748B27" w:rsidR="00A24C68" w:rsidRDefault="00A24C68" w:rsidP="00A24C68">
      <w:r>
        <w:t>Debido al in</w:t>
      </w:r>
      <w:r w:rsidR="007C494B">
        <w:t xml:space="preserve">cremento </w:t>
      </w:r>
      <w:r>
        <w:t>se analizó estudios realizados y se llegó a la conclusión que el tiempo de respuesta de atención es el principal factor que influye en la calidad del mismo.</w:t>
      </w:r>
    </w:p>
    <w:p w14:paraId="5C0D942B" w14:textId="3B9FF493" w:rsidR="00A24C68" w:rsidRDefault="00A24C68" w:rsidP="00A24C68">
      <w:r>
        <w:t xml:space="preserve">Gracias a la tecnología se ha podido disminuir el tiempo de respuesta de atención pre-hospitalaria, desde el uso de vehículos motorizados, dispositivos electrónicos y software, ayudando a las empresas a </w:t>
      </w:r>
      <w:r w:rsidR="00D40681">
        <w:t>mejorar</w:t>
      </w:r>
      <w:r>
        <w:t xml:space="preserve"> este servicio y brindar una mejor asistencia a los clientes.</w:t>
      </w:r>
    </w:p>
    <w:p w14:paraId="0FFA1828" w14:textId="77777777" w:rsidR="00A24C68" w:rsidRDefault="00A24C68" w:rsidP="00A24C68">
      <w:r>
        <w:t xml:space="preserve">El uso de tecnología de punta tiene un costo elevado para nuestro medio, por lo tanto se utiliza tecnología al alcance, entre estas se dispone de dispositivos móviles, servicios en la nube, vehículos adaptados bajo normas, etc.  </w:t>
      </w:r>
    </w:p>
    <w:p w14:paraId="5B375A05" w14:textId="76E09B50" w:rsidR="005A7134" w:rsidRDefault="00A24C68" w:rsidP="00A24C68">
      <w:r>
        <w:t xml:space="preserve">Por este motivo se ha decidido desarrollar un sistema distribuido masivo para </w:t>
      </w:r>
      <w:del w:id="49" w:author="luis angel barrancos ortiz" w:date="2015-05-29T15:54:00Z">
        <w:r w:rsidR="00D40681" w:rsidDel="00C71E04">
          <w:delText>reducir</w:delText>
        </w:r>
        <w:r w:rsidDel="00C71E04">
          <w:delText xml:space="preserve"> el tiempo de respuesta</w:delText>
        </w:r>
      </w:del>
      <w:ins w:id="50" w:author="luis angel barrancos ortiz" w:date="2015-05-29T15:54:00Z">
        <w:r w:rsidR="00C71E04">
          <w:t>la solicitud</w:t>
        </w:r>
      </w:ins>
      <w:r>
        <w:t xml:space="preserve"> </w:t>
      </w:r>
      <w:del w:id="51" w:author="luis angel barrancos ortiz" w:date="2015-05-29T15:54:00Z">
        <w:r w:rsidDel="00C71E04">
          <w:delText>en la</w:delText>
        </w:r>
      </w:del>
      <w:ins w:id="52" w:author="luis angel barrancos ortiz" w:date="2015-05-29T15:54:00Z">
        <w:r w:rsidR="00C71E04">
          <w:t>de</w:t>
        </w:r>
      </w:ins>
      <w:r>
        <w:t xml:space="preserve"> a</w:t>
      </w:r>
      <w:r w:rsidR="007C494B">
        <w:t>tención</w:t>
      </w:r>
      <w:r>
        <w:t xml:space="preserve"> pre-hospitalaria para clien</w:t>
      </w:r>
      <w:r w:rsidR="008E6515">
        <w:t xml:space="preserve">tes afiliados a la empresa </w:t>
      </w:r>
      <w:r w:rsidR="008E6515" w:rsidRPr="008E6515">
        <w:t>EMER</w:t>
      </w:r>
      <w:r w:rsidRPr="008E6515">
        <w:t>CRUZ</w:t>
      </w:r>
      <w:r>
        <w:t>.</w:t>
      </w:r>
    </w:p>
    <w:p w14:paraId="030DC725" w14:textId="03C86F92" w:rsidR="00980FDA" w:rsidRPr="007A7080" w:rsidRDefault="00980FDA" w:rsidP="00980FDA">
      <w:pPr>
        <w:rPr>
          <w:rFonts w:ascii="Arial" w:hAnsi="Arial" w:cs="Arial"/>
          <w:sz w:val="24"/>
          <w:szCs w:val="24"/>
        </w:rPr>
      </w:pPr>
      <w:r>
        <w:t>Para tener un mayor conocimiento de la problemática sobre la cual se está trabajando</w:t>
      </w:r>
      <w:r w:rsidR="007C494B">
        <w:t xml:space="preserve"> se desarrolló</w:t>
      </w:r>
      <w:r>
        <w:t xml:space="preserve"> un perfil con la siguiente estructura: </w:t>
      </w:r>
      <w:r w:rsidR="007C494B" w:rsidRPr="00980FDA">
        <w:rPr>
          <w:rFonts w:cs="Arial"/>
        </w:rPr>
        <w:t>antecedente</w:t>
      </w:r>
      <w:r w:rsidRPr="00980FDA">
        <w:rPr>
          <w:rFonts w:cs="Arial"/>
        </w:rPr>
        <w:t xml:space="preserve"> detallado, una descripción del problema,</w:t>
      </w:r>
      <w:r>
        <w:rPr>
          <w:rFonts w:cs="Arial"/>
        </w:rPr>
        <w:t xml:space="preserve"> situación problemática,</w:t>
      </w:r>
      <w:r w:rsidRPr="00980FDA">
        <w:rPr>
          <w:rFonts w:cs="Arial"/>
        </w:rPr>
        <w:t xml:space="preserve"> s</w:t>
      </w:r>
      <w:r>
        <w:rPr>
          <w:rFonts w:cs="Arial"/>
        </w:rPr>
        <w:t>ituación deseada, objetivo del proyecto</w:t>
      </w:r>
      <w:r w:rsidRPr="00980FDA">
        <w:rPr>
          <w:rFonts w:cs="Arial"/>
        </w:rPr>
        <w:t xml:space="preserve">, metodología de desarrollo todo esto relacionado </w:t>
      </w:r>
      <w:r>
        <w:rPr>
          <w:rFonts w:cs="Arial"/>
        </w:rPr>
        <w:t>a la atención pre-hospitalaria.</w:t>
      </w:r>
    </w:p>
    <w:p w14:paraId="5B375A09" w14:textId="77777777" w:rsidR="000808EF" w:rsidRDefault="000808EF" w:rsidP="00B415AB"/>
    <w:p w14:paraId="5B375A0A" w14:textId="45BBABF8" w:rsidR="00185A8D" w:rsidRDefault="000F35FE" w:rsidP="00464C97">
      <w:pPr>
        <w:pStyle w:val="Ttulo1"/>
      </w:pPr>
      <w:bookmarkStart w:id="53" w:name="_Toc417646101"/>
      <w:r>
        <w:lastRenderedPageBreak/>
        <w:t>ANTECEDENTES.</w:t>
      </w:r>
      <w:bookmarkEnd w:id="53"/>
    </w:p>
    <w:p w14:paraId="7E1FA1A9" w14:textId="40B35D3F" w:rsidR="006C2B34" w:rsidRDefault="000955B9" w:rsidP="00714E0A">
      <w:pPr>
        <w:rPr>
          <w:lang w:eastAsia="es-BO"/>
        </w:rPr>
      </w:pPr>
      <w:r>
        <w:rPr>
          <w:lang w:eastAsia="es-BO"/>
        </w:rPr>
        <w:t>El concepto de atención pre-</w:t>
      </w:r>
      <w:r w:rsidR="006C2B34" w:rsidRPr="00D40831">
        <w:rPr>
          <w:lang w:eastAsia="es-BO"/>
        </w:rPr>
        <w:t>hospitalaria nace como tal en la época de1940 en estados unidos donde los cuerpos de bomberos brindaban atención medica mientras lo transportaban. Posteriormente en 1960 la academia nacional de ciencias introdujo las normas del personal de tripulación de ambulancias y en 1962 se programó el primer curso de formación de técnicos de emergencias médicas, enfocados a enfermedades coronarias, arritmias graves y muertes súbitas.</w:t>
      </w:r>
    </w:p>
    <w:p w14:paraId="1E89C43C" w14:textId="5A317930" w:rsidR="006C2B34" w:rsidRPr="00D40831" w:rsidRDefault="006C2B34" w:rsidP="00714E0A">
      <w:pPr>
        <w:rPr>
          <w:rFonts w:cs="Times New Roman"/>
          <w:lang w:eastAsia="es-BO"/>
        </w:rPr>
      </w:pPr>
      <w:r w:rsidRPr="00D40831">
        <w:rPr>
          <w:lang w:eastAsia="es-BO"/>
        </w:rPr>
        <w:t>Con el transcurso de los años se fueron publicando varios manuales para los p</w:t>
      </w:r>
      <w:r>
        <w:rPr>
          <w:lang w:eastAsia="es-BO"/>
        </w:rPr>
        <w:t>rofesionales de la atención pre-</w:t>
      </w:r>
      <w:r w:rsidRPr="00D40831">
        <w:rPr>
          <w:lang w:eastAsia="es-BO"/>
        </w:rPr>
        <w:t>hospitalaria, donde se crean normas y</w:t>
      </w:r>
      <w:r>
        <w:rPr>
          <w:lang w:eastAsia="es-BO"/>
        </w:rPr>
        <w:t xml:space="preserve"> cierta</w:t>
      </w:r>
      <w:r w:rsidRPr="00D40831">
        <w:rPr>
          <w:lang w:eastAsia="es-BO"/>
        </w:rPr>
        <w:t xml:space="preserve">s técnicas y tendencias en la atención primaria. En 1974 fueron publicadas las guías de </w:t>
      </w:r>
      <w:r>
        <w:rPr>
          <w:lang w:eastAsia="es-BO"/>
        </w:rPr>
        <w:t>EMS</w:t>
      </w:r>
      <w:r w:rsidRPr="00D40831">
        <w:rPr>
          <w:lang w:eastAsia="es-BO"/>
        </w:rPr>
        <w:t xml:space="preserve"> </w:t>
      </w:r>
      <w:r>
        <w:rPr>
          <w:lang w:eastAsia="es-BO"/>
        </w:rPr>
        <w:t xml:space="preserve">(emergency medical services) </w:t>
      </w:r>
      <w:r w:rsidRPr="00D40831">
        <w:rPr>
          <w:lang w:eastAsia="es-BO"/>
        </w:rPr>
        <w:t>basado en la investigación y la evaluaci</w:t>
      </w:r>
      <w:r>
        <w:rPr>
          <w:lang w:eastAsia="es-BO"/>
        </w:rPr>
        <w:t>ón del rendimiento d</w:t>
      </w:r>
      <w:r w:rsidR="007C494B">
        <w:rPr>
          <w:lang w:eastAsia="es-BO"/>
        </w:rPr>
        <w:t>el sistema. La EMS desarrollo</w:t>
      </w:r>
      <w:r>
        <w:rPr>
          <w:lang w:eastAsia="es-BO"/>
        </w:rPr>
        <w:t xml:space="preserve"> un sistema paramédico “Scoop and Run”</w:t>
      </w:r>
      <w:r w:rsidRPr="00D40831">
        <w:rPr>
          <w:lang w:eastAsia="es-BO"/>
        </w:rPr>
        <w:t>,</w:t>
      </w:r>
      <w:r>
        <w:rPr>
          <w:lang w:eastAsia="es-BO"/>
        </w:rPr>
        <w:t xml:space="preserve"> </w:t>
      </w:r>
      <w:r>
        <w:rPr>
          <w:color w:val="000000"/>
        </w:rPr>
        <w:t>donde se acostumbra a transportar a los pacientes aún en estado inestable, pero que llegará general mente al hospital en un plazo alrededor de los 10 minutos. Esto tiene como meta lograr tener al paciente en un quirófano dentro de la hora especificada. Tampoco hay que perder de vista que el “Scoop and Run” está dirigido a ocuparse de pacientes con trauma potencialmente letal, por lo que una valoración inicial rápida es necesaria para valorar si se hace o no.</w:t>
      </w:r>
      <w:r>
        <w:rPr>
          <w:lang w:eastAsia="es-BO"/>
        </w:rPr>
        <w:t xml:space="preserve"> </w:t>
      </w:r>
      <w:r w:rsidRPr="00E20746">
        <w:rPr>
          <w:lang w:eastAsia="es-BO"/>
        </w:rPr>
        <w:t>L</w:t>
      </w:r>
      <w:r w:rsidRPr="00D40831">
        <w:rPr>
          <w:lang w:eastAsia="es-BO"/>
        </w:rPr>
        <w:t xml:space="preserve">a asociación médica americana reconoció la medicina de urgencias como especialidad; </w:t>
      </w:r>
      <w:r>
        <w:rPr>
          <w:lang w:eastAsia="es-BO"/>
        </w:rPr>
        <w:t xml:space="preserve">la </w:t>
      </w:r>
      <w:r w:rsidRPr="00D40831">
        <w:rPr>
          <w:lang w:eastAsia="es-BO"/>
        </w:rPr>
        <w:t xml:space="preserve">universidad de Pittsburgh contrato </w:t>
      </w:r>
      <w:r>
        <w:rPr>
          <w:lang w:eastAsia="es-BO"/>
        </w:rPr>
        <w:t xml:space="preserve">personal </w:t>
      </w:r>
      <w:r w:rsidRPr="00D40831">
        <w:rPr>
          <w:lang w:eastAsia="es-BO"/>
        </w:rPr>
        <w:t xml:space="preserve">para desarrollar el primer curso de capacitación paramédico a nivel nacional. En donde se formó la Asociación Nacional de los EMT (NAEMT).donde se publicaron los primeros manuales de PHTLS. Posteriormente los fondos federales para los </w:t>
      </w:r>
      <w:r>
        <w:rPr>
          <w:lang w:eastAsia="es-BO"/>
        </w:rPr>
        <w:t>EMS</w:t>
      </w:r>
      <w:r w:rsidRPr="00D40831">
        <w:rPr>
          <w:lang w:eastAsia="es-BO"/>
        </w:rPr>
        <w:t xml:space="preserve"> finalizan siendo ahora responsabilidad de los estados y gobiernos locales.</w:t>
      </w:r>
    </w:p>
    <w:p w14:paraId="1AD4C9CA" w14:textId="3C5F6852" w:rsidR="006C2B34" w:rsidRDefault="006C2B34" w:rsidP="00714E0A">
      <w:pPr>
        <w:rPr>
          <w:lang w:eastAsia="es-BO"/>
        </w:rPr>
      </w:pPr>
      <w:r w:rsidRPr="00D40831">
        <w:rPr>
          <w:lang w:eastAsia="es-BO"/>
        </w:rPr>
        <w:t xml:space="preserve">En nuestro país, </w:t>
      </w:r>
      <w:r w:rsidR="00EC3824">
        <w:rPr>
          <w:lang w:eastAsia="es-BO"/>
        </w:rPr>
        <w:t>la atención pre-hospitalaria tuvo un desarrollo limitado,</w:t>
      </w:r>
      <w:r w:rsidRPr="00D40831">
        <w:rPr>
          <w:lang w:eastAsia="es-BO"/>
        </w:rPr>
        <w:t xml:space="preserve"> esta</w:t>
      </w:r>
      <w:r w:rsidR="00EC3824">
        <w:rPr>
          <w:lang w:eastAsia="es-BO"/>
        </w:rPr>
        <w:t>n</w:t>
      </w:r>
      <w:r w:rsidRPr="00D40831">
        <w:rPr>
          <w:lang w:eastAsia="es-BO"/>
        </w:rPr>
        <w:t>do orientado más al sector privado que al sector público. Los primeros organismos que se encargaron de la atención pre-hospitalaria fueron los diferentes grupos de socorro, con tripulantes voluntarios dentro de sus ambulancias y con niveles de entrenamiento no formal impartidos por las m</w:t>
      </w:r>
      <w:r>
        <w:rPr>
          <w:lang w:eastAsia="es-BO"/>
        </w:rPr>
        <w:t xml:space="preserve">ismas instituciones de </w:t>
      </w:r>
      <w:r>
        <w:rPr>
          <w:lang w:eastAsia="es-BO"/>
        </w:rPr>
        <w:lastRenderedPageBreak/>
        <w:t>socorro, otra limitación seria las ambulancias adaptadas con las que cuentan las empresas que brindan este servicio, ya que adquirir una ambulancia de última tecnología es muy costoso.</w:t>
      </w:r>
    </w:p>
    <w:p w14:paraId="7A52FB20" w14:textId="77777777" w:rsidR="006C2B34" w:rsidRDefault="006C2B34" w:rsidP="00714E0A">
      <w:pPr>
        <w:rPr>
          <w:lang w:eastAsia="es-BO"/>
        </w:rPr>
      </w:pPr>
      <w:r>
        <w:rPr>
          <w:lang w:eastAsia="es-BO"/>
        </w:rPr>
        <w:t>El SEDES encargado de la regulación del servicio de atención pre-hospitalaria ha aplicado modelos de localización y relocalización de ambulancia para poder aprovechar de mejor manera su utilización, así como la categorización por niveles de los centros de salud en todos los municipios de santa cruz.</w:t>
      </w:r>
    </w:p>
    <w:p w14:paraId="5B375A0F" w14:textId="7CA5F9AD" w:rsidR="00185A8D" w:rsidRDefault="000F35FE" w:rsidP="00464C97">
      <w:pPr>
        <w:pStyle w:val="Ttulo1"/>
      </w:pPr>
      <w:bookmarkStart w:id="54" w:name="_Toc417646102"/>
      <w:r>
        <w:t>DESCRIPCIÓN DEL PROBLEMA.</w:t>
      </w:r>
      <w:bookmarkEnd w:id="54"/>
    </w:p>
    <w:p w14:paraId="5B375A10" w14:textId="7787412A" w:rsidR="0082010D" w:rsidRDefault="00DD3607" w:rsidP="0082010D">
      <w:r>
        <w:t xml:space="preserve">La empresa </w:t>
      </w:r>
      <w:r w:rsidRPr="00DD3607">
        <w:t>EMER</w:t>
      </w:r>
      <w:r w:rsidR="0082010D" w:rsidRPr="00DD3607">
        <w:t>CRUZ</w:t>
      </w:r>
      <w:r w:rsidR="0082010D">
        <w:t xml:space="preserve"> brinda el servicio de atención </w:t>
      </w:r>
      <w:r>
        <w:t>pre-hospitalaria</w:t>
      </w:r>
      <w:r w:rsidR="0082010D">
        <w:t xml:space="preserve">, el cual es un proceso crítico y </w:t>
      </w:r>
      <w:r w:rsidR="003F0812">
        <w:t>el más</w:t>
      </w:r>
      <w:r w:rsidR="0082010D">
        <w:t xml:space="preserve"> relevante para la empresa, a continuación se presenta un diagrama en el cual se puede ver la secuencia de este proceso: </w:t>
      </w:r>
    </w:p>
    <w:p w14:paraId="5B375A11" w14:textId="14ADE891" w:rsidR="0082010D" w:rsidRPr="005C54A8" w:rsidRDefault="0082010D" w:rsidP="0082010D">
      <w:pPr>
        <w:rPr>
          <w:b/>
        </w:rPr>
      </w:pPr>
      <w:r>
        <w:t xml:space="preserve"> </w:t>
      </w:r>
      <w:r w:rsidRPr="001701EB">
        <w:rPr>
          <w:noProof/>
          <w:lang w:val="es-ES" w:eastAsia="es-ES"/>
        </w:rPr>
        <w:drawing>
          <wp:inline distT="0" distB="0" distL="0" distR="0" wp14:anchorId="5B375ACE" wp14:editId="42ED3B7D">
            <wp:extent cx="4962525" cy="2505075"/>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98D16BB" w14:textId="3852D73D" w:rsidR="00661D7B" w:rsidRPr="005C54A8" w:rsidRDefault="0046299F" w:rsidP="0046299F">
      <w:pPr>
        <w:pStyle w:val="Descripcin"/>
        <w:rPr>
          <w:i w:val="0"/>
          <w:color w:val="auto"/>
        </w:rPr>
      </w:pPr>
      <w:bookmarkStart w:id="55" w:name="_Toc416858855"/>
      <w:bookmarkStart w:id="56" w:name="_Toc417570004"/>
      <w:r w:rsidRPr="005C54A8">
        <w:rPr>
          <w:b/>
          <w:i w:val="0"/>
          <w:color w:val="auto"/>
        </w:rPr>
        <w:t xml:space="preserve">Figura </w:t>
      </w:r>
      <w:r w:rsidRPr="005C54A8">
        <w:rPr>
          <w:b/>
          <w:i w:val="0"/>
          <w:color w:val="auto"/>
        </w:rPr>
        <w:fldChar w:fldCharType="begin"/>
      </w:r>
      <w:r w:rsidRPr="005C54A8">
        <w:rPr>
          <w:b/>
          <w:i w:val="0"/>
          <w:color w:val="auto"/>
        </w:rPr>
        <w:instrText xml:space="preserve"> SEQ Figura \* ARABIC </w:instrText>
      </w:r>
      <w:r w:rsidRPr="005C54A8">
        <w:rPr>
          <w:b/>
          <w:i w:val="0"/>
          <w:color w:val="auto"/>
        </w:rPr>
        <w:fldChar w:fldCharType="separate"/>
      </w:r>
      <w:r w:rsidR="002870DA">
        <w:rPr>
          <w:b/>
          <w:i w:val="0"/>
          <w:noProof/>
          <w:color w:val="auto"/>
        </w:rPr>
        <w:t>1</w:t>
      </w:r>
      <w:r w:rsidRPr="005C54A8">
        <w:rPr>
          <w:b/>
          <w:i w:val="0"/>
          <w:color w:val="auto"/>
        </w:rPr>
        <w:fldChar w:fldCharType="end"/>
      </w:r>
      <w:r w:rsidR="005C54A8">
        <w:rPr>
          <w:b/>
          <w:i w:val="0"/>
          <w:color w:val="auto"/>
        </w:rPr>
        <w:t>.</w:t>
      </w:r>
      <w:r w:rsidR="00042790" w:rsidRPr="005C54A8">
        <w:rPr>
          <w:i w:val="0"/>
          <w:color w:val="auto"/>
        </w:rPr>
        <w:t xml:space="preserve"> Secuencia de Procesos de </w:t>
      </w:r>
      <w:r w:rsidR="00E16C09" w:rsidRPr="005C54A8">
        <w:rPr>
          <w:i w:val="0"/>
          <w:color w:val="auto"/>
        </w:rPr>
        <w:t>Atención Pre-hospitalaria de la empresa EMERCRUZ</w:t>
      </w:r>
      <w:bookmarkEnd w:id="55"/>
      <w:bookmarkEnd w:id="56"/>
    </w:p>
    <w:p w14:paraId="5B375A12" w14:textId="32586962" w:rsidR="0082010D" w:rsidRPr="0082010D" w:rsidRDefault="0082010D" w:rsidP="00FD1B60">
      <w:pPr>
        <w:pStyle w:val="Ttulo2"/>
        <w:numPr>
          <w:ilvl w:val="1"/>
          <w:numId w:val="8"/>
        </w:numPr>
      </w:pPr>
      <w:bookmarkStart w:id="57" w:name="_Toc417646103"/>
      <w:r w:rsidRPr="0082010D">
        <w:t>Recepción de llamadas y primeros auxilios</w:t>
      </w:r>
      <w:bookmarkEnd w:id="57"/>
      <w:r w:rsidRPr="0082010D">
        <w:t xml:space="preserve"> </w:t>
      </w:r>
      <w:r w:rsidRPr="0082010D">
        <w:tab/>
        <w:t xml:space="preserve"> </w:t>
      </w:r>
    </w:p>
    <w:p w14:paraId="5B375A13" w14:textId="77777777" w:rsidR="0082010D" w:rsidRDefault="0082010D" w:rsidP="0082010D">
      <w:r>
        <w:t>En la recepción de llamadas se cuenta con un operador por turno y una línea telefónica, el operador es la persona encargada del monitoreo de las ambulancias y recepción de llamadas.</w:t>
      </w:r>
    </w:p>
    <w:p w14:paraId="5B375A14" w14:textId="77777777" w:rsidR="0082010D" w:rsidRDefault="0082010D" w:rsidP="0082010D">
      <w:r>
        <w:lastRenderedPageBreak/>
        <w:t>Los tipos de llamadas que atiende el operador son solicitud de afiliación, información y servicio de atención, al realizar este tipo de atención un solo operador con una sola línea telefónica existen dos problemas:</w:t>
      </w:r>
    </w:p>
    <w:p w14:paraId="5B375A15" w14:textId="77777777" w:rsidR="0082010D" w:rsidRPr="00053B0E" w:rsidRDefault="0082010D" w:rsidP="00053B0E">
      <w:pPr>
        <w:pStyle w:val="Prrafodelista"/>
      </w:pPr>
      <w:r w:rsidRPr="00053B0E">
        <w:t xml:space="preserve">Cuando hay concurrencia de llamadas un cliente afiliado no pueda lograr comunicarse debido a que la línea está ocupada. </w:t>
      </w:r>
    </w:p>
    <w:p w14:paraId="5B375A16" w14:textId="0C0A81C9" w:rsidR="0082010D" w:rsidRPr="00053B0E" w:rsidRDefault="0082010D" w:rsidP="00053B0E">
      <w:pPr>
        <w:pStyle w:val="Prrafodelista"/>
      </w:pPr>
      <w:r w:rsidRPr="00053B0E">
        <w:t>Que el operador por realizar el monitoreo de una ambulancia no conteste una llamada y viceversa.</w:t>
      </w:r>
      <w:r w:rsidR="00634D70" w:rsidRPr="00053B0E">
        <w:t xml:space="preserve"> (</w:t>
      </w:r>
      <w:r w:rsidR="0091558A" w:rsidRPr="00053B0E">
        <w:t>A</w:t>
      </w:r>
      <w:r w:rsidR="00634D70" w:rsidRPr="00053B0E">
        <w:t>nexo 3)</w:t>
      </w:r>
    </w:p>
    <w:p w14:paraId="5B375A17" w14:textId="77777777" w:rsidR="0082010D" w:rsidRDefault="0082010D" w:rsidP="0082010D">
      <w:r>
        <w:t>El operador aparte de realizar la recepción de llamadas se encarga de averiguar el estado del paciente y lugar donde está el paciente, luego trata de brindar información a la persona que llamo para que pueda dar primeros auxilios al paciente mientras llega la ambulancia.</w:t>
      </w:r>
    </w:p>
    <w:p w14:paraId="5B375A18" w14:textId="4ED82C9E" w:rsidR="0082010D" w:rsidRPr="0082010D" w:rsidRDefault="0082010D" w:rsidP="00FD1B60">
      <w:pPr>
        <w:pStyle w:val="Ttulo2"/>
        <w:numPr>
          <w:ilvl w:val="1"/>
          <w:numId w:val="8"/>
        </w:numPr>
      </w:pPr>
      <w:bookmarkStart w:id="58" w:name="_Toc417646104"/>
      <w:r w:rsidRPr="0082010D">
        <w:t>Asignación y despacho de ambulancias</w:t>
      </w:r>
      <w:bookmarkEnd w:id="58"/>
    </w:p>
    <w:p w14:paraId="5B375A19" w14:textId="5354C916" w:rsidR="0082010D" w:rsidRDefault="0040240C" w:rsidP="0082010D">
      <w:pPr>
        <w:rPr>
          <w:color w:val="FF0000"/>
        </w:rPr>
      </w:pPr>
      <w:r>
        <w:t>EMER</w:t>
      </w:r>
      <w:r w:rsidR="0082010D">
        <w:t>CRUZ cuenta con cuatro ambulancias, las cuales están distribuidas una por cuadrante como s</w:t>
      </w:r>
      <w:r w:rsidR="00E16C09">
        <w:t>e muestra en el siguiente la figura</w:t>
      </w:r>
      <w:r w:rsidR="0082010D">
        <w:t xml:space="preserve">: </w:t>
      </w:r>
    </w:p>
    <w:p w14:paraId="5B375A1A" w14:textId="77777777" w:rsidR="009E743C" w:rsidRDefault="009E743C" w:rsidP="009E743C">
      <w:pPr>
        <w:jc w:val="center"/>
      </w:pPr>
      <w:r>
        <w:rPr>
          <w:noProof/>
          <w:lang w:val="es-ES" w:eastAsia="es-ES"/>
        </w:rPr>
        <w:drawing>
          <wp:inline distT="0" distB="0" distL="0" distR="0" wp14:anchorId="5B375AD0" wp14:editId="22100D78">
            <wp:extent cx="3894186" cy="275071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Z cuadrantes12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186" cy="2750719"/>
                    </a:xfrm>
                    <a:prstGeom prst="rect">
                      <a:avLst/>
                    </a:prstGeom>
                  </pic:spPr>
                </pic:pic>
              </a:graphicData>
            </a:graphic>
          </wp:inline>
        </w:drawing>
      </w:r>
    </w:p>
    <w:p w14:paraId="1B6AF2F9" w14:textId="067D12F2" w:rsidR="00661D7B" w:rsidRPr="00E12FE7" w:rsidRDefault="00E12FE7" w:rsidP="00E12FE7">
      <w:pPr>
        <w:pStyle w:val="Descripcin"/>
        <w:jc w:val="center"/>
        <w:rPr>
          <w:b/>
          <w:i w:val="0"/>
          <w:color w:val="auto"/>
        </w:rPr>
      </w:pPr>
      <w:bookmarkStart w:id="59" w:name="_Toc416858856"/>
      <w:bookmarkStart w:id="60" w:name="_Toc417570005"/>
      <w:r w:rsidRPr="00E12FE7">
        <w:rPr>
          <w:b/>
          <w:i w:val="0"/>
          <w:color w:val="auto"/>
        </w:rPr>
        <w:t xml:space="preserve">Figura </w:t>
      </w:r>
      <w:r w:rsidRPr="00E12FE7">
        <w:rPr>
          <w:b/>
          <w:i w:val="0"/>
          <w:color w:val="auto"/>
        </w:rPr>
        <w:fldChar w:fldCharType="begin"/>
      </w:r>
      <w:r w:rsidRPr="00E12FE7">
        <w:rPr>
          <w:b/>
          <w:i w:val="0"/>
          <w:color w:val="auto"/>
        </w:rPr>
        <w:instrText xml:space="preserve"> SEQ Figura \* ARABIC </w:instrText>
      </w:r>
      <w:r w:rsidRPr="00E12FE7">
        <w:rPr>
          <w:b/>
          <w:i w:val="0"/>
          <w:color w:val="auto"/>
        </w:rPr>
        <w:fldChar w:fldCharType="separate"/>
      </w:r>
      <w:r w:rsidR="002870DA">
        <w:rPr>
          <w:b/>
          <w:i w:val="0"/>
          <w:noProof/>
          <w:color w:val="auto"/>
        </w:rPr>
        <w:t>2</w:t>
      </w:r>
      <w:r w:rsidRPr="00E12FE7">
        <w:rPr>
          <w:b/>
          <w:i w:val="0"/>
          <w:color w:val="auto"/>
        </w:rPr>
        <w:fldChar w:fldCharType="end"/>
      </w:r>
      <w:r w:rsidR="00661D7B" w:rsidRPr="00E12FE7">
        <w:rPr>
          <w:b/>
          <w:i w:val="0"/>
          <w:color w:val="auto"/>
        </w:rPr>
        <w:t>.</w:t>
      </w:r>
      <w:r w:rsidR="00E16C09" w:rsidRPr="00E12FE7">
        <w:rPr>
          <w:b/>
          <w:i w:val="0"/>
          <w:color w:val="auto"/>
        </w:rPr>
        <w:t xml:space="preserve"> </w:t>
      </w:r>
      <w:r w:rsidR="00E16C09" w:rsidRPr="00E12FE7">
        <w:rPr>
          <w:i w:val="0"/>
          <w:color w:val="auto"/>
        </w:rPr>
        <w:t>Cuadrantes de Posición para Ambulancias</w:t>
      </w:r>
      <w:bookmarkEnd w:id="59"/>
      <w:bookmarkEnd w:id="60"/>
    </w:p>
    <w:p w14:paraId="5B375A1B" w14:textId="77777777" w:rsidR="0082010D" w:rsidRDefault="0082010D" w:rsidP="0082010D">
      <w:r>
        <w:lastRenderedPageBreak/>
        <w:t>El operador se encarga de asignar una ambulancia a la solicitud de servicio de acuerdo a los siguientes criterios:</w:t>
      </w:r>
    </w:p>
    <w:p w14:paraId="5B375A1C" w14:textId="64E67455" w:rsidR="0082010D" w:rsidRPr="00053B0E" w:rsidRDefault="0082010D" w:rsidP="00053B0E">
      <w:pPr>
        <w:pStyle w:val="Prrafodelista"/>
      </w:pPr>
      <w:r w:rsidRPr="00053B0E">
        <w:t xml:space="preserve">La ambulancia </w:t>
      </w:r>
      <w:r w:rsidR="00DE309A" w:rsidRPr="00053B0E">
        <w:t>está</w:t>
      </w:r>
      <w:r w:rsidRPr="00053B0E">
        <w:t xml:space="preserve"> libre y la solicitud de servicio se encuentra en su cuadrante.</w:t>
      </w:r>
    </w:p>
    <w:p w14:paraId="5B375A1D" w14:textId="77777777" w:rsidR="0082010D" w:rsidRPr="00053B0E" w:rsidRDefault="0082010D" w:rsidP="00053B0E">
      <w:pPr>
        <w:pStyle w:val="Prrafodelista"/>
      </w:pPr>
      <w:r w:rsidRPr="00053B0E">
        <w:t>La ambulancia no está libre y la solicitud de servicio se encuentra en su cuadrante, entonces se asigna la ambulancia del cuadrante más cercano.</w:t>
      </w:r>
    </w:p>
    <w:p w14:paraId="5B375A1E" w14:textId="77777777" w:rsidR="0082010D" w:rsidRPr="00053B0E" w:rsidRDefault="0082010D" w:rsidP="00053B0E">
      <w:pPr>
        <w:pStyle w:val="Prrafodelista"/>
      </w:pPr>
      <w:r w:rsidRPr="00053B0E">
        <w:t>La ambulancia sufre un inconveniente que no le permite terminar el servicio, entonces el operador asigna la solicitud de servicio a otra ambulancia.</w:t>
      </w:r>
    </w:p>
    <w:p w14:paraId="5B375A1F" w14:textId="77777777" w:rsidR="0082010D" w:rsidRPr="00053B0E" w:rsidRDefault="0082010D" w:rsidP="00053B0E">
      <w:pPr>
        <w:pStyle w:val="Prrafodelista"/>
      </w:pPr>
      <w:r w:rsidRPr="00053B0E">
        <w:t>El operador realiza la asignación de solicitud de servicio mediante radio.</w:t>
      </w:r>
    </w:p>
    <w:p w14:paraId="5B375A20" w14:textId="39227B3F" w:rsidR="0082010D" w:rsidRPr="0082010D" w:rsidRDefault="0082010D" w:rsidP="00FD1B60">
      <w:pPr>
        <w:pStyle w:val="Ttulo2"/>
        <w:numPr>
          <w:ilvl w:val="1"/>
          <w:numId w:val="8"/>
        </w:numPr>
      </w:pPr>
      <w:bookmarkStart w:id="61" w:name="_Toc417646105"/>
      <w:r w:rsidRPr="0082010D">
        <w:t>Traslado de ambulancia al lugar del incidente</w:t>
      </w:r>
      <w:bookmarkEnd w:id="61"/>
    </w:p>
    <w:p w14:paraId="5B375A21" w14:textId="53299C2B" w:rsidR="0082010D" w:rsidRDefault="0040240C" w:rsidP="0082010D">
      <w:r>
        <w:t>EMER</w:t>
      </w:r>
      <w:r w:rsidR="0082010D">
        <w:t xml:space="preserve">CRUZ cuenta con un sistema de rastreo satelital de pago mensual, donde se puede ver los lugares de congestión vehicular, de esta manera el operador se encarga de especificar el lugar donde el conductor debe de dirigirse, y de ser necesario guía al conductor por la ruta óptima.  </w:t>
      </w:r>
    </w:p>
    <w:p w14:paraId="5B375A23" w14:textId="138189BE" w:rsidR="0082010D" w:rsidRPr="001269D3" w:rsidRDefault="0082010D" w:rsidP="009F7493">
      <w:pPr>
        <w:rPr>
          <w:color w:val="FF0000"/>
        </w:rPr>
      </w:pPr>
      <w:r>
        <w:t xml:space="preserve">El paramédico cuenta con dos bolsos uno rojo el cual es de paro y </w:t>
      </w:r>
      <w:r w:rsidR="0069713E">
        <w:t>otro</w:t>
      </w:r>
      <w:r>
        <w:t xml:space="preserve"> azul para traumas, entonces el paramédico con la información que le </w:t>
      </w:r>
      <w:r w:rsidR="00F60B74">
        <w:t>brinda</w:t>
      </w:r>
      <w:r>
        <w:t xml:space="preserve"> el operador decide cual bolso usar cuando llega al lugar del incidente.</w:t>
      </w:r>
      <w:r w:rsidR="009F7493">
        <w:t xml:space="preserve"> </w:t>
      </w:r>
      <w:r w:rsidR="00634D70" w:rsidRPr="009C05F9">
        <w:rPr>
          <w:color w:val="0070C0"/>
        </w:rPr>
        <w:t>(</w:t>
      </w:r>
      <w:r w:rsidR="00A93044">
        <w:rPr>
          <w:color w:val="0070C0"/>
        </w:rPr>
        <w:t>A</w:t>
      </w:r>
      <w:r w:rsidR="00634D70" w:rsidRPr="009C05F9">
        <w:rPr>
          <w:color w:val="0070C0"/>
        </w:rPr>
        <w:t>nexo</w:t>
      </w:r>
      <w:r w:rsidR="00634D70">
        <w:rPr>
          <w:color w:val="0070C0"/>
        </w:rPr>
        <w:t xml:space="preserve"> 3</w:t>
      </w:r>
      <w:r w:rsidR="00634D70" w:rsidRPr="009C05F9">
        <w:rPr>
          <w:color w:val="0070C0"/>
        </w:rPr>
        <w:t>)</w:t>
      </w:r>
    </w:p>
    <w:p w14:paraId="5B375A24" w14:textId="538D0F5E" w:rsidR="0082010D" w:rsidRPr="0082010D" w:rsidRDefault="0082010D" w:rsidP="00FD1B60">
      <w:pPr>
        <w:pStyle w:val="Ttulo2"/>
        <w:numPr>
          <w:ilvl w:val="1"/>
          <w:numId w:val="8"/>
        </w:numPr>
      </w:pPr>
      <w:bookmarkStart w:id="62" w:name="_Toc417646106"/>
      <w:r w:rsidRPr="0082010D">
        <w:t>Atención pre</w:t>
      </w:r>
      <w:r w:rsidR="00233076">
        <w:t>-</w:t>
      </w:r>
      <w:r w:rsidRPr="0082010D">
        <w:t>hospitalaria</w:t>
      </w:r>
      <w:bookmarkEnd w:id="62"/>
      <w:r w:rsidRPr="0082010D">
        <w:t xml:space="preserve"> </w:t>
      </w:r>
    </w:p>
    <w:p w14:paraId="5B375A26" w14:textId="41BF1D2F" w:rsidR="0082010D" w:rsidRPr="00384526" w:rsidRDefault="0082010D" w:rsidP="009F7493">
      <w:pPr>
        <w:rPr>
          <w:color w:val="FF0000"/>
        </w:rPr>
      </w:pPr>
      <w:r>
        <w:t>Cuando la ambulancia llega al lugar del incidente</w:t>
      </w:r>
      <w:r w:rsidR="00345D72">
        <w:t xml:space="preserve"> el </w:t>
      </w:r>
      <w:del w:id="63" w:author="luis angel barrancos ortiz" w:date="2015-05-29T16:01:00Z">
        <w:r w:rsidR="00345D72" w:rsidDel="005C5236">
          <w:delText xml:space="preserve">conductor </w:delText>
        </w:r>
        <w:r w:rsidDel="005C5236">
          <w:delText xml:space="preserve"> le</w:delText>
        </w:r>
      </w:del>
      <w:ins w:id="64" w:author="luis angel barrancos ortiz" w:date="2015-05-29T16:01:00Z">
        <w:r w:rsidR="005C5236">
          <w:t>conductor le</w:t>
        </w:r>
      </w:ins>
      <w:r>
        <w:t xml:space="preserve"> c</w:t>
      </w:r>
      <w:r w:rsidR="00345D72">
        <w:t>omunica al operador su llegada luego</w:t>
      </w:r>
      <w:r>
        <w:t xml:space="preserve"> el médico procede de una manera rápida </w:t>
      </w:r>
      <w:r w:rsidR="00345D72">
        <w:t>con la atención del paciente</w:t>
      </w:r>
      <w:r w:rsidR="00BB6FC0">
        <w:t xml:space="preserve"> y </w:t>
      </w:r>
      <w:r>
        <w:t xml:space="preserve">mejor preparada gracias a la información </w:t>
      </w:r>
      <w:r w:rsidR="00345D72">
        <w:t>obtenida d</w:t>
      </w:r>
      <w:r>
        <w:t>el operador</w:t>
      </w:r>
      <w:r w:rsidR="009F7493">
        <w:t xml:space="preserve">. </w:t>
      </w:r>
      <w:r w:rsidR="009F7493" w:rsidRPr="009C05F9">
        <w:rPr>
          <w:color w:val="0070C0"/>
        </w:rPr>
        <w:t>(</w:t>
      </w:r>
      <w:r w:rsidR="00E9410F">
        <w:rPr>
          <w:color w:val="0070C0"/>
        </w:rPr>
        <w:t>A</w:t>
      </w:r>
      <w:r w:rsidR="00634D70" w:rsidRPr="009C05F9">
        <w:rPr>
          <w:color w:val="0070C0"/>
        </w:rPr>
        <w:t>nexo</w:t>
      </w:r>
      <w:r w:rsidR="00634D70">
        <w:rPr>
          <w:color w:val="0070C0"/>
        </w:rPr>
        <w:t xml:space="preserve"> 3</w:t>
      </w:r>
      <w:r w:rsidR="009F7493" w:rsidRPr="009C05F9">
        <w:rPr>
          <w:color w:val="0070C0"/>
        </w:rPr>
        <w:t>)</w:t>
      </w:r>
    </w:p>
    <w:p w14:paraId="5B375A27" w14:textId="6323CBC0" w:rsidR="0082010D" w:rsidRPr="0082010D" w:rsidRDefault="0082010D" w:rsidP="00FD1B60">
      <w:pPr>
        <w:pStyle w:val="Ttulo2"/>
        <w:numPr>
          <w:ilvl w:val="1"/>
          <w:numId w:val="8"/>
        </w:numPr>
      </w:pPr>
      <w:bookmarkStart w:id="65" w:name="_Toc417646107"/>
      <w:r w:rsidRPr="0082010D">
        <w:lastRenderedPageBreak/>
        <w:t>Traslado al centro asistencial</w:t>
      </w:r>
      <w:bookmarkEnd w:id="65"/>
    </w:p>
    <w:p w14:paraId="5B375A28" w14:textId="4333137B" w:rsidR="0082010D" w:rsidRDefault="0082010D" w:rsidP="0082010D">
      <w:r>
        <w:t>Los centros de salud están categ</w:t>
      </w:r>
      <w:r w:rsidR="009C05F9">
        <w:t xml:space="preserve">orizados por niveles </w:t>
      </w:r>
      <w:r w:rsidR="00634D70">
        <w:rPr>
          <w:color w:val="0070C0"/>
        </w:rPr>
        <w:t>(</w:t>
      </w:r>
      <w:r w:rsidR="00E9410F">
        <w:rPr>
          <w:color w:val="0070C0"/>
        </w:rPr>
        <w:t>A</w:t>
      </w:r>
      <w:r w:rsidR="009C05F9" w:rsidRPr="009C05F9">
        <w:rPr>
          <w:color w:val="0070C0"/>
        </w:rPr>
        <w:t>nexo</w:t>
      </w:r>
      <w:r w:rsidR="00E9410F">
        <w:rPr>
          <w:color w:val="0070C0"/>
        </w:rPr>
        <w:t xml:space="preserve"> </w:t>
      </w:r>
      <w:r w:rsidR="009C05F9" w:rsidRPr="009C05F9">
        <w:rPr>
          <w:color w:val="0070C0"/>
        </w:rPr>
        <w:t>2</w:t>
      </w:r>
      <w:r w:rsidRPr="009C05F9">
        <w:rPr>
          <w:color w:val="0070C0"/>
        </w:rPr>
        <w:t>)</w:t>
      </w:r>
      <w:r>
        <w:t xml:space="preserve">, de esta manera el operador busca el centro de salud adecuado de acuerdo al estado que define el médico, una vez el operador ha ubicado un centro de salud con el nivel especificado y que tenga espacio disponible, le indica al conductor la ubicación y lo guía de ser necesario. </w:t>
      </w:r>
    </w:p>
    <w:p w14:paraId="5B375A29" w14:textId="6492A1F3" w:rsidR="0082010D" w:rsidRPr="0082010D" w:rsidRDefault="0082010D" w:rsidP="00FD1B60">
      <w:pPr>
        <w:pStyle w:val="Ttulo2"/>
        <w:numPr>
          <w:ilvl w:val="1"/>
          <w:numId w:val="8"/>
        </w:numPr>
      </w:pPr>
      <w:bookmarkStart w:id="66" w:name="_Toc417646108"/>
      <w:r w:rsidRPr="0082010D">
        <w:t>Entrega del paciente con su historia clínica</w:t>
      </w:r>
      <w:bookmarkEnd w:id="66"/>
    </w:p>
    <w:p w14:paraId="5B375A2A" w14:textId="17A2C241" w:rsidR="0082010D" w:rsidRDefault="0082010D" w:rsidP="0082010D">
      <w:r>
        <w:t>Una vez terminado el traslado el medico interna al pacient</w:t>
      </w:r>
      <w:r w:rsidR="009C5494">
        <w:t>e y entrega su historia clínica</w:t>
      </w:r>
      <w:r>
        <w:t xml:space="preserve"> al médico del centro de salud, y luego comunica al operador de la finalización del servicio.</w:t>
      </w:r>
    </w:p>
    <w:p w14:paraId="5B375A2B" w14:textId="26D2421E" w:rsidR="0082010D" w:rsidRDefault="0082010D" w:rsidP="00FD1B60">
      <w:pPr>
        <w:pStyle w:val="Ttulo2"/>
        <w:numPr>
          <w:ilvl w:val="1"/>
          <w:numId w:val="8"/>
        </w:numPr>
      </w:pPr>
      <w:bookmarkStart w:id="67" w:name="_Toc417646109"/>
      <w:r w:rsidRPr="0082010D">
        <w:t>Restablecimiento de recursos</w:t>
      </w:r>
      <w:bookmarkEnd w:id="67"/>
    </w:p>
    <w:p w14:paraId="5B375A2C" w14:textId="77777777" w:rsidR="001269D3" w:rsidRPr="00BF0E39" w:rsidRDefault="001269D3" w:rsidP="001269D3">
      <w:r w:rsidRPr="00BF0E39">
        <w:t>Los recursos se restablecen al terminar un turno, el encargado de iniciar esta operación es el medico de salida del turno, el primer paso es verificar que medicamentos se utilizaron, luego rellena el formulario de descargo de medicamentos y finalmente el encargado de restablecer los medicamentos faltantes es el medico de entrada al turno.</w:t>
      </w:r>
    </w:p>
    <w:p w14:paraId="5B375A2D" w14:textId="77777777" w:rsidR="001269D3" w:rsidRPr="00BF0E39" w:rsidRDefault="001269D3" w:rsidP="001269D3">
      <w:r w:rsidRPr="00BF0E39">
        <w:t>Por otra parte el conductor de salida se encarga de rellenar un formulario indicando de forma detallada el estado de la ambulancia para su posterior mantenimiento.</w:t>
      </w:r>
    </w:p>
    <w:p w14:paraId="5B375A2E" w14:textId="2AF5A28C" w:rsidR="00185A8D" w:rsidRDefault="000F35FE" w:rsidP="00464C97">
      <w:pPr>
        <w:pStyle w:val="Ttulo1"/>
      </w:pPr>
      <w:bookmarkStart w:id="68" w:name="_Toc417646110"/>
      <w:r>
        <w:t>SITUACIÓN PROBLEMÁTICA.</w:t>
      </w:r>
      <w:bookmarkEnd w:id="68"/>
    </w:p>
    <w:p w14:paraId="1154425A" w14:textId="55D3E489" w:rsidR="006C2B34" w:rsidRDefault="006C2B34" w:rsidP="006C2B34">
      <w:r>
        <w:t>La información que brinda el solici</w:t>
      </w:r>
      <w:r w:rsidR="0040240C">
        <w:t>tante del servicio de atención pre-hospitalaria</w:t>
      </w:r>
      <w:r>
        <w:t xml:space="preserve"> con respecto al lugar del incidente no es precisa, sin omitir que el conductor de la ambulancia no cuenta con una herramienta </w:t>
      </w:r>
      <w:r w:rsidR="00EB6F6E">
        <w:t xml:space="preserve">que le permita </w:t>
      </w:r>
      <w:r>
        <w:t>visualizar los lugares de congestión vehicular.</w:t>
      </w:r>
      <w:r w:rsidR="00634D70" w:rsidRPr="00634D70">
        <w:rPr>
          <w:color w:val="0070C0"/>
        </w:rPr>
        <w:t>(</w:t>
      </w:r>
      <w:r w:rsidR="00634D70">
        <w:rPr>
          <w:color w:val="0070C0"/>
        </w:rPr>
        <w:t>Anexo</w:t>
      </w:r>
      <w:r w:rsidR="00F915FC">
        <w:rPr>
          <w:color w:val="0070C0"/>
        </w:rPr>
        <w:t xml:space="preserve"> </w:t>
      </w:r>
      <w:r w:rsidR="00634D70">
        <w:rPr>
          <w:color w:val="0070C0"/>
        </w:rPr>
        <w:t>1</w:t>
      </w:r>
      <w:r w:rsidR="00634D70" w:rsidRPr="00634D70">
        <w:rPr>
          <w:color w:val="0070C0"/>
        </w:rPr>
        <w:t>)</w:t>
      </w:r>
    </w:p>
    <w:p w14:paraId="5B375A30" w14:textId="443E9381" w:rsidR="00185A8D" w:rsidRDefault="000F35FE" w:rsidP="00464C97">
      <w:pPr>
        <w:pStyle w:val="Ttulo1"/>
      </w:pPr>
      <w:bookmarkStart w:id="69" w:name="_Toc417646111"/>
      <w:r>
        <w:lastRenderedPageBreak/>
        <w:t>SITUACIÓN DESEADA.</w:t>
      </w:r>
      <w:bookmarkEnd w:id="69"/>
    </w:p>
    <w:p w14:paraId="6A7F8CAF" w14:textId="01CA873F" w:rsidR="006C2B34" w:rsidRPr="009918A4" w:rsidRDefault="00346EBF" w:rsidP="006C2B34">
      <w:r>
        <w:t>Que e</w:t>
      </w:r>
      <w:r w:rsidR="006C2B34">
        <w:t>l solicitante de se</w:t>
      </w:r>
      <w:r w:rsidR="0040240C">
        <w:t>rvicio de atención pre-hospitalaria</w:t>
      </w:r>
      <w:r w:rsidR="006C2B34">
        <w:t xml:space="preserve"> </w:t>
      </w:r>
      <w:r w:rsidR="0040240C">
        <w:t>otorgue</w:t>
      </w:r>
      <w:r>
        <w:t xml:space="preserve"> </w:t>
      </w:r>
      <w:r w:rsidR="006C2B34">
        <w:t>información exacta de su ubicación desde cualquier punto dentro del perímetr</w:t>
      </w:r>
      <w:r w:rsidR="0040240C">
        <w:t>o de atención de la empresa EMER</w:t>
      </w:r>
      <w:r w:rsidR="006C2B34">
        <w:t>CRUZ y el conductor de la ambulancia tenga conocimiento de los lugares de congestión vehicular.</w:t>
      </w:r>
      <w:r w:rsidR="00CC5C32" w:rsidRPr="00CC5C32">
        <w:rPr>
          <w:color w:val="0070C0"/>
        </w:rPr>
        <w:t xml:space="preserve"> </w:t>
      </w:r>
      <w:r w:rsidR="00CC5C32" w:rsidRPr="00634D70">
        <w:rPr>
          <w:color w:val="0070C0"/>
        </w:rPr>
        <w:t>(</w:t>
      </w:r>
      <w:r w:rsidR="00CC5C32">
        <w:rPr>
          <w:color w:val="0070C0"/>
        </w:rPr>
        <w:t>Anexo 4</w:t>
      </w:r>
      <w:r w:rsidR="00CC5C32" w:rsidRPr="00634D70">
        <w:rPr>
          <w:color w:val="0070C0"/>
        </w:rPr>
        <w:t>)</w:t>
      </w:r>
    </w:p>
    <w:p w14:paraId="5B375A32" w14:textId="00E8F9FF" w:rsidR="00185A8D" w:rsidRDefault="000F35FE" w:rsidP="00464C97">
      <w:pPr>
        <w:pStyle w:val="Ttulo1"/>
      </w:pPr>
      <w:bookmarkStart w:id="70" w:name="_Toc417646112"/>
      <w:r>
        <w:t>OBJETIVOS.</w:t>
      </w:r>
      <w:bookmarkEnd w:id="70"/>
    </w:p>
    <w:p w14:paraId="5B375A33" w14:textId="76BAB550" w:rsidR="00B90631" w:rsidRDefault="00E5573D" w:rsidP="00FD1B60">
      <w:pPr>
        <w:pStyle w:val="Ttulo2"/>
        <w:numPr>
          <w:ilvl w:val="1"/>
          <w:numId w:val="8"/>
        </w:numPr>
      </w:pPr>
      <w:bookmarkStart w:id="71" w:name="_Toc417646113"/>
      <w:r>
        <w:t xml:space="preserve">Objetivo </w:t>
      </w:r>
      <w:r w:rsidRPr="00E5573D">
        <w:t>General</w:t>
      </w:r>
      <w:r w:rsidR="00B90631">
        <w:t>.</w:t>
      </w:r>
      <w:bookmarkEnd w:id="71"/>
    </w:p>
    <w:p w14:paraId="5B375A34" w14:textId="0146CC13" w:rsidR="00B90631" w:rsidRPr="00B90631" w:rsidRDefault="00122DDD" w:rsidP="003C4392">
      <w:r>
        <w:t xml:space="preserve">Desarrollar un </w:t>
      </w:r>
      <w:r w:rsidR="003C4392" w:rsidRPr="00263EEB">
        <w:rPr>
          <w:lang w:val="es-ES"/>
        </w:rPr>
        <w:t xml:space="preserve">Sistema distribuido masivo para </w:t>
      </w:r>
      <w:r w:rsidR="003C4392">
        <w:rPr>
          <w:lang w:val="es-ES"/>
        </w:rPr>
        <w:t xml:space="preserve">la solicitud de atención </w:t>
      </w:r>
      <w:r w:rsidR="009B3E42">
        <w:rPr>
          <w:lang w:val="es-ES"/>
        </w:rPr>
        <w:t xml:space="preserve">     </w:t>
      </w:r>
      <w:r w:rsidR="003C4392" w:rsidRPr="00263EEB">
        <w:rPr>
          <w:lang w:val="es-ES"/>
        </w:rPr>
        <w:t>pre</w:t>
      </w:r>
      <w:r w:rsidR="003C4392">
        <w:rPr>
          <w:lang w:val="es-ES"/>
        </w:rPr>
        <w:t>-</w:t>
      </w:r>
      <w:r w:rsidR="003C4392" w:rsidRPr="00263EEB">
        <w:rPr>
          <w:lang w:val="es-ES"/>
        </w:rPr>
        <w:t>hospitalaria</w:t>
      </w:r>
      <w:r w:rsidR="003C4392">
        <w:rPr>
          <w:lang w:val="es-ES"/>
        </w:rPr>
        <w:t xml:space="preserve"> para clientes afiliados a la empresa EMERCRUZ</w:t>
      </w:r>
      <w:r>
        <w:t>.</w:t>
      </w:r>
      <w:r w:rsidR="00DD3607" w:rsidRPr="00DD3607">
        <w:rPr>
          <w:lang w:val="es-ES"/>
        </w:rPr>
        <w:t xml:space="preserve"> </w:t>
      </w:r>
    </w:p>
    <w:p w14:paraId="5B375A35" w14:textId="42BB966B" w:rsidR="00B90631" w:rsidRDefault="00E5573D" w:rsidP="00FD1B60">
      <w:pPr>
        <w:pStyle w:val="Ttulo2"/>
        <w:numPr>
          <w:ilvl w:val="1"/>
          <w:numId w:val="8"/>
        </w:numPr>
      </w:pPr>
      <w:bookmarkStart w:id="72" w:name="_Toc417646114"/>
      <w:r>
        <w:t>Objetivos Específicos</w:t>
      </w:r>
      <w:r w:rsidR="00B90631">
        <w:t>.</w:t>
      </w:r>
      <w:bookmarkEnd w:id="72"/>
    </w:p>
    <w:p w14:paraId="5B375A36" w14:textId="77777777" w:rsidR="0023086D" w:rsidRPr="00614D24" w:rsidRDefault="0023086D" w:rsidP="00FD1B60">
      <w:pPr>
        <w:pStyle w:val="Prrafodelista"/>
        <w:numPr>
          <w:ilvl w:val="0"/>
          <w:numId w:val="4"/>
        </w:numPr>
      </w:pPr>
      <w:r w:rsidRPr="00614D24">
        <w:rPr>
          <w:rFonts w:cs="Times New Roman"/>
        </w:rPr>
        <w:t>Recolectar la información necesaria por medio de entrevistas.</w:t>
      </w:r>
    </w:p>
    <w:p w14:paraId="5B375A37" w14:textId="77777777" w:rsidR="00CA3143" w:rsidRDefault="00CA3143" w:rsidP="00FD1B60">
      <w:pPr>
        <w:pStyle w:val="Prrafodelista"/>
        <w:numPr>
          <w:ilvl w:val="0"/>
          <w:numId w:val="4"/>
        </w:numPr>
      </w:pPr>
      <w:r w:rsidRPr="008A5585">
        <w:t xml:space="preserve">Analizar la información </w:t>
      </w:r>
      <w:r>
        <w:t>disponible para obtener de forma clara los requerimientos funcionales y no funcionales.</w:t>
      </w:r>
    </w:p>
    <w:p w14:paraId="5B375A38" w14:textId="77777777" w:rsidR="00CA3143" w:rsidRDefault="00CA3143" w:rsidP="00FD1B60">
      <w:pPr>
        <w:pStyle w:val="Prrafodelista"/>
        <w:numPr>
          <w:ilvl w:val="0"/>
          <w:numId w:val="4"/>
        </w:numPr>
      </w:pPr>
      <w:r>
        <w:t>Realizar la captura de requisitos funcionales representándolo como casos de uso, así como la priorización y detalle de los mismos.</w:t>
      </w:r>
    </w:p>
    <w:p w14:paraId="5B375A39" w14:textId="77777777" w:rsidR="00CA3143" w:rsidRPr="00384526" w:rsidRDefault="00CA3143" w:rsidP="00FD1B60">
      <w:pPr>
        <w:pStyle w:val="Prrafodelista"/>
        <w:numPr>
          <w:ilvl w:val="0"/>
          <w:numId w:val="4"/>
        </w:numPr>
        <w:rPr>
          <w:b/>
        </w:rPr>
      </w:pPr>
      <w:r w:rsidRPr="009E63D7">
        <w:t>Elaborar un modelo de casos de uso que represente las funciones del sistema y los actores que hacen uso de ellas.</w:t>
      </w:r>
    </w:p>
    <w:p w14:paraId="5B375A3A" w14:textId="77777777" w:rsidR="00CA3143" w:rsidRPr="00384526" w:rsidRDefault="00CA3143" w:rsidP="00FD1B60">
      <w:pPr>
        <w:pStyle w:val="Prrafodelista"/>
        <w:numPr>
          <w:ilvl w:val="0"/>
          <w:numId w:val="4"/>
        </w:numPr>
        <w:rPr>
          <w:b/>
        </w:rPr>
      </w:pPr>
      <w:r>
        <w:t>Analizar los casos de uso para poder ver los factores dinámicos que existen de forma interna y externa en los mismos.</w:t>
      </w:r>
    </w:p>
    <w:p w14:paraId="5B375A3B" w14:textId="77777777" w:rsidR="00CA3143" w:rsidRPr="00384526" w:rsidRDefault="00CA3143" w:rsidP="00FD1B60">
      <w:pPr>
        <w:pStyle w:val="Prrafodelista"/>
        <w:numPr>
          <w:ilvl w:val="0"/>
          <w:numId w:val="4"/>
        </w:numPr>
        <w:rPr>
          <w:b/>
        </w:rPr>
      </w:pPr>
      <w:r>
        <w:t xml:space="preserve">Realizar el prototipo de las interfaces de usuario. </w:t>
      </w:r>
    </w:p>
    <w:p w14:paraId="5B375A3C" w14:textId="77777777" w:rsidR="00CA3143" w:rsidRPr="008A5585" w:rsidRDefault="00CA3143" w:rsidP="00FD1B60">
      <w:pPr>
        <w:pStyle w:val="Prrafodelista"/>
        <w:numPr>
          <w:ilvl w:val="0"/>
          <w:numId w:val="4"/>
        </w:numPr>
      </w:pPr>
      <w:r w:rsidRPr="008A5585">
        <w:t>D</w:t>
      </w:r>
      <w:r>
        <w:t>iseñar la arquitectura del</w:t>
      </w:r>
      <w:r w:rsidRPr="008A5585">
        <w:t xml:space="preserve"> sistema con la herramienta CASE Enterprise Architect.</w:t>
      </w:r>
    </w:p>
    <w:p w14:paraId="5B375A3D" w14:textId="4FA7400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lastRenderedPageBreak/>
        <w:t xml:space="preserve">Diseñar y estructurar la Base de Datos </w:t>
      </w:r>
      <w:r w:rsidR="00614D24">
        <w:rPr>
          <w:rFonts w:cs="Times New Roman"/>
        </w:rPr>
        <w:t xml:space="preserve">utilizando el </w:t>
      </w:r>
      <w:r w:rsidRPr="00614D24">
        <w:rPr>
          <w:rFonts w:cs="Times New Roman"/>
        </w:rPr>
        <w:t xml:space="preserve">Sistema Gestor de Base de Datos </w:t>
      </w:r>
      <w:ins w:id="73" w:author="luis angel barrancos ortiz" w:date="2015-05-29T16:04:00Z">
        <w:r w:rsidR="005C5236">
          <w:rPr>
            <w:rFonts w:cs="Times New Roman"/>
          </w:rPr>
          <w:t>MySQL.</w:t>
        </w:r>
      </w:ins>
      <w:del w:id="74" w:author="luis angel barrancos ortiz" w:date="2015-05-29T16:04:00Z">
        <w:r w:rsidRPr="00614D24" w:rsidDel="005C5236">
          <w:rPr>
            <w:rFonts w:cs="Times New Roman"/>
          </w:rPr>
          <w:delText>PostgreSQL.</w:delText>
        </w:r>
      </w:del>
    </w:p>
    <w:p w14:paraId="5B375A3E" w14:textId="7777777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t>Diseñar y estructurar la Base de Datos para los dispositivos móvil Android, usando SQLite.</w:t>
      </w:r>
    </w:p>
    <w:p w14:paraId="0A7573BB" w14:textId="59EA1B57" w:rsidR="00101872" w:rsidRPr="00101872" w:rsidRDefault="00101872" w:rsidP="00FD1B60">
      <w:pPr>
        <w:pStyle w:val="Prrafodelista"/>
        <w:numPr>
          <w:ilvl w:val="0"/>
          <w:numId w:val="4"/>
        </w:numPr>
        <w:spacing w:before="0" w:beforeAutospacing="0" w:after="160"/>
        <w:jc w:val="left"/>
        <w:rPr>
          <w:rFonts w:cs="Times New Roman"/>
        </w:rPr>
      </w:pPr>
      <w:r>
        <w:rPr>
          <w:rFonts w:cs="Times New Roman"/>
        </w:rPr>
        <w:t xml:space="preserve">Implementar la aplicación web </w:t>
      </w:r>
      <w:del w:id="75" w:author="luis angel barrancos ortiz" w:date="2015-05-29T16:05:00Z">
        <w:r w:rsidDel="005C5236">
          <w:rPr>
            <w:rFonts w:cs="Times New Roman"/>
          </w:rPr>
          <w:delText>con  el</w:delText>
        </w:r>
      </w:del>
      <w:ins w:id="76" w:author="luis angel barrancos ortiz" w:date="2015-05-29T16:05:00Z">
        <w:r w:rsidR="005C5236">
          <w:rPr>
            <w:rFonts w:cs="Times New Roman"/>
          </w:rPr>
          <w:t>con el</w:t>
        </w:r>
      </w:ins>
      <w:r>
        <w:rPr>
          <w:rFonts w:cs="Times New Roman"/>
        </w:rPr>
        <w:t xml:space="preserve"> </w:t>
      </w:r>
      <w:del w:id="77" w:author="luis angel barrancos ortiz" w:date="2015-05-29T16:05:00Z">
        <w:r w:rsidDel="005C5236">
          <w:rPr>
            <w:rFonts w:cs="Times New Roman"/>
          </w:rPr>
          <w:delText>lenguaje  PHP</w:delText>
        </w:r>
      </w:del>
      <w:ins w:id="78" w:author="luis angel barrancos ortiz" w:date="2015-05-29T16:05:00Z">
        <w:r w:rsidR="005C5236">
          <w:rPr>
            <w:rFonts w:cs="Times New Roman"/>
          </w:rPr>
          <w:t>lenguaje PHP</w:t>
        </w:r>
      </w:ins>
      <w:r>
        <w:rPr>
          <w:rFonts w:cs="Times New Roman"/>
        </w:rPr>
        <w:t>, para un desarrollo ágil y mejor estructurado se utilizara Yii Framework.</w:t>
      </w:r>
    </w:p>
    <w:p w14:paraId="5B375A3F" w14:textId="0A39CB0B" w:rsidR="00B90631" w:rsidRDefault="00CA3143" w:rsidP="00FD1B60">
      <w:pPr>
        <w:pStyle w:val="Prrafodelista"/>
        <w:numPr>
          <w:ilvl w:val="0"/>
          <w:numId w:val="4"/>
        </w:numPr>
        <w:spacing w:before="0" w:beforeAutospacing="0" w:after="160"/>
        <w:jc w:val="left"/>
        <w:rPr>
          <w:rFonts w:cs="Times New Roman"/>
        </w:rPr>
      </w:pPr>
      <w:r w:rsidRPr="00384526">
        <w:t>Implementar la aplicación de acuerdo a lo especificado en los modelos anteriores</w:t>
      </w:r>
      <w:r w:rsidRPr="005C5236">
        <w:rPr>
          <w:rPrChange w:id="79" w:author="luis angel barrancos ortiz" w:date="2015-05-29T16:05:00Z">
            <w:rPr>
              <w:rFonts w:ascii="Times New Roman" w:hAnsi="Times New Roman" w:cs="Times New Roman"/>
              <w:sz w:val="24"/>
              <w:szCs w:val="24"/>
            </w:rPr>
          </w:rPrChange>
        </w:rPr>
        <w:t xml:space="preserve"> utilizando</w:t>
      </w:r>
      <w:r>
        <w:rPr>
          <w:rFonts w:ascii="Times New Roman" w:hAnsi="Times New Roman" w:cs="Times New Roman"/>
          <w:sz w:val="24"/>
          <w:szCs w:val="24"/>
        </w:rPr>
        <w:t xml:space="preserve"> </w:t>
      </w:r>
      <w:r w:rsidR="00E939BB" w:rsidRPr="00614D24">
        <w:rPr>
          <w:rFonts w:cs="Times New Roman"/>
        </w:rPr>
        <w:t>Android Studio</w:t>
      </w:r>
      <w:r w:rsidR="00614D24">
        <w:rPr>
          <w:rFonts w:cs="Times New Roman"/>
        </w:rPr>
        <w:t xml:space="preserve"> con el ADT version</w:t>
      </w:r>
      <w:r w:rsidR="00E939BB" w:rsidRPr="00614D24">
        <w:rPr>
          <w:rFonts w:cs="Times New Roman"/>
        </w:rPr>
        <w:t xml:space="preserve"> </w:t>
      </w:r>
      <w:del w:id="80" w:author="luis angel barrancos ortiz" w:date="2015-05-29T16:06:00Z">
        <w:r w:rsidR="00E939BB" w:rsidRPr="00614D24" w:rsidDel="00FE4A4C">
          <w:rPr>
            <w:rFonts w:cs="Times New Roman"/>
          </w:rPr>
          <w:delText xml:space="preserve">24.0.2  </w:delText>
        </w:r>
        <w:r w:rsidR="00E939BB" w:rsidRPr="00614D24" w:rsidDel="00FE4A4C">
          <w:delText>para</w:delText>
        </w:r>
      </w:del>
      <w:ins w:id="81" w:author="luis angel barrancos ortiz" w:date="2015-05-29T16:06:00Z">
        <w:r w:rsidR="00FE4A4C" w:rsidRPr="00614D24">
          <w:rPr>
            <w:rFonts w:cs="Times New Roman"/>
          </w:rPr>
          <w:t>24.0.2 para</w:t>
        </w:r>
      </w:ins>
      <w:r w:rsidR="00E939BB" w:rsidRPr="00614D24">
        <w:t xml:space="preserve"> dispositivos móviles con sistema operativo android desde la versión 2.3 hasta 5.0.</w:t>
      </w:r>
      <w:r w:rsidR="00E939BB" w:rsidRPr="00614D24">
        <w:rPr>
          <w:rFonts w:cs="Times New Roman"/>
        </w:rPr>
        <w:t>en el lenguaje Java.</w:t>
      </w:r>
    </w:p>
    <w:p w14:paraId="5B375A40" w14:textId="34A1AF33" w:rsidR="00E5573D" w:rsidRPr="00E5573D" w:rsidRDefault="00E5573D" w:rsidP="00FD1B60">
      <w:pPr>
        <w:pStyle w:val="Prrafodelista"/>
        <w:numPr>
          <w:ilvl w:val="0"/>
          <w:numId w:val="4"/>
        </w:numPr>
      </w:pPr>
      <w:r w:rsidRPr="00C80BF4">
        <w:t>Realizar un modelo de pruebas necesarias para la aplicación</w:t>
      </w:r>
      <w:ins w:id="82" w:author="luis angel barrancos ortiz" w:date="2015-05-29T16:06:00Z">
        <w:r w:rsidR="00FE4A4C">
          <w:t xml:space="preserve"> para hallar y corregir defectos.</w:t>
        </w:r>
      </w:ins>
      <w:del w:id="83" w:author="luis angel barrancos ortiz" w:date="2015-05-29T16:06:00Z">
        <w:r w:rsidRPr="00C80BF4" w:rsidDel="00FE4A4C">
          <w:delText>.</w:delText>
        </w:r>
      </w:del>
    </w:p>
    <w:p w14:paraId="5B375A41" w14:textId="3C270D1F" w:rsidR="00185A8D" w:rsidRDefault="000F35FE" w:rsidP="00464C97">
      <w:pPr>
        <w:pStyle w:val="Ttulo1"/>
      </w:pPr>
      <w:bookmarkStart w:id="84" w:name="_Toc417646115"/>
      <w:r>
        <w:t>ALCANCE.</w:t>
      </w:r>
      <w:bookmarkEnd w:id="84"/>
    </w:p>
    <w:p w14:paraId="5B375A42" w14:textId="08C8F7A3" w:rsidR="00B44A9E" w:rsidRDefault="00B44A9E" w:rsidP="00FD1B60">
      <w:pPr>
        <w:pStyle w:val="Ttulo2"/>
        <w:numPr>
          <w:ilvl w:val="1"/>
          <w:numId w:val="8"/>
        </w:numPr>
      </w:pPr>
      <w:bookmarkStart w:id="85" w:name="_Toc417646116"/>
      <w:r>
        <w:t>Requisitos Funcionales</w:t>
      </w:r>
      <w:bookmarkEnd w:id="85"/>
    </w:p>
    <w:p w14:paraId="5B375A43" w14:textId="0926D45A" w:rsidR="00B44A9E" w:rsidRDefault="00B44A9E" w:rsidP="00FD1B60">
      <w:pPr>
        <w:pStyle w:val="Ttulo3"/>
        <w:numPr>
          <w:ilvl w:val="2"/>
          <w:numId w:val="8"/>
        </w:numPr>
      </w:pPr>
      <w:bookmarkStart w:id="86" w:name="_Toc417646117"/>
      <w:r>
        <w:t>Aplicación Móvil Paciente</w:t>
      </w:r>
      <w:bookmarkEnd w:id="86"/>
    </w:p>
    <w:p w14:paraId="5B375A44" w14:textId="4914AAB6" w:rsidR="00B44A9E" w:rsidRDefault="00B44A9E" w:rsidP="00FD1B60">
      <w:pPr>
        <w:pStyle w:val="Prrafodelista"/>
        <w:numPr>
          <w:ilvl w:val="0"/>
          <w:numId w:val="10"/>
        </w:numPr>
      </w:pPr>
      <w:r w:rsidRPr="00EC3824">
        <w:rPr>
          <w:b/>
        </w:rPr>
        <w:t>Solicitud de afiliación:</w:t>
      </w:r>
      <w:r>
        <w:t xml:space="preserve"> El usuario interesado en contratar el servicio de ambulancia, deberá hacer una solicitud mediante la aplicación móvil introduciendo </w:t>
      </w:r>
      <w:ins w:id="87" w:author="luis angel barrancos ortiz" w:date="2015-05-29T16:08:00Z">
        <w:r w:rsidR="00FE4A4C">
          <w:t>sus datos personales.</w:t>
        </w:r>
      </w:ins>
      <w:del w:id="88" w:author="luis angel barrancos ortiz" w:date="2015-05-29T16:08:00Z">
        <w:r w:rsidDel="00FE4A4C">
          <w:delText xml:space="preserve">información categorizada de la siguiente manera: datos personales e historia clínica, una vez introducida la información exigida deberá enviar su solicitud de afiliación para que sea procesada. </w:delText>
        </w:r>
      </w:del>
    </w:p>
    <w:p w14:paraId="5B375A45" w14:textId="77777777" w:rsidR="00B44A9E" w:rsidRDefault="00B44A9E" w:rsidP="00FD1B60">
      <w:pPr>
        <w:pStyle w:val="Prrafodelista"/>
        <w:numPr>
          <w:ilvl w:val="0"/>
          <w:numId w:val="10"/>
        </w:numPr>
      </w:pPr>
      <w:r w:rsidRPr="00EC3824">
        <w:rPr>
          <w:b/>
        </w:rPr>
        <w:t>Acceso rápido por gestos (gestures):</w:t>
      </w:r>
      <w:r>
        <w:t xml:space="preserve"> Esta aplicación se utilizara en casos de emergencia por lo tanto debe ser de fácil acceso, entonces el usuario accederá a la aplicación mediante algún gesto predefinido por él.</w:t>
      </w:r>
    </w:p>
    <w:p w14:paraId="5B375A46" w14:textId="77777777" w:rsidR="00B44A9E" w:rsidRDefault="00B44A9E" w:rsidP="00FD1B60">
      <w:pPr>
        <w:pStyle w:val="Prrafodelista"/>
        <w:numPr>
          <w:ilvl w:val="0"/>
          <w:numId w:val="10"/>
        </w:numPr>
      </w:pPr>
      <w:r w:rsidRPr="00EC3824">
        <w:rPr>
          <w:b/>
        </w:rPr>
        <w:t xml:space="preserve">Autenticación por gestos (gestures): </w:t>
      </w:r>
      <w:r>
        <w:t>En el caso que otra persona tenga el smartphone de un cliente afiliado y quiera acceder a la aplicación, dicha persona no podrá por que tendrá que introducir el gesto definido por el cliente afiliado.</w:t>
      </w:r>
    </w:p>
    <w:p w14:paraId="5B375A47" w14:textId="77777777" w:rsidR="00B44A9E" w:rsidRDefault="00B44A9E" w:rsidP="00FD1B60">
      <w:pPr>
        <w:pStyle w:val="Prrafodelista"/>
        <w:numPr>
          <w:ilvl w:val="0"/>
          <w:numId w:val="10"/>
        </w:numPr>
      </w:pPr>
      <w:r w:rsidRPr="00EC3824">
        <w:rPr>
          <w:b/>
        </w:rPr>
        <w:lastRenderedPageBreak/>
        <w:t>Solicitud de ambulancia:</w:t>
      </w:r>
      <w:r>
        <w:t xml:space="preserve"> Cuando el usuario ingrese a la aplicación una vez su solicitud de afiliación haya sido aprobada, al usuario se le desplegara un mapa en el cual el podrá ver por dónde está la ambulancia solicitada si previamente él ha seleccionado la opción de “solicitar ambulancia”.</w:t>
      </w:r>
    </w:p>
    <w:p w14:paraId="5B375A48" w14:textId="77777777" w:rsidR="00B44A9E" w:rsidRDefault="00B44A9E" w:rsidP="00FD1B60">
      <w:pPr>
        <w:pStyle w:val="Prrafodelista"/>
        <w:numPr>
          <w:ilvl w:val="0"/>
          <w:numId w:val="10"/>
        </w:numPr>
      </w:pPr>
      <w:r w:rsidRPr="00EC3824">
        <w:rPr>
          <w:b/>
        </w:rPr>
        <w:t>Primeros auxilios:</w:t>
      </w:r>
      <w:r>
        <w:t xml:space="preserve"> El usuario tendrá acceso a información que pueda ser de ayuda para que una persona inexperta pueda brindarle auxilio mientras la ambulancia llega, esta información estará categorizada en adultos y niños, la que a su vez estarán subdivididas en cardiología y traumas.</w:t>
      </w:r>
    </w:p>
    <w:p w14:paraId="5B375A49" w14:textId="77777777" w:rsidR="00B44A9E" w:rsidRDefault="00B44A9E" w:rsidP="00FD1B60">
      <w:pPr>
        <w:pStyle w:val="Prrafodelista"/>
        <w:numPr>
          <w:ilvl w:val="0"/>
          <w:numId w:val="10"/>
        </w:numPr>
      </w:pPr>
      <w:r w:rsidRPr="00EC3824">
        <w:rPr>
          <w:b/>
        </w:rPr>
        <w:t>Notificaciones:</w:t>
      </w:r>
      <w:r>
        <w:t xml:space="preserve"> El paciente afiliado recibirá las siguientes notificaciones:</w:t>
      </w:r>
    </w:p>
    <w:p w14:paraId="5B375A4A" w14:textId="77777777" w:rsidR="00B44A9E" w:rsidRDefault="00B44A9E" w:rsidP="00FD1B60">
      <w:pPr>
        <w:pStyle w:val="Prrafodelista"/>
        <w:numPr>
          <w:ilvl w:val="0"/>
          <w:numId w:val="2"/>
        </w:numPr>
      </w:pPr>
      <w:r>
        <w:t>Notificación por confirmación de afiliación.</w:t>
      </w:r>
    </w:p>
    <w:p w14:paraId="5B375A4B" w14:textId="77777777" w:rsidR="00B44A9E" w:rsidRDefault="00B44A9E" w:rsidP="00FD1B60">
      <w:pPr>
        <w:pStyle w:val="Prrafodelista"/>
        <w:numPr>
          <w:ilvl w:val="0"/>
          <w:numId w:val="2"/>
        </w:numPr>
      </w:pPr>
      <w:r>
        <w:t>Notificación por confirmación de solicitud de ambulancia.</w:t>
      </w:r>
    </w:p>
    <w:p w14:paraId="5B375A4C" w14:textId="5FB3EB41" w:rsidR="00B44A9E" w:rsidRDefault="00B44A9E" w:rsidP="00FD1B60">
      <w:pPr>
        <w:pStyle w:val="Ttulo3"/>
        <w:numPr>
          <w:ilvl w:val="2"/>
          <w:numId w:val="8"/>
        </w:numPr>
      </w:pPr>
      <w:bookmarkStart w:id="89" w:name="_Toc417646118"/>
      <w:r>
        <w:t>Aplicación Móvil Ambulancia</w:t>
      </w:r>
      <w:bookmarkEnd w:id="89"/>
    </w:p>
    <w:p w14:paraId="5B375A4D" w14:textId="77777777" w:rsidR="00B44A9E" w:rsidRDefault="00B44A9E" w:rsidP="00FD1B60">
      <w:pPr>
        <w:pStyle w:val="Prrafodelista"/>
        <w:numPr>
          <w:ilvl w:val="0"/>
          <w:numId w:val="9"/>
        </w:numPr>
      </w:pPr>
      <w:r w:rsidRPr="00EC3824">
        <w:rPr>
          <w:b/>
        </w:rPr>
        <w:t>Atender paciente:</w:t>
      </w:r>
      <w:r>
        <w:t xml:space="preserve"> Cuando un cliente afiliado realice la solicitud de ambulancia inmediatamente le llegara una notificación a la aplicación móvil de la ambulancia y a su vez se le trazara sobre el mapa la ruta más corta hacia el destino.</w:t>
      </w:r>
    </w:p>
    <w:p w14:paraId="5B375A4E" w14:textId="28D3F868" w:rsidR="00B44A9E" w:rsidRDefault="007F67AC" w:rsidP="00FD1B60">
      <w:pPr>
        <w:pStyle w:val="Prrafodelista"/>
        <w:numPr>
          <w:ilvl w:val="0"/>
          <w:numId w:val="9"/>
        </w:numPr>
      </w:pPr>
      <w:r>
        <w:rPr>
          <w:b/>
        </w:rPr>
        <w:t>Trazado de</w:t>
      </w:r>
      <w:r w:rsidR="00B44A9E" w:rsidRPr="00EC3824">
        <w:rPr>
          <w:b/>
        </w:rPr>
        <w:t xml:space="preserve"> ruta: </w:t>
      </w:r>
      <w:r w:rsidR="00B44A9E">
        <w:t xml:space="preserve">Una vez </w:t>
      </w:r>
      <w:r>
        <w:t>hecha la solicitud</w:t>
      </w:r>
      <w:r w:rsidR="001F21C5">
        <w:t xml:space="preserve"> por parte del cliente o del conductor de la </w:t>
      </w:r>
      <w:r>
        <w:t>ambulancia</w:t>
      </w:r>
      <w:r w:rsidR="001F21C5">
        <w:t>,</w:t>
      </w:r>
      <w:r w:rsidR="00F803A6">
        <w:t xml:space="preserve"> se procesará el trazado de ruta en base a los puntos de congestión previamente identificados por los conductores en días anteriores y almacenados en la base de datos, con esta información el servidor procederá a buscar la ruta más adecuada hacia el destino establecido</w:t>
      </w:r>
      <w:r w:rsidR="00B44A9E">
        <w:t xml:space="preserve">. </w:t>
      </w:r>
    </w:p>
    <w:p w14:paraId="5B375A4F" w14:textId="77777777" w:rsidR="00B44A9E" w:rsidRDefault="00B44A9E" w:rsidP="00FD1B60">
      <w:pPr>
        <w:pStyle w:val="Prrafodelista"/>
        <w:numPr>
          <w:ilvl w:val="0"/>
          <w:numId w:val="9"/>
        </w:numPr>
      </w:pPr>
      <w:r w:rsidRPr="00EC3824">
        <w:rPr>
          <w:b/>
        </w:rPr>
        <w:t>Paciente atendido:</w:t>
      </w:r>
      <w:r>
        <w:t xml:space="preserve"> Finalmente cuando el paciente haya sido dejado en el centro médico el doctor deberá presionar la opción de paciente atendido para así marcarse como libre.</w:t>
      </w:r>
    </w:p>
    <w:p w14:paraId="5B375A50" w14:textId="77777777" w:rsidR="00B44A9E" w:rsidRDefault="00B44A9E" w:rsidP="00FD1B60">
      <w:pPr>
        <w:pStyle w:val="Prrafodelista"/>
        <w:numPr>
          <w:ilvl w:val="0"/>
          <w:numId w:val="9"/>
        </w:numPr>
      </w:pPr>
      <w:r w:rsidRPr="00EC3824">
        <w:rPr>
          <w:b/>
        </w:rPr>
        <w:lastRenderedPageBreak/>
        <w:t>Visualizar historia del paciente:</w:t>
      </w:r>
      <w:r>
        <w:t xml:space="preserve"> Presionando sobre el marker que corresponde al paciente que solicito la ambulancia se le desplegara la historia médica sobre dicho paciente.</w:t>
      </w:r>
    </w:p>
    <w:p w14:paraId="5B375A51" w14:textId="204D2D48" w:rsidR="00B44A9E" w:rsidDel="00FE4A4C" w:rsidRDefault="00B44A9E" w:rsidP="00FD1B60">
      <w:pPr>
        <w:pStyle w:val="Prrafodelista"/>
        <w:numPr>
          <w:ilvl w:val="0"/>
          <w:numId w:val="9"/>
        </w:numPr>
        <w:rPr>
          <w:del w:id="90" w:author="luis angel barrancos ortiz" w:date="2015-05-29T16:09:00Z"/>
        </w:rPr>
      </w:pPr>
      <w:del w:id="91" w:author="luis angel barrancos ortiz" w:date="2015-05-29T16:09:00Z">
        <w:r w:rsidRPr="00EC3824" w:rsidDel="00FE4A4C">
          <w:rPr>
            <w:b/>
          </w:rPr>
          <w:delText>Registrar estado de la ambulancia:</w:delText>
        </w:r>
        <w:r w:rsidDel="00FE4A4C">
          <w:delText xml:space="preserve"> Cuando concluya el turno de un conductor este deberá registrar el actual estado de la ambulancia con el fin de que se haga los reparos correspondientes, la información que se registrara será referente a las partes mecánicas de la ambulancia y los nombres del conductor de salida y el de entrada.</w:delText>
        </w:r>
      </w:del>
    </w:p>
    <w:p w14:paraId="5B375A52" w14:textId="77777777" w:rsidR="00B44A9E" w:rsidRDefault="00B44A9E" w:rsidP="00FD1B60">
      <w:pPr>
        <w:pStyle w:val="Prrafodelista"/>
        <w:numPr>
          <w:ilvl w:val="0"/>
          <w:numId w:val="9"/>
        </w:numPr>
      </w:pPr>
      <w:r w:rsidRPr="00EC3824">
        <w:rPr>
          <w:b/>
        </w:rPr>
        <w:t>Filtrar centros médicos:</w:t>
      </w:r>
      <w:r>
        <w:t xml:space="preserve"> El mapa contara con un filtro para que de esta manera el conductor pueda encontrar de manera más rápida un centro médico específico.</w:t>
      </w:r>
    </w:p>
    <w:p w14:paraId="5B375A53" w14:textId="77777777" w:rsidR="00B44A9E" w:rsidRDefault="00B44A9E" w:rsidP="00FD1B60">
      <w:pPr>
        <w:pStyle w:val="Prrafodelista"/>
        <w:numPr>
          <w:ilvl w:val="0"/>
          <w:numId w:val="9"/>
        </w:numPr>
      </w:pPr>
      <w:r w:rsidRPr="00EC3824">
        <w:rPr>
          <w:b/>
        </w:rPr>
        <w:t>Notificaciones:</w:t>
      </w:r>
      <w:r>
        <w:t xml:space="preserve"> El conductor y el doctor recibirán las siguientes notificaciones:</w:t>
      </w:r>
    </w:p>
    <w:p w14:paraId="5B375A54" w14:textId="77777777" w:rsidR="00B44A9E" w:rsidRDefault="00B44A9E" w:rsidP="00FD1B60">
      <w:pPr>
        <w:pStyle w:val="Prrafodelista"/>
        <w:numPr>
          <w:ilvl w:val="0"/>
          <w:numId w:val="3"/>
        </w:numPr>
      </w:pPr>
      <w:r>
        <w:t>Notificación de solicitud de ambulancia.</w:t>
      </w:r>
    </w:p>
    <w:p w14:paraId="5B375A55" w14:textId="77777777" w:rsidR="00B44A9E" w:rsidRDefault="00B44A9E" w:rsidP="00FD1B60">
      <w:pPr>
        <w:pStyle w:val="Prrafodelista"/>
        <w:numPr>
          <w:ilvl w:val="0"/>
          <w:numId w:val="3"/>
        </w:numPr>
      </w:pPr>
      <w:r>
        <w:t>Notificación de registro de datos de nuevo cliente afiliado o actualización de datos de cliente afiliado.</w:t>
      </w:r>
    </w:p>
    <w:p w14:paraId="5B375A56" w14:textId="38EF19D3" w:rsidR="00B44A9E" w:rsidRDefault="00B44A9E" w:rsidP="00FD1B60">
      <w:pPr>
        <w:pStyle w:val="Ttulo3"/>
        <w:numPr>
          <w:ilvl w:val="2"/>
          <w:numId w:val="8"/>
        </w:numPr>
      </w:pPr>
      <w:bookmarkStart w:id="92" w:name="_Toc417646119"/>
      <w:r>
        <w:t>Aplicación Web</w:t>
      </w:r>
      <w:r w:rsidR="00EB6F6E">
        <w:t xml:space="preserve"> Operador</w:t>
      </w:r>
      <w:bookmarkEnd w:id="92"/>
      <w:r>
        <w:tab/>
      </w:r>
    </w:p>
    <w:p w14:paraId="5B375A57" w14:textId="77777777" w:rsidR="00B44A9E" w:rsidRDefault="00B44A9E" w:rsidP="00FD1B60">
      <w:pPr>
        <w:pStyle w:val="Prrafodelista"/>
        <w:numPr>
          <w:ilvl w:val="0"/>
          <w:numId w:val="11"/>
        </w:numPr>
      </w:pPr>
      <w:r w:rsidRPr="007163A1">
        <w:rPr>
          <w:b/>
        </w:rPr>
        <w:t>Confirmación de afiliación:</w:t>
      </w:r>
      <w:r>
        <w:t xml:space="preserve"> Cuando un cliente ha solicitado afiliarse le llegara la solicitud al encargado de la central de monitoreo, el cual se encargara de procesar las solicitudes.</w:t>
      </w:r>
    </w:p>
    <w:p w14:paraId="5B375A58" w14:textId="03CD6670" w:rsidR="00B44A9E" w:rsidDel="00FE4A4C" w:rsidRDefault="00B44A9E" w:rsidP="00FD1B60">
      <w:pPr>
        <w:pStyle w:val="Prrafodelista"/>
        <w:numPr>
          <w:ilvl w:val="0"/>
          <w:numId w:val="11"/>
        </w:numPr>
        <w:rPr>
          <w:del w:id="93" w:author="luis angel barrancos ortiz" w:date="2015-05-29T16:10:00Z"/>
        </w:rPr>
      </w:pPr>
      <w:del w:id="94" w:author="luis angel barrancos ortiz" w:date="2015-05-29T16:10:00Z">
        <w:r w:rsidRPr="007163A1" w:rsidDel="00FE4A4C">
          <w:rPr>
            <w:b/>
          </w:rPr>
          <w:delText>Verificar ambulancia:</w:delText>
        </w:r>
        <w:r w:rsidDel="00FE4A4C">
          <w:delText xml:space="preserve"> Cuando alguna ambulancia se registra con una falla se le envía una notificación al encargado de la central de monitoreo, luego de esto él puede ver el estado de la ambulancia mediante la aplicación web para poder tomar las medidas necesarias.</w:delText>
        </w:r>
      </w:del>
    </w:p>
    <w:p w14:paraId="5B375A59" w14:textId="77777777" w:rsidR="00B44A9E" w:rsidRDefault="00B44A9E" w:rsidP="00FD1B60">
      <w:pPr>
        <w:pStyle w:val="Prrafodelista"/>
        <w:numPr>
          <w:ilvl w:val="0"/>
          <w:numId w:val="11"/>
        </w:numPr>
      </w:pPr>
      <w:r w:rsidRPr="007163A1">
        <w:rPr>
          <w:b/>
        </w:rPr>
        <w:t>Solicitud de ambulancia por llamada:</w:t>
      </w:r>
      <w:r>
        <w:t xml:space="preserve"> Cuando se confirma la solicitud de un cliente se le dará una manilla con un id y el número de celular de la empresa para el caso de que el smartphone del cliente afiliado este con desperfecto y este sufra un problema de salud otra persona ajena pueda solicitar ambulancia dando el id del paciente afiliado, una vez se haya confirmado con el id del cliente afiliado el encargado de la central de monitoreo podrá hacer la solicitud de una ambulancia a la dirección que le provean.</w:t>
      </w:r>
    </w:p>
    <w:p w14:paraId="5B375A5A" w14:textId="77777777" w:rsidR="00B44A9E" w:rsidRDefault="00B44A9E" w:rsidP="00FD1B60">
      <w:pPr>
        <w:pStyle w:val="Prrafodelista"/>
        <w:numPr>
          <w:ilvl w:val="0"/>
          <w:numId w:val="11"/>
        </w:numPr>
      </w:pPr>
      <w:r w:rsidRPr="007163A1">
        <w:rPr>
          <w:b/>
        </w:rPr>
        <w:t>Filtro de dirección:</w:t>
      </w:r>
      <w:r>
        <w:t xml:space="preserve"> Se vio muy conveniente que el encargado de la central de monitoreo cuente con un filtro en el mapa para así poder encontrar un lugar de manera más rápida.</w:t>
      </w:r>
    </w:p>
    <w:p w14:paraId="5B375A5B" w14:textId="77777777" w:rsidR="00B44A9E" w:rsidRDefault="006A3BF6" w:rsidP="00FD1B60">
      <w:pPr>
        <w:pStyle w:val="Prrafodelista"/>
        <w:numPr>
          <w:ilvl w:val="0"/>
          <w:numId w:val="11"/>
        </w:numPr>
      </w:pPr>
      <w:r w:rsidRPr="007163A1">
        <w:rPr>
          <w:b/>
        </w:rPr>
        <w:lastRenderedPageBreak/>
        <w:t>Notificaciones</w:t>
      </w:r>
      <w:r w:rsidR="00B44A9E" w:rsidRPr="007163A1">
        <w:rPr>
          <w:b/>
        </w:rPr>
        <w:t>:</w:t>
      </w:r>
      <w:r w:rsidR="00B44A9E">
        <w:t xml:space="preserve"> El encargado de la central de monitoreo recibirá las siguientes notificaciones:</w:t>
      </w:r>
    </w:p>
    <w:p w14:paraId="5B375A5C" w14:textId="77777777" w:rsidR="00B44A9E" w:rsidRDefault="00B44A9E" w:rsidP="00FD1B60">
      <w:pPr>
        <w:pStyle w:val="Prrafodelista"/>
        <w:numPr>
          <w:ilvl w:val="0"/>
          <w:numId w:val="1"/>
        </w:numPr>
      </w:pPr>
      <w:r>
        <w:t>Notificación de solicitud de afiliación.</w:t>
      </w:r>
    </w:p>
    <w:p w14:paraId="5B375A5D" w14:textId="77777777" w:rsidR="00B44A9E" w:rsidRDefault="00B44A9E" w:rsidP="00FD1B60">
      <w:pPr>
        <w:pStyle w:val="Prrafodelista"/>
        <w:numPr>
          <w:ilvl w:val="0"/>
          <w:numId w:val="1"/>
        </w:numPr>
      </w:pPr>
      <w:r>
        <w:t>Notificación de desperfecto en la ambulancia.</w:t>
      </w:r>
    </w:p>
    <w:p w14:paraId="5B375A5E" w14:textId="77777777" w:rsidR="00B44A9E" w:rsidRDefault="00B44A9E" w:rsidP="006A3BF6">
      <w:pPr>
        <w:pStyle w:val="Ttulo2"/>
      </w:pPr>
      <w:bookmarkStart w:id="95" w:name="_Toc417646120"/>
      <w:r>
        <w:t>b.</w:t>
      </w:r>
      <w:r>
        <w:tab/>
        <w:t>Requisitos No Funcionales</w:t>
      </w:r>
      <w:bookmarkEnd w:id="95"/>
    </w:p>
    <w:p w14:paraId="5B375A5F" w14:textId="77777777" w:rsidR="00B05DB4" w:rsidRDefault="00B05DB4" w:rsidP="00B05DB4">
      <w:pPr>
        <w:rPr>
          <w:b/>
        </w:rPr>
      </w:pPr>
      <w:r w:rsidRPr="00E86793">
        <w:rPr>
          <w:b/>
        </w:rPr>
        <w:t>Calidad.</w:t>
      </w:r>
    </w:p>
    <w:p w14:paraId="5B375A60" w14:textId="77777777" w:rsidR="00E86793" w:rsidRPr="00053B0E" w:rsidRDefault="00E86793" w:rsidP="00053B0E">
      <w:pPr>
        <w:pStyle w:val="Prrafodelista"/>
      </w:pPr>
      <w:r w:rsidRPr="00053B0E">
        <w:t xml:space="preserve">El Software presentara normas de codificación y documentación de código mediante estándares de programación para el lenguaje java.  </w:t>
      </w:r>
    </w:p>
    <w:p w14:paraId="5B375A61" w14:textId="77777777" w:rsidR="00E86793" w:rsidRPr="00053B0E" w:rsidRDefault="00E86793" w:rsidP="00053B0E">
      <w:pPr>
        <w:pStyle w:val="Prrafodelista"/>
      </w:pPr>
      <w:r w:rsidRPr="00053B0E">
        <w:t>Para un fácil manejo del software se contara con un manual de usuario.</w:t>
      </w:r>
    </w:p>
    <w:p w14:paraId="5B375A62" w14:textId="77777777" w:rsidR="00E86793" w:rsidRPr="00053B0E" w:rsidRDefault="00E86793" w:rsidP="00053B0E">
      <w:pPr>
        <w:pStyle w:val="Prrafodelista"/>
      </w:pPr>
      <w:r w:rsidRPr="00053B0E">
        <w:t>Para el desarrollo de software se utilizara el P.U.D.S.</w:t>
      </w:r>
    </w:p>
    <w:p w14:paraId="5B375A63" w14:textId="77777777" w:rsidR="00E86793" w:rsidRPr="00E86793" w:rsidRDefault="00E86793" w:rsidP="00E86793">
      <w:pPr>
        <w:rPr>
          <w:b/>
        </w:rPr>
      </w:pPr>
      <w:r>
        <w:rPr>
          <w:b/>
        </w:rPr>
        <w:t xml:space="preserve">Restricción. </w:t>
      </w:r>
    </w:p>
    <w:p w14:paraId="5B375A64" w14:textId="77777777" w:rsidR="00B44A9E" w:rsidRPr="00053B0E" w:rsidRDefault="00B44A9E" w:rsidP="00053B0E">
      <w:pPr>
        <w:pStyle w:val="Prrafodelista"/>
      </w:pPr>
      <w:r w:rsidRPr="00053B0E">
        <w:t>El front-end de la aplicación web será desarrollado con Html5.</w:t>
      </w:r>
    </w:p>
    <w:p w14:paraId="5B375A65" w14:textId="438108DA" w:rsidR="00B44A9E" w:rsidRPr="00053B0E" w:rsidRDefault="00B44A9E" w:rsidP="00053B0E">
      <w:pPr>
        <w:pStyle w:val="Prrafodelista"/>
      </w:pPr>
      <w:r w:rsidRPr="00053B0E">
        <w:t xml:space="preserve">El back-end de la aplicación web será desarrollado con </w:t>
      </w:r>
      <w:del w:id="96" w:author="luis angel barrancos ortiz" w:date="2015-05-29T16:11:00Z">
        <w:r w:rsidRPr="00053B0E" w:rsidDel="00FE4A4C">
          <w:delText>javascript.</w:delText>
        </w:r>
      </w:del>
      <w:ins w:id="97" w:author="luis angel barrancos ortiz" w:date="2015-05-29T16:11:00Z">
        <w:r w:rsidR="00FE4A4C">
          <w:t>php.</w:t>
        </w:r>
      </w:ins>
    </w:p>
    <w:p w14:paraId="5B375A66" w14:textId="77777777" w:rsidR="00B44A9E" w:rsidRPr="00053B0E" w:rsidRDefault="00B44A9E" w:rsidP="00053B0E">
      <w:pPr>
        <w:pStyle w:val="Prrafodelista"/>
      </w:pPr>
      <w:r w:rsidRPr="00053B0E">
        <w:t>Se utilizara Heroku como plataforma para el despliegue de la aplicación web.</w:t>
      </w:r>
    </w:p>
    <w:p w14:paraId="5B375A67" w14:textId="3D9A1B47" w:rsidR="00B44A9E" w:rsidRPr="00053B0E" w:rsidRDefault="00B44A9E" w:rsidP="00053B0E">
      <w:pPr>
        <w:pStyle w:val="Prrafodelista"/>
      </w:pPr>
      <w:r w:rsidRPr="00053B0E">
        <w:t xml:space="preserve">El SGBD que se utilizara será </w:t>
      </w:r>
      <w:del w:id="98" w:author="luis angel barrancos ortiz" w:date="2015-05-29T16:11:00Z">
        <w:r w:rsidRPr="00053B0E" w:rsidDel="00FE4A4C">
          <w:delText>PostgreSQL.</w:delText>
        </w:r>
      </w:del>
      <w:ins w:id="99" w:author="luis angel barrancos ortiz" w:date="2015-05-29T16:11:00Z">
        <w:r w:rsidR="00FE4A4C">
          <w:t>MySQL.</w:t>
        </w:r>
      </w:ins>
    </w:p>
    <w:p w14:paraId="5B375A68" w14:textId="77777777" w:rsidR="00B44A9E" w:rsidRPr="00053B0E" w:rsidRDefault="00B44A9E" w:rsidP="00053B0E">
      <w:pPr>
        <w:pStyle w:val="Prrafodelista"/>
      </w:pPr>
      <w:r w:rsidRPr="00053B0E">
        <w:t>Las aplicaciones móviles serán desarrolladas para la plataforma android bajo el lenguaje java.</w:t>
      </w:r>
    </w:p>
    <w:p w14:paraId="5B375A69" w14:textId="607A9104" w:rsidR="00B44A9E" w:rsidRPr="00053B0E" w:rsidRDefault="00B44A9E" w:rsidP="00053B0E">
      <w:pPr>
        <w:pStyle w:val="Prrafodelista"/>
      </w:pPr>
      <w:r w:rsidRPr="00053B0E">
        <w:t xml:space="preserve">Se utilizara </w:t>
      </w:r>
      <w:r w:rsidR="00101872" w:rsidRPr="00053B0E">
        <w:t>Bootstrap</w:t>
      </w:r>
      <w:r w:rsidRPr="00053B0E">
        <w:t xml:space="preserve"> para la parte responsive de la aplicación web.</w:t>
      </w:r>
    </w:p>
    <w:p w14:paraId="5B375A6A" w14:textId="5C1534CE" w:rsidR="00B44A9E" w:rsidRPr="00053B0E" w:rsidDel="00FE4A4C" w:rsidRDefault="00B44A9E" w:rsidP="00053B0E">
      <w:pPr>
        <w:pStyle w:val="Prrafodelista"/>
        <w:rPr>
          <w:del w:id="100" w:author="luis angel barrancos ortiz" w:date="2015-05-29T16:11:00Z"/>
        </w:rPr>
      </w:pPr>
      <w:del w:id="101" w:author="luis angel barrancos ortiz" w:date="2015-05-29T16:11:00Z">
        <w:r w:rsidRPr="00053B0E" w:rsidDel="00FE4A4C">
          <w:delText>Se utilizara la librería mapsforge para mostrar mapa offline.</w:delText>
        </w:r>
      </w:del>
    </w:p>
    <w:p w14:paraId="5B375A6B" w14:textId="3901859E" w:rsidR="00B44A9E" w:rsidRPr="00053B0E" w:rsidDel="00FE4A4C" w:rsidRDefault="00B44A9E" w:rsidP="00053B0E">
      <w:pPr>
        <w:pStyle w:val="Prrafodelista"/>
        <w:rPr>
          <w:del w:id="102" w:author="luis angel barrancos ortiz" w:date="2015-05-29T16:11:00Z"/>
        </w:rPr>
      </w:pPr>
      <w:del w:id="103" w:author="luis angel barrancos ortiz" w:date="2015-05-29T16:11:00Z">
        <w:r w:rsidRPr="00053B0E" w:rsidDel="00FE4A4C">
          <w:delText xml:space="preserve">Se utilizara la </w:delText>
        </w:r>
        <w:r w:rsidR="00101872" w:rsidRPr="00053B0E" w:rsidDel="00FE4A4C">
          <w:delText>librería</w:delText>
        </w:r>
        <w:r w:rsidRPr="00053B0E" w:rsidDel="00FE4A4C">
          <w:delText xml:space="preserve"> graphhopper para el trazado de rutas offline.</w:delText>
        </w:r>
      </w:del>
    </w:p>
    <w:p w14:paraId="5B375A6C" w14:textId="77777777" w:rsidR="00B44A9E" w:rsidRPr="00053B0E" w:rsidRDefault="00B44A9E" w:rsidP="00053B0E">
      <w:pPr>
        <w:pStyle w:val="Prrafodelista"/>
      </w:pPr>
      <w:r w:rsidRPr="00053B0E">
        <w:t>Se utilizara la librería de gestures para seguridad y acceso rápido de la aplicación.</w:t>
      </w:r>
    </w:p>
    <w:p w14:paraId="5B375A6D" w14:textId="77777777" w:rsidR="00B44A9E" w:rsidRPr="00053B0E" w:rsidRDefault="00B44A9E" w:rsidP="00053B0E">
      <w:pPr>
        <w:pStyle w:val="Prrafodelista"/>
      </w:pPr>
      <w:r w:rsidRPr="00053B0E">
        <w:lastRenderedPageBreak/>
        <w:t>Las aplicaciones móviles serán soportadas para dispositivos móviles con sistema operativo android desde la 2.3 hasta 5.0.</w:t>
      </w:r>
    </w:p>
    <w:p w14:paraId="5B375A6E" w14:textId="77777777" w:rsidR="00B44A9E" w:rsidRPr="00053B0E" w:rsidRDefault="00B44A9E" w:rsidP="00053B0E">
      <w:pPr>
        <w:pStyle w:val="Prrafodelista"/>
      </w:pPr>
      <w:r w:rsidRPr="00053B0E">
        <w:t>La aplicación web tendrá soporte para los diferentes navegadores.</w:t>
      </w:r>
    </w:p>
    <w:p w14:paraId="5B375A6F" w14:textId="77777777" w:rsidR="00B44A9E" w:rsidRDefault="00B44A9E" w:rsidP="00053B0E">
      <w:pPr>
        <w:pStyle w:val="Prrafodelista"/>
      </w:pPr>
      <w:r w:rsidRPr="00053B0E">
        <w:t>El dispositivo móvil deberá contar con la capacidad de conectarse a internet.</w:t>
      </w:r>
    </w:p>
    <w:p w14:paraId="5B375A7B" w14:textId="633F58A6" w:rsidR="00BD71A4" w:rsidRDefault="00BD71A4" w:rsidP="00F35F45">
      <w:pPr>
        <w:pStyle w:val="Ttulo1"/>
      </w:pPr>
      <w:bookmarkStart w:id="104" w:name="_Toc417646121"/>
      <w:r>
        <w:t>H</w:t>
      </w:r>
      <w:r w:rsidR="00C128F4">
        <w:t>ERRAMIENTAS PARA EL DESARROLLO</w:t>
      </w:r>
      <w:bookmarkEnd w:id="104"/>
    </w:p>
    <w:p w14:paraId="44E17027" w14:textId="7C04C6CC" w:rsidR="00D36277" w:rsidRPr="00233076" w:rsidRDefault="00D36277" w:rsidP="00C128F4">
      <w:pPr>
        <w:pStyle w:val="Ttulo2"/>
        <w:numPr>
          <w:ilvl w:val="1"/>
          <w:numId w:val="8"/>
        </w:numPr>
      </w:pPr>
      <w:bookmarkStart w:id="105" w:name="_Toc417646122"/>
      <w:r w:rsidRPr="00233076">
        <w:t>Software</w:t>
      </w:r>
      <w:bookmarkEnd w:id="105"/>
    </w:p>
    <w:p w14:paraId="40B1F2F6" w14:textId="77777777" w:rsidR="00D36277" w:rsidRDefault="00D36277" w:rsidP="00FD1B60">
      <w:pPr>
        <w:pStyle w:val="Prrafodelista"/>
        <w:numPr>
          <w:ilvl w:val="0"/>
          <w:numId w:val="5"/>
        </w:numPr>
      </w:pPr>
      <w:r>
        <w:t>Para el desarrollo de las aplicaciones móviles se utilizara el IDE Android Studio.</w:t>
      </w:r>
    </w:p>
    <w:p w14:paraId="05C2A6E8" w14:textId="77777777" w:rsidR="00D36277" w:rsidRDefault="00D36277" w:rsidP="00FD1B60">
      <w:pPr>
        <w:pStyle w:val="Prrafodelista"/>
        <w:numPr>
          <w:ilvl w:val="0"/>
          <w:numId w:val="5"/>
        </w:numPr>
      </w:pPr>
      <w:r>
        <w:t>Para el desarrollo de la aplicación web se utilizara el editor de texto sublime.</w:t>
      </w:r>
    </w:p>
    <w:p w14:paraId="1789B61A" w14:textId="1C16A7EA" w:rsidR="00D36277" w:rsidDel="00FE4A4C" w:rsidRDefault="00D36277" w:rsidP="00FD1B60">
      <w:pPr>
        <w:pStyle w:val="Prrafodelista"/>
        <w:numPr>
          <w:ilvl w:val="0"/>
          <w:numId w:val="5"/>
        </w:numPr>
        <w:rPr>
          <w:del w:id="106" w:author="luis angel barrancos ortiz" w:date="2015-05-29T16:12:00Z"/>
        </w:rPr>
      </w:pPr>
      <w:del w:id="107" w:author="luis angel barrancos ortiz" w:date="2015-05-29T16:12:00Z">
        <w:r w:rsidDel="00FE4A4C">
          <w:delText>Para la edición del mapa de Open Street Map, se utilizara la herramienta online que nos brinda Open Street Map.</w:delText>
        </w:r>
      </w:del>
    </w:p>
    <w:p w14:paraId="191BB02E" w14:textId="706AB58D" w:rsidR="00D36277" w:rsidRDefault="00D36277" w:rsidP="00FD1B60">
      <w:pPr>
        <w:pStyle w:val="Prrafodelista"/>
        <w:numPr>
          <w:ilvl w:val="0"/>
          <w:numId w:val="5"/>
        </w:numPr>
      </w:pPr>
      <w:r>
        <w:t xml:space="preserve">Como SGBD se utilizar </w:t>
      </w:r>
      <w:ins w:id="108" w:author="luis angel barrancos ortiz" w:date="2015-05-29T16:12:00Z">
        <w:r w:rsidR="00FE4A4C" w:rsidRPr="00FE4A4C">
          <w:t>My</w:t>
        </w:r>
      </w:ins>
      <w:del w:id="109" w:author="luis angel barrancos ortiz" w:date="2015-05-29T16:12:00Z">
        <w:r w:rsidRPr="00FE4A4C" w:rsidDel="00FE4A4C">
          <w:delText>Postgre</w:delText>
        </w:r>
      </w:del>
      <w:r w:rsidRPr="00FE4A4C">
        <w:t>SQL</w:t>
      </w:r>
      <w:r>
        <w:t>.</w:t>
      </w:r>
    </w:p>
    <w:p w14:paraId="5642990B" w14:textId="4DEB63CC" w:rsidR="00D36277" w:rsidDel="009C0E9D" w:rsidRDefault="00D36277" w:rsidP="00FD1B60">
      <w:pPr>
        <w:pStyle w:val="Prrafodelista"/>
        <w:numPr>
          <w:ilvl w:val="0"/>
          <w:numId w:val="5"/>
        </w:numPr>
        <w:rPr>
          <w:del w:id="110" w:author="luis angel barrancos ortiz" w:date="2015-05-29T16:12:00Z"/>
        </w:rPr>
      </w:pPr>
      <w:del w:id="111" w:author="luis angel barrancos ortiz" w:date="2015-05-29T16:12:00Z">
        <w:r w:rsidDel="009C0E9D">
          <w:delText>Para la visualización del mapa offline se utilizara la librería Maps Forge.</w:delText>
        </w:r>
      </w:del>
    </w:p>
    <w:p w14:paraId="53F62E03" w14:textId="12843744" w:rsidR="00D36277" w:rsidDel="009C0E9D" w:rsidRDefault="00D36277" w:rsidP="00FD1B60">
      <w:pPr>
        <w:pStyle w:val="Prrafodelista"/>
        <w:numPr>
          <w:ilvl w:val="0"/>
          <w:numId w:val="5"/>
        </w:numPr>
        <w:rPr>
          <w:del w:id="112" w:author="luis angel barrancos ortiz" w:date="2015-05-29T16:12:00Z"/>
        </w:rPr>
      </w:pPr>
      <w:del w:id="113" w:author="luis angel barrancos ortiz" w:date="2015-05-29T16:12:00Z">
        <w:r w:rsidDel="009C0E9D">
          <w:delText>Para el trazado de rutas offline se utilizara la librería Graph Hopper.</w:delText>
        </w:r>
      </w:del>
    </w:p>
    <w:p w14:paraId="264FFBF6" w14:textId="77777777" w:rsidR="00D36277" w:rsidRDefault="00D36277" w:rsidP="00FD1B60">
      <w:pPr>
        <w:pStyle w:val="Prrafodelista"/>
        <w:numPr>
          <w:ilvl w:val="0"/>
          <w:numId w:val="5"/>
        </w:numPr>
      </w:pPr>
      <w:r>
        <w:t>Para la elaboración de los modelos se utilizara Entreprise Architect.</w:t>
      </w:r>
    </w:p>
    <w:p w14:paraId="6581E228" w14:textId="77777777" w:rsidR="00D36277" w:rsidRDefault="00D36277" w:rsidP="00FD1B60">
      <w:pPr>
        <w:pStyle w:val="Prrafodelista"/>
        <w:numPr>
          <w:ilvl w:val="0"/>
          <w:numId w:val="5"/>
        </w:numPr>
      </w:pPr>
      <w:r>
        <w:t>Para el grabado de los gestos y reconocimiento de los mismos se utilizara la librería Gestures Builder.</w:t>
      </w:r>
    </w:p>
    <w:p w14:paraId="42CE17E9" w14:textId="77777777" w:rsidR="00D36277" w:rsidRDefault="00D36277" w:rsidP="00FD1B60">
      <w:pPr>
        <w:pStyle w:val="Prrafodelista"/>
        <w:numPr>
          <w:ilvl w:val="0"/>
          <w:numId w:val="5"/>
        </w:numPr>
      </w:pPr>
      <w:r>
        <w:t>Para el diseño de los prototipos se utilizara Balsamiq Mackups.</w:t>
      </w:r>
    </w:p>
    <w:p w14:paraId="183EEA5F" w14:textId="77781763" w:rsidR="00D36277" w:rsidRPr="00D36277" w:rsidRDefault="00D36277" w:rsidP="00FD1B60">
      <w:pPr>
        <w:pStyle w:val="Prrafodelista"/>
        <w:numPr>
          <w:ilvl w:val="0"/>
          <w:numId w:val="5"/>
        </w:numPr>
      </w:pPr>
      <w:r>
        <w:t>Para las pruebas de soporte de la aplicación web se utilizara los siguientes navegadores: Firefox, Chrome, Safari, Opera.</w:t>
      </w:r>
    </w:p>
    <w:p w14:paraId="5B375A86" w14:textId="15CD30D5" w:rsidR="00BD71A4" w:rsidRDefault="00D36277" w:rsidP="00C128F4">
      <w:pPr>
        <w:pStyle w:val="Ttulo2"/>
        <w:numPr>
          <w:ilvl w:val="1"/>
          <w:numId w:val="8"/>
        </w:numPr>
      </w:pPr>
      <w:bookmarkStart w:id="114" w:name="_Toc417646123"/>
      <w:r>
        <w:t>Hardware</w:t>
      </w:r>
      <w:bookmarkEnd w:id="114"/>
      <w:r w:rsidR="00BD71A4">
        <w:tab/>
      </w:r>
    </w:p>
    <w:p w14:paraId="5B375A88" w14:textId="3722A60D" w:rsidR="00BD71A4" w:rsidRDefault="00BD71A4" w:rsidP="00FD1B60">
      <w:pPr>
        <w:pStyle w:val="Prrafodelista"/>
        <w:numPr>
          <w:ilvl w:val="0"/>
          <w:numId w:val="5"/>
        </w:numPr>
      </w:pPr>
      <w:r>
        <w:t>Se utilizara estaciones de trabajo con las siguientes características:</w:t>
      </w:r>
    </w:p>
    <w:p w14:paraId="5B375A89" w14:textId="77777777" w:rsidR="00BD71A4" w:rsidRDefault="00BD71A4" w:rsidP="00C1575B">
      <w:pPr>
        <w:pStyle w:val="Prrafodelista"/>
        <w:numPr>
          <w:ilvl w:val="0"/>
          <w:numId w:val="28"/>
        </w:numPr>
      </w:pPr>
      <w:r>
        <w:t>Procesador Intel core dos duo, velocidad de 2.4 Ghz o mayor.</w:t>
      </w:r>
    </w:p>
    <w:p w14:paraId="5B375A8A" w14:textId="77777777" w:rsidR="00BD71A4" w:rsidRDefault="00BD71A4" w:rsidP="00C1575B">
      <w:pPr>
        <w:pStyle w:val="Prrafodelista"/>
        <w:numPr>
          <w:ilvl w:val="0"/>
          <w:numId w:val="28"/>
        </w:numPr>
      </w:pPr>
      <w:r>
        <w:t>Memoria RAM de 4 GB.</w:t>
      </w:r>
    </w:p>
    <w:p w14:paraId="5B375A8B" w14:textId="77777777" w:rsidR="00BD71A4" w:rsidRDefault="00BD71A4" w:rsidP="00C1575B">
      <w:pPr>
        <w:pStyle w:val="Prrafodelista"/>
        <w:numPr>
          <w:ilvl w:val="0"/>
          <w:numId w:val="28"/>
        </w:numPr>
      </w:pPr>
      <w:r>
        <w:t>Disco duro de un Tera.</w:t>
      </w:r>
    </w:p>
    <w:p w14:paraId="5B375A8C" w14:textId="77777777" w:rsidR="00BD71A4" w:rsidRDefault="00BD71A4" w:rsidP="00C1575B">
      <w:pPr>
        <w:pStyle w:val="Prrafodelista"/>
        <w:numPr>
          <w:ilvl w:val="0"/>
          <w:numId w:val="28"/>
        </w:numPr>
      </w:pPr>
      <w:r>
        <w:lastRenderedPageBreak/>
        <w:t>Periféricos.</w:t>
      </w:r>
    </w:p>
    <w:p w14:paraId="5B375A8D" w14:textId="77777777" w:rsidR="00BD71A4" w:rsidRDefault="00BD71A4" w:rsidP="00FD1B60">
      <w:pPr>
        <w:pStyle w:val="Prrafodelista"/>
        <w:numPr>
          <w:ilvl w:val="0"/>
          <w:numId w:val="6"/>
        </w:numPr>
      </w:pPr>
      <w:r>
        <w:t>Un modem para acceso a internet.</w:t>
      </w:r>
    </w:p>
    <w:p w14:paraId="3FF3DC2E" w14:textId="72A9142C" w:rsidR="00D36277" w:rsidRDefault="00BD71A4" w:rsidP="00FD1B60">
      <w:pPr>
        <w:pStyle w:val="Prrafodelista"/>
        <w:numPr>
          <w:ilvl w:val="0"/>
          <w:numId w:val="6"/>
        </w:numPr>
      </w:pPr>
      <w:r>
        <w:t>Un dispositivo móvil con sistema operativo Android.</w:t>
      </w:r>
    </w:p>
    <w:p w14:paraId="2C027C37" w14:textId="77777777" w:rsidR="00B53567" w:rsidRDefault="00B53567" w:rsidP="00B53567"/>
    <w:p w14:paraId="0E2ED3EE" w14:textId="77777777" w:rsidR="00B53567" w:rsidRDefault="00B53567" w:rsidP="00B53567">
      <w:pPr>
        <w:rPr>
          <w:ins w:id="115" w:author="luis angel barrancos ortiz" w:date="2015-05-29T16:58:00Z"/>
        </w:rPr>
      </w:pPr>
    </w:p>
    <w:p w14:paraId="313202FC" w14:textId="60F51E03" w:rsidR="00274126" w:rsidRDefault="00274126" w:rsidP="00B53567">
      <w:pPr>
        <w:rPr>
          <w:ins w:id="116" w:author="luis angel barrancos ortiz" w:date="2015-05-29T16:58:00Z"/>
        </w:rPr>
      </w:pPr>
    </w:p>
    <w:p w14:paraId="4F3936B8" w14:textId="77777777" w:rsidR="00274126" w:rsidRDefault="00274126" w:rsidP="00B53567">
      <w:pPr>
        <w:rPr>
          <w:ins w:id="117" w:author="luis angel barrancos ortiz" w:date="2015-05-29T16:58:00Z"/>
        </w:rPr>
      </w:pPr>
    </w:p>
    <w:p w14:paraId="23277DC6" w14:textId="77777777" w:rsidR="00274126" w:rsidRDefault="00274126" w:rsidP="00B53567">
      <w:pPr>
        <w:rPr>
          <w:ins w:id="118" w:author="luis angel barrancos ortiz" w:date="2015-05-29T16:58:00Z"/>
        </w:rPr>
      </w:pPr>
    </w:p>
    <w:p w14:paraId="08CAD2EE" w14:textId="77777777" w:rsidR="00274126" w:rsidRDefault="00274126" w:rsidP="00B53567">
      <w:pPr>
        <w:rPr>
          <w:ins w:id="119" w:author="luis angel barrancos ortiz" w:date="2015-05-29T16:58:00Z"/>
        </w:rPr>
      </w:pPr>
    </w:p>
    <w:p w14:paraId="71C2EE38" w14:textId="77777777" w:rsidR="00274126" w:rsidRDefault="00274126" w:rsidP="00B53567">
      <w:pPr>
        <w:rPr>
          <w:ins w:id="120" w:author="luis angel barrancos ortiz" w:date="2015-05-29T16:58:00Z"/>
        </w:rPr>
      </w:pPr>
    </w:p>
    <w:p w14:paraId="2461124F" w14:textId="77777777" w:rsidR="00274126" w:rsidRDefault="00274126" w:rsidP="00B53567">
      <w:pPr>
        <w:rPr>
          <w:ins w:id="121" w:author="luis angel barrancos ortiz" w:date="2015-05-29T16:58:00Z"/>
        </w:rPr>
      </w:pPr>
    </w:p>
    <w:p w14:paraId="5CBC655E" w14:textId="77777777" w:rsidR="00274126" w:rsidRDefault="00274126" w:rsidP="00B53567">
      <w:pPr>
        <w:rPr>
          <w:ins w:id="122" w:author="luis angel barrancos ortiz" w:date="2015-05-29T16:58:00Z"/>
        </w:rPr>
      </w:pPr>
    </w:p>
    <w:p w14:paraId="2849B1DE" w14:textId="77777777" w:rsidR="00274126" w:rsidRDefault="00274126" w:rsidP="00B53567">
      <w:pPr>
        <w:rPr>
          <w:ins w:id="123" w:author="luis angel barrancos ortiz" w:date="2015-05-29T16:58:00Z"/>
        </w:rPr>
      </w:pPr>
    </w:p>
    <w:p w14:paraId="164D3227" w14:textId="77777777" w:rsidR="00274126" w:rsidRDefault="00274126" w:rsidP="00B53567">
      <w:pPr>
        <w:rPr>
          <w:ins w:id="124" w:author="luis angel barrancos ortiz" w:date="2015-05-29T16:58:00Z"/>
        </w:rPr>
      </w:pPr>
    </w:p>
    <w:p w14:paraId="10A25EE7" w14:textId="77777777" w:rsidR="00274126" w:rsidRDefault="00274126" w:rsidP="00B53567">
      <w:pPr>
        <w:rPr>
          <w:ins w:id="125" w:author="luis angel barrancos ortiz" w:date="2015-05-29T16:59:00Z"/>
        </w:rPr>
      </w:pPr>
    </w:p>
    <w:p w14:paraId="67D6ACF4" w14:textId="77777777" w:rsidR="00274126" w:rsidRDefault="00274126" w:rsidP="00B53567">
      <w:pPr>
        <w:rPr>
          <w:ins w:id="126" w:author="luis angel barrancos ortiz" w:date="2015-05-29T16:59:00Z"/>
        </w:rPr>
      </w:pPr>
    </w:p>
    <w:p w14:paraId="5A2E5813" w14:textId="77777777" w:rsidR="00274126" w:rsidRDefault="00274126" w:rsidP="00B53567">
      <w:pPr>
        <w:rPr>
          <w:ins w:id="127" w:author="luis angel barrancos ortiz" w:date="2015-05-29T16:59:00Z"/>
        </w:rPr>
      </w:pPr>
    </w:p>
    <w:p w14:paraId="27A26F61" w14:textId="77777777" w:rsidR="00274126" w:rsidRDefault="00274126" w:rsidP="00B53567">
      <w:pPr>
        <w:rPr>
          <w:ins w:id="128" w:author="luis angel barrancos ortiz" w:date="2015-05-29T16:59:00Z"/>
        </w:rPr>
      </w:pPr>
    </w:p>
    <w:p w14:paraId="5DC8405B" w14:textId="77777777" w:rsidR="00274126" w:rsidRDefault="00274126" w:rsidP="00B53567">
      <w:pPr>
        <w:rPr>
          <w:ins w:id="129" w:author="luis angel barrancos ortiz" w:date="2015-05-29T16:59:00Z"/>
        </w:rPr>
      </w:pPr>
    </w:p>
    <w:p w14:paraId="4FF8A804" w14:textId="77777777" w:rsidR="00274126" w:rsidRDefault="00274126" w:rsidP="00B53567">
      <w:pPr>
        <w:rPr>
          <w:ins w:id="130" w:author="luis angel barrancos ortiz" w:date="2015-05-29T16:59:00Z"/>
        </w:rPr>
      </w:pPr>
    </w:p>
    <w:p w14:paraId="2958BDFB" w14:textId="77777777" w:rsidR="00274126" w:rsidRDefault="00274126" w:rsidP="00B53567">
      <w:pPr>
        <w:rPr>
          <w:ins w:id="131" w:author="luis angel barrancos ortiz" w:date="2015-05-29T16:59:00Z"/>
        </w:rPr>
      </w:pPr>
    </w:p>
    <w:p w14:paraId="3114948F" w14:textId="77777777" w:rsidR="00274126" w:rsidRDefault="00274126" w:rsidP="00B53567">
      <w:pPr>
        <w:rPr>
          <w:ins w:id="132" w:author="luis angel barrancos ortiz" w:date="2015-05-29T16:59:00Z"/>
        </w:rPr>
      </w:pPr>
    </w:p>
    <w:p w14:paraId="552B1871" w14:textId="77777777" w:rsidR="00274126" w:rsidRDefault="00274126" w:rsidP="00B53567">
      <w:pPr>
        <w:rPr>
          <w:ins w:id="133" w:author="luis angel barrancos ortiz" w:date="2015-05-29T16:59:00Z"/>
        </w:rPr>
      </w:pPr>
    </w:p>
    <w:p w14:paraId="75F93959" w14:textId="77777777" w:rsidR="00274126" w:rsidRDefault="00274126" w:rsidP="00B53567">
      <w:pPr>
        <w:rPr>
          <w:ins w:id="134" w:author="luis angel barrancos ortiz" w:date="2015-05-29T16:59:00Z"/>
        </w:rPr>
      </w:pPr>
    </w:p>
    <w:p w14:paraId="6AF3711A" w14:textId="1AFAB0C6" w:rsidR="00274126" w:rsidRDefault="00274126" w:rsidP="00B53567">
      <w:pPr>
        <w:rPr>
          <w:ins w:id="135" w:author="luis angel barrancos ortiz" w:date="2015-05-29T16:59:00Z"/>
        </w:rPr>
      </w:pPr>
    </w:p>
    <w:p w14:paraId="379B2038" w14:textId="1E5C6A88" w:rsidR="00274126" w:rsidRDefault="00861127" w:rsidP="00B53567">
      <w:pPr>
        <w:rPr>
          <w:ins w:id="136" w:author="luis angel barrancos ortiz" w:date="2015-05-29T16:59:00Z"/>
        </w:rPr>
      </w:pPr>
      <w:ins w:id="137" w:author="luis angel barrancos ortiz" w:date="2015-05-29T16:59:00Z">
        <w:r>
          <w:rPr>
            <w:noProof/>
            <w:lang w:val="es-ES" w:eastAsia="es-ES"/>
          </w:rPr>
          <mc:AlternateContent>
            <mc:Choice Requires="wps">
              <w:drawing>
                <wp:anchor distT="91440" distB="91440" distL="114300" distR="114300" simplePos="0" relativeHeight="251658256" behindDoc="0" locked="0" layoutInCell="1" allowOverlap="1" wp14:anchorId="009C7ACF" wp14:editId="1F93ED6E">
                  <wp:simplePos x="0" y="0"/>
                  <wp:positionH relativeFrom="margin">
                    <wp:align>right</wp:align>
                  </wp:positionH>
                  <wp:positionV relativeFrom="paragraph">
                    <wp:posOffset>438785</wp:posOffset>
                  </wp:positionV>
                  <wp:extent cx="5791200" cy="158623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4D5687A4" w14:textId="540209D0" w:rsidR="002E0C02" w:rsidRDefault="002E0C02">
                              <w:pPr>
                                <w:pBdr>
                                  <w:top w:val="single" w:sz="36" w:space="6" w:color="000000" w:themeColor="text1"/>
                                  <w:bottom w:val="single" w:sz="18" w:space="6" w:color="FABF8F" w:themeColor="accent6" w:themeTint="99"/>
                                </w:pBdr>
                                <w:spacing w:after="0"/>
                                <w:jc w:val="center"/>
                                <w:rPr>
                                  <w:ins w:id="138" w:author="luis angel barrancos ortiz" w:date="2015-05-29T17:00:00Z"/>
                                  <w:rStyle w:val="Textodemarcadordeposicin"/>
                                  <w:iCs/>
                                  <w:color w:val="404040" w:themeColor="text1" w:themeTint="BF"/>
                                  <w:sz w:val="56"/>
                                  <w:szCs w:val="56"/>
                                  <w:lang w:val="en-US"/>
                                </w:rPr>
                                <w:pPrChange w:id="139" w:author="luis angel barrancos ortiz" w:date="2015-05-29T17:04:00Z">
                                  <w:pPr>
                                    <w:pBdr>
                                      <w:top w:val="single" w:sz="36" w:space="6" w:color="000000" w:themeColor="text1"/>
                                      <w:bottom w:val="single" w:sz="18" w:space="6" w:color="FABF8F" w:themeColor="accent6" w:themeTint="99"/>
                                    </w:pBdr>
                                    <w:spacing w:after="0"/>
                                  </w:pPr>
                                </w:pPrChange>
                              </w:pPr>
                              <w:ins w:id="140" w:author="luis angel barrancos ortiz" w:date="2015-05-29T17:00:00Z">
                                <w:r>
                                  <w:rPr>
                                    <w:rStyle w:val="Textodemarcadordeposicin"/>
                                    <w:iCs/>
                                    <w:color w:val="404040" w:themeColor="text1" w:themeTint="BF"/>
                                    <w:sz w:val="56"/>
                                    <w:szCs w:val="56"/>
                                    <w:lang w:val="en-US"/>
                                  </w:rPr>
                                  <w:t>CAPITULO II</w:t>
                                </w:r>
                              </w:ins>
                            </w:p>
                            <w:p w14:paraId="1D07EC54" w14:textId="27C4DC3F"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41" w:author="luis angel barrancos ortiz" w:date="2015-05-29T17:01:00Z">
                                    <w:rPr>
                                      <w:rStyle w:val="Textodemarcadordeposicin"/>
                                      <w:i/>
                                      <w:iCs/>
                                      <w:color w:val="404040" w:themeColor="text1" w:themeTint="BF"/>
                                      <w:sz w:val="27"/>
                                      <w:szCs w:val="27"/>
                                    </w:rPr>
                                  </w:rPrChange>
                                </w:rPr>
                                <w:pPrChange w:id="142" w:author="luis angel barrancos ortiz" w:date="2015-05-29T17:04:00Z">
                                  <w:pPr>
                                    <w:pBdr>
                                      <w:top w:val="single" w:sz="36" w:space="6" w:color="000000" w:themeColor="text1"/>
                                      <w:bottom w:val="single" w:sz="18" w:space="6" w:color="FABF8F" w:themeColor="accent6" w:themeTint="99"/>
                                    </w:pBdr>
                                    <w:spacing w:after="0"/>
                                  </w:pPr>
                                </w:pPrChange>
                              </w:pPr>
                              <w:ins w:id="143"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44" w:author="luis angel barrancos ortiz" w:date="2015-05-29T17:02:00Z">
                                <w:r>
                                  <w:rPr>
                                    <w:rStyle w:val="Textodemarcadordeposicin"/>
                                    <w:iCs/>
                                    <w:color w:val="404040" w:themeColor="text1" w:themeTint="BF"/>
                                    <w:sz w:val="32"/>
                                    <w:szCs w:val="32"/>
                                    <w:lang w:val="en-US"/>
                                  </w:rPr>
                                  <w:t>CENTROS DE SALUD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C7ACF" id="_x0000_s1028" type="#_x0000_t202" style="position:absolute;left:0;text-align:left;margin-left:404.8pt;margin-top:34.55pt;width:456pt;height:124.9pt;z-index:25165825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" filled="f" stroked="f">
                  <v:textbox style="mso-fit-shape-to-text:t">
                    <w:txbxContent>
                      <w:p w14:paraId="4D5687A4" w14:textId="540209D0" w:rsidR="002E0C02" w:rsidRDefault="002E0C02">
                        <w:pPr>
                          <w:pBdr>
                            <w:top w:val="single" w:sz="36" w:space="6" w:color="000000" w:themeColor="text1"/>
                            <w:bottom w:val="single" w:sz="18" w:space="6" w:color="FABF8F" w:themeColor="accent6" w:themeTint="99"/>
                          </w:pBdr>
                          <w:spacing w:after="0"/>
                          <w:jc w:val="center"/>
                          <w:rPr>
                            <w:ins w:id="145" w:author="luis angel barrancos ortiz" w:date="2015-05-29T17:00:00Z"/>
                            <w:rStyle w:val="Textodemarcadordeposicin"/>
                            <w:iCs/>
                            <w:color w:val="404040" w:themeColor="text1" w:themeTint="BF"/>
                            <w:sz w:val="56"/>
                            <w:szCs w:val="56"/>
                            <w:lang w:val="en-US"/>
                          </w:rPr>
                          <w:pPrChange w:id="146" w:author="luis angel barrancos ortiz" w:date="2015-05-29T17:04:00Z">
                            <w:pPr>
                              <w:pBdr>
                                <w:top w:val="single" w:sz="36" w:space="6" w:color="000000" w:themeColor="text1"/>
                                <w:bottom w:val="single" w:sz="18" w:space="6" w:color="FABF8F" w:themeColor="accent6" w:themeTint="99"/>
                              </w:pBdr>
                              <w:spacing w:after="0"/>
                            </w:pPr>
                          </w:pPrChange>
                        </w:pPr>
                        <w:ins w:id="147" w:author="luis angel barrancos ortiz" w:date="2015-05-29T17:00:00Z">
                          <w:r>
                            <w:rPr>
                              <w:rStyle w:val="Textodemarcadordeposicin"/>
                              <w:iCs/>
                              <w:color w:val="404040" w:themeColor="text1" w:themeTint="BF"/>
                              <w:sz w:val="56"/>
                              <w:szCs w:val="56"/>
                              <w:lang w:val="en-US"/>
                            </w:rPr>
                            <w:t>CAPITULO II</w:t>
                          </w:r>
                        </w:ins>
                      </w:p>
                      <w:p w14:paraId="1D07EC54" w14:textId="27C4DC3F"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48" w:author="luis angel barrancos ortiz" w:date="2015-05-29T17:01:00Z">
                              <w:rPr>
                                <w:rStyle w:val="Textodemarcadordeposicin"/>
                                <w:i/>
                                <w:iCs/>
                                <w:color w:val="404040" w:themeColor="text1" w:themeTint="BF"/>
                                <w:sz w:val="27"/>
                                <w:szCs w:val="27"/>
                              </w:rPr>
                            </w:rPrChange>
                          </w:rPr>
                          <w:pPrChange w:id="149" w:author="luis angel barrancos ortiz" w:date="2015-05-29T17:04:00Z">
                            <w:pPr>
                              <w:pBdr>
                                <w:top w:val="single" w:sz="36" w:space="6" w:color="000000" w:themeColor="text1"/>
                                <w:bottom w:val="single" w:sz="18" w:space="6" w:color="FABF8F" w:themeColor="accent6" w:themeTint="99"/>
                              </w:pBdr>
                              <w:spacing w:after="0"/>
                            </w:pPr>
                          </w:pPrChange>
                        </w:pPr>
                        <w:ins w:id="150"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51" w:author="luis angel barrancos ortiz" w:date="2015-05-29T17:02:00Z">
                          <w:r>
                            <w:rPr>
                              <w:rStyle w:val="Textodemarcadordeposicin"/>
                              <w:iCs/>
                              <w:color w:val="404040" w:themeColor="text1" w:themeTint="BF"/>
                              <w:sz w:val="32"/>
                              <w:szCs w:val="32"/>
                              <w:lang w:val="en-US"/>
                            </w:rPr>
                            <w:t>CENTROS DE SALUD</w:t>
                          </w:r>
                        </w:ins>
                      </w:p>
                    </w:txbxContent>
                  </v:textbox>
                  <w10:wrap type="square" anchorx="margin"/>
                </v:shape>
              </w:pict>
            </mc:Fallback>
          </mc:AlternateContent>
        </w:r>
      </w:ins>
    </w:p>
    <w:p w14:paraId="416F4ACF" w14:textId="64583D09" w:rsidR="00274126" w:rsidRDefault="00274126" w:rsidP="00B53567">
      <w:pPr>
        <w:rPr>
          <w:ins w:id="152" w:author="luis angel barrancos ortiz" w:date="2015-05-29T16:59:00Z"/>
        </w:rPr>
      </w:pPr>
    </w:p>
    <w:p w14:paraId="20665294" w14:textId="6146CCF2" w:rsidR="00274126" w:rsidRDefault="00274126" w:rsidP="00B53567">
      <w:pPr>
        <w:rPr>
          <w:ins w:id="153" w:author="luis angel barrancos ortiz" w:date="2015-05-29T16:59:00Z"/>
        </w:rPr>
      </w:pPr>
    </w:p>
    <w:p w14:paraId="4352688B" w14:textId="23489D98" w:rsidR="00274126" w:rsidRDefault="00274126" w:rsidP="00B53567">
      <w:pPr>
        <w:rPr>
          <w:ins w:id="154" w:author="luis angel barrancos ortiz" w:date="2015-05-29T16:59:00Z"/>
        </w:rPr>
      </w:pPr>
    </w:p>
    <w:p w14:paraId="59E016BC" w14:textId="6968F5B1" w:rsidR="00274126" w:rsidRDefault="00274126" w:rsidP="00B53567">
      <w:pPr>
        <w:rPr>
          <w:ins w:id="155" w:author="luis angel barrancos ortiz" w:date="2015-05-29T16:59:00Z"/>
        </w:rPr>
      </w:pPr>
    </w:p>
    <w:p w14:paraId="77DFA708" w14:textId="77777777" w:rsidR="00274126" w:rsidRDefault="00274126" w:rsidP="00B53567">
      <w:pPr>
        <w:rPr>
          <w:ins w:id="156" w:author="luis angel barrancos ortiz" w:date="2015-05-29T16:59:00Z"/>
        </w:rPr>
      </w:pPr>
    </w:p>
    <w:p w14:paraId="3D6B033D" w14:textId="77777777" w:rsidR="00274126" w:rsidRDefault="00274126" w:rsidP="00B53567">
      <w:pPr>
        <w:rPr>
          <w:ins w:id="157" w:author="luis angel barrancos ortiz" w:date="2015-05-29T16:59:00Z"/>
        </w:rPr>
      </w:pPr>
    </w:p>
    <w:p w14:paraId="443F1811" w14:textId="77777777" w:rsidR="00274126" w:rsidDel="008A200D" w:rsidRDefault="00274126">
      <w:pPr>
        <w:ind w:firstLine="0"/>
        <w:rPr>
          <w:del w:id="158" w:author="luis angel barrancos ortiz" w:date="2015-05-29T17:21:00Z"/>
        </w:rPr>
        <w:pPrChange w:id="159" w:author="luis angel barrancos ortiz" w:date="2015-05-29T17:21:00Z">
          <w:pPr/>
        </w:pPrChange>
      </w:pPr>
    </w:p>
    <w:p w14:paraId="148F0902" w14:textId="77777777" w:rsidR="00096CBA" w:rsidRDefault="00096CBA">
      <w:pPr>
        <w:ind w:firstLine="0"/>
        <w:pPrChange w:id="160" w:author="luis angel barrancos ortiz" w:date="2015-05-29T17:21:00Z">
          <w:pPr/>
        </w:pPrChange>
      </w:pPr>
    </w:p>
    <w:p w14:paraId="32AB132A" w14:textId="4F499678" w:rsidR="004B3764" w:rsidDel="00274126" w:rsidRDefault="004B3764" w:rsidP="004B3764">
      <w:pPr>
        <w:pStyle w:val="Ttulo1"/>
        <w:numPr>
          <w:ilvl w:val="0"/>
          <w:numId w:val="0"/>
        </w:numPr>
        <w:ind w:left="720" w:hanging="360"/>
        <w:rPr>
          <w:del w:id="161" w:author="luis angel barrancos ortiz" w:date="2015-05-29T16:58:00Z"/>
          <w:rStyle w:val="Ttulo2Car"/>
          <w:b/>
          <w:bCs/>
          <w:sz w:val="30"/>
          <w:szCs w:val="28"/>
        </w:rPr>
      </w:pPr>
      <w:bookmarkStart w:id="162" w:name="_Toc417646124"/>
      <w:del w:id="163" w:author="luis angel barrancos ortiz" w:date="2015-05-29T16:58:00Z">
        <w:r w:rsidDel="00274126">
          <w:rPr>
            <w:rStyle w:val="Ttulo2Car"/>
            <w:b/>
            <w:bCs/>
            <w:sz w:val="30"/>
            <w:szCs w:val="28"/>
          </w:rPr>
          <w:lastRenderedPageBreak/>
          <w:delText>CAPITULO 2. FUNDAMENTO TEORICO</w:delText>
        </w:r>
        <w:bookmarkEnd w:id="162"/>
      </w:del>
    </w:p>
    <w:p w14:paraId="116D4C23" w14:textId="77777777" w:rsidR="00B53567" w:rsidRPr="00F40133" w:rsidRDefault="00B53567" w:rsidP="00B53567">
      <w:pPr>
        <w:pStyle w:val="Ttulo1"/>
      </w:pPr>
      <w:bookmarkStart w:id="164" w:name="_Toc417646125"/>
      <w:r w:rsidRPr="00F40133">
        <w:rPr>
          <w:rStyle w:val="Ttulo2Car"/>
          <w:b/>
          <w:bCs/>
          <w:sz w:val="30"/>
          <w:szCs w:val="28"/>
        </w:rPr>
        <w:t>CATEGORIZACION DE LOS MODELOS ANALITICOS DE LOCALIZACION Y RELOCALIZACION</w:t>
      </w:r>
      <w:r>
        <w:rPr>
          <w:rStyle w:val="Ttulo2Car"/>
          <w:b/>
          <w:bCs/>
          <w:sz w:val="30"/>
          <w:szCs w:val="28"/>
        </w:rPr>
        <w:t>.</w:t>
      </w:r>
      <w:sdt>
        <w:sdtPr>
          <w:rPr>
            <w:rStyle w:val="Ttulo2Car"/>
            <w:b/>
            <w:bCs/>
            <w:sz w:val="30"/>
            <w:szCs w:val="28"/>
          </w:rPr>
          <w:id w:val="629366809"/>
          <w:citation/>
        </w:sdtPr>
        <w:sdtEndPr>
          <w:rPr>
            <w:rStyle w:val="Ttulo2Car"/>
          </w:rPr>
        </w:sdtEndPr>
        <w:sdtContent>
          <w:r>
            <w:rPr>
              <w:rStyle w:val="Ttulo2Car"/>
              <w:b/>
              <w:bCs/>
              <w:sz w:val="30"/>
              <w:szCs w:val="28"/>
            </w:rPr>
            <w:fldChar w:fldCharType="begin"/>
          </w:r>
          <w:r>
            <w:rPr>
              <w:rStyle w:val="Ttulo2Car"/>
              <w:b/>
              <w:bCs/>
              <w:sz w:val="30"/>
              <w:szCs w:val="28"/>
              <w:lang w:val="en-US"/>
            </w:rPr>
            <w:instrText xml:space="preserve">CITATION Ort11 \p 89 \n  \y  \l 1033 </w:instrText>
          </w:r>
          <w:r>
            <w:rPr>
              <w:rStyle w:val="Ttulo2Car"/>
              <w:b/>
              <w:bCs/>
              <w:sz w:val="30"/>
              <w:szCs w:val="28"/>
            </w:rPr>
            <w:fldChar w:fldCharType="separate"/>
          </w:r>
          <w:r w:rsidR="000B6FD7">
            <w:rPr>
              <w:rStyle w:val="Ttulo2Car"/>
              <w:b/>
              <w:bCs/>
              <w:noProof/>
              <w:sz w:val="30"/>
              <w:szCs w:val="28"/>
              <w:lang w:val="en-US"/>
            </w:rPr>
            <w:t xml:space="preserve"> </w:t>
          </w:r>
          <w:r w:rsidR="000B6FD7">
            <w:rPr>
              <w:noProof/>
              <w:lang w:val="en-US"/>
            </w:rPr>
            <w:t>(Open Journal System, p. 89)</w:t>
          </w:r>
          <w:r>
            <w:rPr>
              <w:rStyle w:val="Ttulo2Car"/>
              <w:b/>
              <w:bCs/>
              <w:sz w:val="30"/>
              <w:szCs w:val="28"/>
            </w:rPr>
            <w:fldChar w:fldCharType="end"/>
          </w:r>
        </w:sdtContent>
      </w:sdt>
      <w:bookmarkEnd w:id="164"/>
    </w:p>
    <w:p w14:paraId="290E8859" w14:textId="77777777" w:rsidR="00B53567" w:rsidRPr="00AF02CB" w:rsidRDefault="00B53567" w:rsidP="00B53567">
      <w:r>
        <w:t>Dentro de la categorización de los modelos analíticos de localización y relocalización tenemos los siguientes:</w:t>
      </w:r>
    </w:p>
    <w:p w14:paraId="2D918990" w14:textId="77777777" w:rsidR="00B53567" w:rsidRDefault="00B53567" w:rsidP="00B53567">
      <w:r w:rsidRPr="00AF02CB">
        <w:rPr>
          <w:b/>
        </w:rPr>
        <w:t>Modelos determinísticos:</w:t>
      </w:r>
      <w:r>
        <w:t xml:space="preserve"> aquellos en los cuáles se modela el recurso llamado vehículos como un parámetro con disponibilidad del 100% al momento en que se reporta un incidente. Estos modelos no tienen en cuenta el hecho de que la cobertura de un área se pierde parcialmente cuando un vehículo es despachado a atender un incidente.</w:t>
      </w:r>
    </w:p>
    <w:p w14:paraId="43571AE0" w14:textId="77777777" w:rsidR="00B53567" w:rsidRDefault="00B53567" w:rsidP="00B53567">
      <w:r w:rsidRPr="00AF02CB">
        <w:rPr>
          <w:b/>
        </w:rPr>
        <w:t>Modelos probabilísticos estáticos:</w:t>
      </w:r>
      <w:r>
        <w:t xml:space="preserve"> en estos modelos, los vehículos pueden o no estar disponibles, ya que son modelados como servidores en un sistema de colas. Al sistema van ingresando llamadas o reportes de incidentes que son asignados a otros servidores disponibles en el sistema, si es que el servidor (vehículo a despachar) por defecto, se encuentra ocupado.</w:t>
      </w:r>
    </w:p>
    <w:p w14:paraId="7FAEDABD" w14:textId="77777777" w:rsidR="00B53567" w:rsidRDefault="00B53567" w:rsidP="00B53567">
      <w:r w:rsidRPr="00AF02CB">
        <w:rPr>
          <w:b/>
        </w:rPr>
        <w:t>Modelos dinámicos:</w:t>
      </w:r>
      <w:r>
        <w:t xml:space="preserve"> son más recientes, y se enfocan en resolver el problema de relocalizar a los vehículos conforme algunas zonas han quedado sin cobertura en el momento que el vehículo es ocupado por un incidente en progreso.</w:t>
      </w:r>
    </w:p>
    <w:p w14:paraId="720A7CEB" w14:textId="5AD8A4BD" w:rsidR="00B53567" w:rsidRDefault="00913182" w:rsidP="00B53567">
      <w:pPr>
        <w:pStyle w:val="Ttulo2"/>
        <w:ind w:firstLine="426"/>
        <w:rPr>
          <w:lang w:val="es-ES"/>
        </w:rPr>
      </w:pPr>
      <w:bookmarkStart w:id="165" w:name="_Toc417646126"/>
      <w:ins w:id="166" w:author="luis angel barrancos ortiz" w:date="2015-05-29T17:25:00Z">
        <w:r>
          <w:rPr>
            <w:lang w:val="es-ES"/>
          </w:rPr>
          <w:t>9</w:t>
        </w:r>
      </w:ins>
      <w:del w:id="167" w:author="luis angel barrancos ortiz" w:date="2015-05-29T17:25:00Z">
        <w:r w:rsidR="00B53567" w:rsidDel="00913182">
          <w:rPr>
            <w:lang w:val="es-ES"/>
          </w:rPr>
          <w:delText>8</w:delText>
        </w:r>
      </w:del>
      <w:r w:rsidR="00B53567">
        <w:rPr>
          <w:lang w:val="es-ES"/>
        </w:rPr>
        <w:t>.1. Modelo LSCM</w:t>
      </w:r>
      <w:bookmarkEnd w:id="165"/>
    </w:p>
    <w:p w14:paraId="176731BE" w14:textId="77777777" w:rsidR="00B53567" w:rsidRPr="00C73D09" w:rsidRDefault="00B53567" w:rsidP="00B53567">
      <w:pPr>
        <w:rPr>
          <w:lang w:val="es-ES"/>
        </w:rPr>
      </w:pPr>
      <w:r w:rsidRPr="00C73D09">
        <w:rPr>
          <w:lang w:val="es-ES"/>
        </w:rPr>
        <w:t>El modelo de cobertura de conjuntos de locaciones (Location Set Covering Model)</w:t>
      </w:r>
      <w:r>
        <w:rPr>
          <w:b/>
          <w:i/>
          <w:iCs/>
          <w:lang w:val="es-ES"/>
        </w:rPr>
        <w:t xml:space="preserve"> </w:t>
      </w:r>
      <w:r w:rsidRPr="00C73D09">
        <w:rPr>
          <w:lang w:val="es-ES"/>
        </w:rPr>
        <w:t>es uno de los primeros modelos de grafos propuestos para la localización de</w:t>
      </w:r>
      <w:r>
        <w:rPr>
          <w:b/>
          <w:i/>
          <w:iCs/>
          <w:lang w:val="es-ES"/>
        </w:rPr>
        <w:t xml:space="preserve"> </w:t>
      </w:r>
      <w:r w:rsidRPr="00C73D09">
        <w:rPr>
          <w:lang w:val="es-ES"/>
        </w:rPr>
        <w:t>vehículos en un ESVS. Tiene como función – objetivo minimizar el número de</w:t>
      </w:r>
      <w:r>
        <w:rPr>
          <w:b/>
          <w:i/>
          <w:iCs/>
          <w:lang w:val="es-ES"/>
        </w:rPr>
        <w:t xml:space="preserve"> </w:t>
      </w:r>
      <w:r w:rsidRPr="00C73D09">
        <w:rPr>
          <w:lang w:val="es-ES"/>
        </w:rPr>
        <w:t>móviles o vehículos requeridos para cubrir todos los puntos de demanda. Cuenta</w:t>
      </w:r>
      <w:r>
        <w:rPr>
          <w:b/>
          <w:i/>
          <w:iCs/>
          <w:lang w:val="es-ES"/>
        </w:rPr>
        <w:t xml:space="preserve"> </w:t>
      </w:r>
      <w:r w:rsidRPr="00C73D09">
        <w:rPr>
          <w:lang w:val="es-ES"/>
        </w:rPr>
        <w:t>con dos conjuntos principales de restricciones:</w:t>
      </w:r>
    </w:p>
    <w:p w14:paraId="6CEC0EED" w14:textId="77777777" w:rsidR="00B53567" w:rsidRPr="00C73D09" w:rsidRDefault="00B53567" w:rsidP="00B53567">
      <w:pPr>
        <w:rPr>
          <w:lang w:val="es-ES"/>
        </w:rPr>
      </w:pPr>
      <w:r w:rsidRPr="00C73D09">
        <w:rPr>
          <w:lang w:val="es-ES"/>
        </w:rPr>
        <w:t>• Todo punto de demanda tiene asignada al menos una estación.</w:t>
      </w:r>
    </w:p>
    <w:p w14:paraId="3705902F" w14:textId="77777777" w:rsidR="00B53567" w:rsidRPr="00C73D09" w:rsidRDefault="00B53567" w:rsidP="00B53567">
      <w:pPr>
        <w:rPr>
          <w:lang w:val="es-ES"/>
        </w:rPr>
      </w:pPr>
      <w:r w:rsidRPr="00C73D09">
        <w:rPr>
          <w:lang w:val="es-ES"/>
        </w:rPr>
        <w:lastRenderedPageBreak/>
        <w:t>• Toda estación tiene asignado a lo sumo un vehículo.</w:t>
      </w:r>
    </w:p>
    <w:p w14:paraId="6B793F1A" w14:textId="77777777" w:rsidR="00B53567" w:rsidRPr="00C73D09" w:rsidRDefault="00B53567" w:rsidP="00B53567">
      <w:pPr>
        <w:rPr>
          <w:lang w:val="es-ES"/>
        </w:rPr>
      </w:pPr>
      <w:r w:rsidRPr="00C73D09">
        <w:rPr>
          <w:lang w:val="es-ES"/>
        </w:rPr>
        <w:t>Adicionalmente, este modelo tiene una cota inferior sobre el número de vehículos</w:t>
      </w:r>
      <w:r>
        <w:rPr>
          <w:b/>
          <w:i/>
          <w:iCs/>
          <w:lang w:val="es-ES"/>
        </w:rPr>
        <w:t xml:space="preserve"> </w:t>
      </w:r>
      <w:r w:rsidRPr="00C73D09">
        <w:rPr>
          <w:lang w:val="es-ES"/>
        </w:rPr>
        <w:t>requeridos para alcanzar cobertura total.</w:t>
      </w:r>
    </w:p>
    <w:p w14:paraId="2576B518" w14:textId="77777777" w:rsidR="00B53567" w:rsidRPr="00C73D09" w:rsidRDefault="00B53567" w:rsidP="00B53567">
      <w:pPr>
        <w:rPr>
          <w:lang w:val="es-ES"/>
        </w:rPr>
      </w:pPr>
      <w:r w:rsidRPr="00C73D09">
        <w:rPr>
          <w:lang w:val="es-ES"/>
        </w:rPr>
        <w:t>Entre sus debilidades principales se resalta que es un modelo determinístico</w:t>
      </w:r>
      <w:r>
        <w:rPr>
          <w:b/>
          <w:i/>
          <w:iCs/>
          <w:lang w:val="es-ES"/>
        </w:rPr>
        <w:t xml:space="preserve"> </w:t>
      </w:r>
      <w:r w:rsidRPr="00C73D09">
        <w:rPr>
          <w:lang w:val="es-ES"/>
        </w:rPr>
        <w:t>(no tiene en cuenta la demanda desatendida que se genera al despachar un</w:t>
      </w:r>
      <w:r>
        <w:rPr>
          <w:b/>
          <w:i/>
          <w:iCs/>
          <w:lang w:val="es-ES"/>
        </w:rPr>
        <w:t xml:space="preserve"> </w:t>
      </w:r>
      <w:r w:rsidRPr="00C73D09">
        <w:rPr>
          <w:lang w:val="es-ES"/>
        </w:rPr>
        <w:t>vehículo) y que al agregar la demanda en forma discreta se pueden generar varios</w:t>
      </w:r>
      <w:r>
        <w:rPr>
          <w:b/>
          <w:i/>
          <w:iCs/>
          <w:lang w:val="es-ES"/>
        </w:rPr>
        <w:t xml:space="preserve"> </w:t>
      </w:r>
      <w:r w:rsidRPr="00C73D09">
        <w:rPr>
          <w:lang w:val="es-ES"/>
        </w:rPr>
        <w:t>tipos de errores, producto de la pérdida de precisión. Respecto a esta pérdida</w:t>
      </w:r>
      <w:r>
        <w:rPr>
          <w:b/>
          <w:i/>
          <w:iCs/>
          <w:lang w:val="es-ES"/>
        </w:rPr>
        <w:t xml:space="preserve"> </w:t>
      </w:r>
      <w:r w:rsidRPr="00C73D09">
        <w:rPr>
          <w:lang w:val="es-ES"/>
        </w:rPr>
        <w:t>de precisión, los errores que este tipo de agregación en las zonas de demanda,</w:t>
      </w:r>
      <w:r>
        <w:rPr>
          <w:b/>
          <w:i/>
          <w:iCs/>
          <w:lang w:val="es-ES"/>
        </w:rPr>
        <w:t xml:space="preserve"> </w:t>
      </w:r>
      <w:r w:rsidRPr="00C73D09">
        <w:rPr>
          <w:lang w:val="es-ES"/>
        </w:rPr>
        <w:t>pueden generar:</w:t>
      </w:r>
    </w:p>
    <w:p w14:paraId="560E1BE1" w14:textId="77777777" w:rsidR="00B53567" w:rsidRPr="00FD1B60" w:rsidRDefault="00B53567" w:rsidP="00B53567">
      <w:pPr>
        <w:pStyle w:val="Prrafodelista"/>
        <w:numPr>
          <w:ilvl w:val="0"/>
          <w:numId w:val="18"/>
        </w:numPr>
        <w:rPr>
          <w:lang w:val="es-ES"/>
        </w:rPr>
      </w:pPr>
      <w:r w:rsidRPr="00FD1B60">
        <w:rPr>
          <w:b/>
          <w:lang w:val="es-ES"/>
        </w:rPr>
        <w:t>Errores tipo A:</w:t>
      </w:r>
      <w:r w:rsidRPr="00FD1B60">
        <w:rPr>
          <w:lang w:val="es-ES"/>
        </w:rPr>
        <w:t xml:space="preserve"> errores en el cálculo de distancias, causadas al ubicar</w:t>
      </w:r>
      <w:r w:rsidRPr="00FD1B60">
        <w:rPr>
          <w:b/>
          <w:i/>
          <w:iCs/>
          <w:lang w:val="es-ES"/>
        </w:rPr>
        <w:t xml:space="preserve"> </w:t>
      </w:r>
      <w:r w:rsidRPr="00FD1B60">
        <w:rPr>
          <w:lang w:val="es-ES"/>
        </w:rPr>
        <w:t>erróneamente el punto de ocurrencia de un incidente.</w:t>
      </w:r>
    </w:p>
    <w:p w14:paraId="76506F7C" w14:textId="77777777" w:rsidR="00B53567" w:rsidRPr="00FD1B60" w:rsidRDefault="00B53567" w:rsidP="00B53567">
      <w:pPr>
        <w:pStyle w:val="Prrafodelista"/>
        <w:numPr>
          <w:ilvl w:val="0"/>
          <w:numId w:val="18"/>
        </w:numPr>
        <w:rPr>
          <w:lang w:val="es-ES"/>
        </w:rPr>
      </w:pPr>
      <w:r w:rsidRPr="00FD1B60">
        <w:rPr>
          <w:b/>
          <w:lang w:val="es-ES"/>
        </w:rPr>
        <w:t>Errores tipo B:</w:t>
      </w:r>
      <w:r w:rsidRPr="00FD1B60">
        <w:rPr>
          <w:lang w:val="es-ES"/>
        </w:rPr>
        <w:t xml:space="preserve"> errores en el cálculo de distancias, causadas al ubicar</w:t>
      </w:r>
      <w:r w:rsidRPr="00FD1B60">
        <w:rPr>
          <w:b/>
          <w:i/>
          <w:iCs/>
          <w:lang w:val="es-ES"/>
        </w:rPr>
        <w:t xml:space="preserve"> </w:t>
      </w:r>
      <w:r w:rsidRPr="00FD1B60">
        <w:rPr>
          <w:lang w:val="es-ES"/>
        </w:rPr>
        <w:t>erróneamente la ubicación de una estación.</w:t>
      </w:r>
    </w:p>
    <w:p w14:paraId="06D1E5B5" w14:textId="77777777" w:rsidR="00B53567" w:rsidRPr="00FD1B60" w:rsidRDefault="00B53567" w:rsidP="00B53567">
      <w:pPr>
        <w:pStyle w:val="Prrafodelista"/>
        <w:numPr>
          <w:ilvl w:val="0"/>
          <w:numId w:val="18"/>
        </w:numPr>
        <w:rPr>
          <w:lang w:val="es-ES"/>
        </w:rPr>
      </w:pPr>
      <w:r w:rsidRPr="00FD1B60">
        <w:rPr>
          <w:b/>
          <w:lang w:val="es-ES"/>
        </w:rPr>
        <w:t>Errores tipo C:</w:t>
      </w:r>
      <w:r w:rsidRPr="00FD1B60">
        <w:rPr>
          <w:lang w:val="es-ES"/>
        </w:rPr>
        <w:t xml:space="preserve"> errores en la asignación de vehículos a incidentes.</w:t>
      </w:r>
    </w:p>
    <w:p w14:paraId="3D65F565" w14:textId="77777777" w:rsidR="00B53567" w:rsidRPr="00C73D09" w:rsidRDefault="00B53567" w:rsidP="00B53567">
      <w:pPr>
        <w:rPr>
          <w:lang w:val="es-ES"/>
        </w:rPr>
      </w:pPr>
      <w:r w:rsidRPr="00C73D09">
        <w:rPr>
          <w:lang w:val="es-ES"/>
        </w:rPr>
        <w:t>Si bien estos errores suelen afectar los resultados de los modelos de demanda</w:t>
      </w:r>
      <w:r>
        <w:rPr>
          <w:b/>
          <w:i/>
          <w:iCs/>
          <w:lang w:val="es-ES"/>
        </w:rPr>
        <w:t xml:space="preserve"> </w:t>
      </w:r>
      <w:r w:rsidRPr="00C73D09">
        <w:rPr>
          <w:lang w:val="es-ES"/>
        </w:rPr>
        <w:t>agregada, cada vez se requiere menos agregación en los datos a utilizar. Sin</w:t>
      </w:r>
      <w:r>
        <w:rPr>
          <w:b/>
          <w:i/>
          <w:iCs/>
          <w:lang w:val="es-ES"/>
        </w:rPr>
        <w:t xml:space="preserve"> </w:t>
      </w:r>
      <w:r w:rsidRPr="00C73D09">
        <w:rPr>
          <w:lang w:val="es-ES"/>
        </w:rPr>
        <w:t>embargo para los casos en los cuáles sea requerido modelar la demanda de forma</w:t>
      </w:r>
      <w:r>
        <w:rPr>
          <w:b/>
          <w:i/>
          <w:iCs/>
          <w:lang w:val="es-ES"/>
        </w:rPr>
        <w:t xml:space="preserve"> </w:t>
      </w:r>
      <w:r w:rsidRPr="00C73D09">
        <w:rPr>
          <w:lang w:val="es-ES"/>
        </w:rPr>
        <w:t>agregada, existen técnicas orientadas a reducir la incidencia de estos errores en</w:t>
      </w:r>
      <w:r>
        <w:rPr>
          <w:b/>
          <w:i/>
          <w:iCs/>
          <w:lang w:val="es-ES"/>
        </w:rPr>
        <w:t xml:space="preserve"> </w:t>
      </w:r>
      <w:r w:rsidRPr="00C73D09">
        <w:rPr>
          <w:lang w:val="es-ES"/>
        </w:rPr>
        <w:t xml:space="preserve">los resultados de </w:t>
      </w:r>
      <w:r>
        <w:rPr>
          <w:lang w:val="es-ES"/>
        </w:rPr>
        <w:t>los modelos de localización</w:t>
      </w:r>
      <w:r w:rsidRPr="00C73D09">
        <w:rPr>
          <w:lang w:val="es-ES"/>
        </w:rPr>
        <w:t>, así como procedimientos para</w:t>
      </w:r>
      <w:r>
        <w:rPr>
          <w:b/>
          <w:i/>
          <w:iCs/>
          <w:lang w:val="es-ES"/>
        </w:rPr>
        <w:t xml:space="preserve"> </w:t>
      </w:r>
      <w:r w:rsidRPr="00C73D09">
        <w:rPr>
          <w:lang w:val="es-ES"/>
        </w:rPr>
        <w:t>eliminar dichos errores, dadas ciertas condiciones sobre el tipo de función objetivo</w:t>
      </w:r>
      <w:r>
        <w:rPr>
          <w:b/>
          <w:i/>
          <w:iCs/>
          <w:lang w:val="es-ES"/>
        </w:rPr>
        <w:t xml:space="preserve"> </w:t>
      </w:r>
      <w:r>
        <w:rPr>
          <w:lang w:val="es-ES"/>
        </w:rPr>
        <w:t>a utilizar</w:t>
      </w:r>
      <w:r w:rsidRPr="00C73D09">
        <w:rPr>
          <w:lang w:val="es-ES"/>
        </w:rPr>
        <w:t>.</w:t>
      </w:r>
    </w:p>
    <w:p w14:paraId="609C87D8" w14:textId="4A240A1A" w:rsidR="00B53567" w:rsidRDefault="00B53567" w:rsidP="00B53567">
      <w:pPr>
        <w:pStyle w:val="Ttulo1"/>
      </w:pPr>
      <w:bookmarkStart w:id="168" w:name="_Toc417646127"/>
      <w:r>
        <w:t>CATEGORIAS DE LOS CENTROS DE SALUD.</w:t>
      </w:r>
      <w:sdt>
        <w:sdtPr>
          <w:id w:val="-546375720"/>
          <w:citation/>
        </w:sdtPr>
        <w:sdtEndPr/>
        <w:sdtContent>
          <w:r w:rsidR="008E64C4">
            <w:fldChar w:fldCharType="begin"/>
          </w:r>
          <w:r w:rsidR="000B6FD7">
            <w:rPr>
              <w:lang w:val="en-US"/>
            </w:rPr>
            <w:instrText xml:space="preserve">CITATION Min \n  \y  \l 1033 </w:instrText>
          </w:r>
          <w:r w:rsidR="008E64C4">
            <w:fldChar w:fldCharType="separate"/>
          </w:r>
          <w:r w:rsidR="000B6FD7">
            <w:rPr>
              <w:noProof/>
              <w:lang w:val="en-US"/>
            </w:rPr>
            <w:t xml:space="preserve"> (Portal Juridico Libre de Bolivia)</w:t>
          </w:r>
          <w:r w:rsidR="008E64C4">
            <w:fldChar w:fldCharType="end"/>
          </w:r>
        </w:sdtContent>
      </w:sdt>
      <w:bookmarkEnd w:id="168"/>
    </w:p>
    <w:p w14:paraId="7014609A" w14:textId="77777777" w:rsidR="00B53567" w:rsidRDefault="00B53567" w:rsidP="00B53567">
      <w:r>
        <w:t xml:space="preserve">El ministerio de salud y deportes (MSD), es el órgano encargado de gestionar la salud a nivel nacional, en conjunto con otras instituciones </w:t>
      </w:r>
      <w:r w:rsidRPr="0074083C">
        <w:rPr>
          <w:bCs/>
          <w:color w:val="4F81BD" w:themeColor="accent1"/>
          <w:rPrChange w:id="169" w:author="carlos cruz" w:date="2015-05-30T09:49:00Z">
            <w:rPr>
              <w:b/>
              <w:bCs/>
            </w:rPr>
          </w:rPrChange>
        </w:rPr>
        <w:t>(Anexo 2)</w:t>
      </w:r>
      <w:r>
        <w:t xml:space="preserve"> y el gobierno </w:t>
      </w:r>
      <w:r>
        <w:lastRenderedPageBreak/>
        <w:t>del 2002 realizaron la categorización de los centros de salud de la siguiente manera:</w:t>
      </w:r>
    </w:p>
    <w:p w14:paraId="58CAECCE" w14:textId="77777777" w:rsidR="00B53567" w:rsidRDefault="00B53567" w:rsidP="00B53567">
      <w:r w:rsidRPr="0045555F">
        <w:rPr>
          <w:b/>
        </w:rPr>
        <w:t>Primer Nivel:</w:t>
      </w:r>
      <w:r>
        <w:t xml:space="preserve"> Corresponde a las modalidades de atención cuya oferta de servicios se enmarca en la promoción y prevención de la salud, la consulta ambulatoria e internación de tránsito. Este nivel de atención está conformado por: la medicina tradicional, brigada móvil de salud, puesto de salud, consultorio médico, centro de salud con o sin camas, policlínicas y poli consultorios; constituyéndose en la puerta de entrada al sistema de atención en salud.</w:t>
      </w:r>
    </w:p>
    <w:p w14:paraId="7BEB7439" w14:textId="77777777" w:rsidR="00B53567" w:rsidRDefault="00B53567" w:rsidP="00B53567">
      <w:r w:rsidRPr="0045555F">
        <w:rPr>
          <w:b/>
        </w:rPr>
        <w:t>Segundo Nivel:</w:t>
      </w:r>
      <w:r>
        <w:t xml:space="preserve"> Corresponde a las modalidades que requieren atención ambulatoria de mayor complejidad y la internación hospitalaria en las especialidades básicas de medicina interna, cirugía, pediatría y gineco-obstetricia; anestesiología, sus servicios complementarios de diagnóstico y tratamiento, y opcionalmente traumatología. La unidad operativa de este nivel es el Hospital Básico de Apoyo.</w:t>
      </w:r>
    </w:p>
    <w:p w14:paraId="12D6A34C" w14:textId="77777777" w:rsidR="00B53567" w:rsidRDefault="00B53567" w:rsidP="00B53567">
      <w:r w:rsidRPr="0045555F">
        <w:rPr>
          <w:b/>
        </w:rPr>
        <w:t>Tercer Nivel</w:t>
      </w:r>
      <w:r>
        <w:rPr>
          <w:b/>
        </w:rPr>
        <w:t>:</w:t>
      </w:r>
      <w:r>
        <w:t xml:space="preserve"> Corresponde a la consulta ambulatoria de especialidad; internación hospitalaria de especialidades y subespecialidades; servicios complementarios de diagnóstico y tratamiento de alta tecnología y complejidad. Las unidades operativas de este nivel son los hospitales generales e institutos y hospitales de especialidades.</w:t>
      </w:r>
    </w:p>
    <w:p w14:paraId="1953891A" w14:textId="6025F7BB" w:rsidR="00D10FAA" w:rsidRDefault="00D10FAA" w:rsidP="00D36277"/>
    <w:p w14:paraId="1BF03DDA" w14:textId="77777777" w:rsidR="00B53567" w:rsidRDefault="00B53567" w:rsidP="00D36277"/>
    <w:p w14:paraId="7ADF7B8E" w14:textId="4A978A87" w:rsidR="006F3FF2" w:rsidRDefault="006F3FF2" w:rsidP="00D36277">
      <w:pPr>
        <w:rPr>
          <w:ins w:id="170" w:author="luis angel barrancos ortiz" w:date="2015-05-29T17:07:00Z"/>
        </w:rPr>
      </w:pPr>
    </w:p>
    <w:p w14:paraId="3B31D6B3" w14:textId="1458034C" w:rsidR="00B06790" w:rsidRDefault="00B06790" w:rsidP="00D36277">
      <w:pPr>
        <w:rPr>
          <w:ins w:id="171" w:author="luis angel barrancos ortiz" w:date="2015-05-29T17:07:00Z"/>
        </w:rPr>
      </w:pPr>
    </w:p>
    <w:p w14:paraId="00F36435" w14:textId="77777777" w:rsidR="00B06790" w:rsidRDefault="00B06790" w:rsidP="00D36277">
      <w:pPr>
        <w:rPr>
          <w:ins w:id="172" w:author="luis angel barrancos ortiz" w:date="2015-05-29T17:07:00Z"/>
        </w:rPr>
      </w:pPr>
    </w:p>
    <w:p w14:paraId="63E8B9A6" w14:textId="77777777" w:rsidR="00B06790" w:rsidRDefault="00B06790" w:rsidP="00D36277">
      <w:pPr>
        <w:rPr>
          <w:ins w:id="173" w:author="luis angel barrancos ortiz" w:date="2015-05-29T17:07:00Z"/>
        </w:rPr>
      </w:pPr>
    </w:p>
    <w:p w14:paraId="5E33C051" w14:textId="77777777" w:rsidR="00B06790" w:rsidRDefault="00B06790" w:rsidP="00D36277">
      <w:pPr>
        <w:rPr>
          <w:ins w:id="174" w:author="luis angel barrancos ortiz" w:date="2015-05-29T17:07:00Z"/>
        </w:rPr>
      </w:pPr>
    </w:p>
    <w:p w14:paraId="34FD76E7" w14:textId="66261C58" w:rsidR="00B06790" w:rsidRDefault="00B06790" w:rsidP="00D36277">
      <w:pPr>
        <w:rPr>
          <w:ins w:id="175" w:author="luis angel barrancos ortiz" w:date="2015-05-29T17:07:00Z"/>
        </w:rPr>
      </w:pPr>
    </w:p>
    <w:p w14:paraId="79BD1EBA" w14:textId="63FED582" w:rsidR="00B06790" w:rsidRDefault="00B06790" w:rsidP="00D36277">
      <w:pPr>
        <w:rPr>
          <w:ins w:id="176" w:author="luis angel barrancos ortiz" w:date="2015-05-29T17:07:00Z"/>
        </w:rPr>
      </w:pPr>
    </w:p>
    <w:p w14:paraId="630DA770" w14:textId="15602FCA" w:rsidR="00B06790" w:rsidRDefault="00B06790" w:rsidP="00D36277">
      <w:pPr>
        <w:rPr>
          <w:ins w:id="177" w:author="luis angel barrancos ortiz" w:date="2015-05-29T17:07:00Z"/>
        </w:rPr>
      </w:pPr>
    </w:p>
    <w:p w14:paraId="10B351DA" w14:textId="7AB6C13C" w:rsidR="00B06790" w:rsidRDefault="00B06790" w:rsidP="00D36277">
      <w:pPr>
        <w:rPr>
          <w:ins w:id="178" w:author="luis angel barrancos ortiz" w:date="2015-05-29T17:07:00Z"/>
        </w:rPr>
      </w:pPr>
    </w:p>
    <w:p w14:paraId="683DF280" w14:textId="761EEAB2" w:rsidR="00B06790" w:rsidRDefault="00B06790" w:rsidP="00D36277">
      <w:pPr>
        <w:rPr>
          <w:ins w:id="179" w:author="luis angel barrancos ortiz" w:date="2015-05-29T17:07:00Z"/>
        </w:rPr>
      </w:pPr>
    </w:p>
    <w:p w14:paraId="78FCA09A" w14:textId="1B1EA760" w:rsidR="00B06790" w:rsidRDefault="00913182" w:rsidP="00D36277">
      <w:pPr>
        <w:rPr>
          <w:ins w:id="180" w:author="luis angel barrancos ortiz" w:date="2015-05-29T17:07:00Z"/>
        </w:rPr>
      </w:pPr>
      <w:ins w:id="181" w:author="luis angel barrancos ortiz" w:date="2015-05-29T17:18:00Z">
        <w:r>
          <w:rPr>
            <w:noProof/>
            <w:lang w:val="es-ES" w:eastAsia="es-ES"/>
          </w:rPr>
          <mc:AlternateContent>
            <mc:Choice Requires="wps">
              <w:drawing>
                <wp:anchor distT="91440" distB="91440" distL="114300" distR="114300" simplePos="0" relativeHeight="251658257" behindDoc="0" locked="0" layoutInCell="1" allowOverlap="1" wp14:anchorId="0253C241" wp14:editId="1D36E681">
                  <wp:simplePos x="0" y="0"/>
                  <wp:positionH relativeFrom="margin">
                    <wp:align>right</wp:align>
                  </wp:positionH>
                  <wp:positionV relativeFrom="paragraph">
                    <wp:posOffset>438785</wp:posOffset>
                  </wp:positionV>
                  <wp:extent cx="5791200" cy="158623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6B0F36A8" w14:textId="708B199F" w:rsidR="002E0C02" w:rsidRDefault="002E0C02">
                              <w:pPr>
                                <w:pBdr>
                                  <w:top w:val="single" w:sz="36" w:space="6" w:color="000000" w:themeColor="text1"/>
                                  <w:bottom w:val="single" w:sz="18" w:space="6" w:color="FABF8F" w:themeColor="accent6" w:themeTint="99"/>
                                </w:pBdr>
                                <w:spacing w:after="0"/>
                                <w:jc w:val="center"/>
                                <w:rPr>
                                  <w:ins w:id="182" w:author="luis angel barrancos ortiz" w:date="2015-05-29T17:18:00Z"/>
                                  <w:rStyle w:val="Textodemarcadordeposicin"/>
                                  <w:iCs/>
                                  <w:color w:val="404040" w:themeColor="text1" w:themeTint="BF"/>
                                  <w:sz w:val="56"/>
                                  <w:szCs w:val="56"/>
                                  <w:lang w:val="en-US"/>
                                </w:rPr>
                                <w:pPrChange w:id="183" w:author="luis angel barrancos ortiz" w:date="2015-05-29T17:23:00Z">
                                  <w:pPr>
                                    <w:pBdr>
                                      <w:top w:val="single" w:sz="36" w:space="6" w:color="000000" w:themeColor="text1"/>
                                      <w:bottom w:val="single" w:sz="18" w:space="6" w:color="FABF8F" w:themeColor="accent6" w:themeTint="99"/>
                                    </w:pBdr>
                                    <w:spacing w:after="0"/>
                                  </w:pPr>
                                </w:pPrChange>
                              </w:pPr>
                              <w:ins w:id="184" w:author="luis angel barrancos ortiz" w:date="2015-05-29T17:18:00Z">
                                <w:r>
                                  <w:rPr>
                                    <w:rStyle w:val="Textodemarcadordeposicin"/>
                                    <w:iCs/>
                                    <w:color w:val="404040" w:themeColor="text1" w:themeTint="BF"/>
                                    <w:sz w:val="56"/>
                                    <w:szCs w:val="56"/>
                                    <w:lang w:val="en-US"/>
                                  </w:rPr>
                                  <w:t>CAPITULO III</w:t>
                                </w:r>
                              </w:ins>
                            </w:p>
                            <w:p w14:paraId="06907FFF" w14:textId="3886E8C2" w:rsidR="002E0C02" w:rsidRPr="009B215A"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85" w:author="luis angel barrancos ortiz" w:date="2015-05-29T17:18:00Z">
                                    <w:rPr>
                                      <w:rStyle w:val="Textodemarcadordeposicin"/>
                                      <w:i/>
                                      <w:iCs/>
                                      <w:color w:val="404040" w:themeColor="text1" w:themeTint="BF"/>
                                      <w:sz w:val="27"/>
                                      <w:szCs w:val="27"/>
                                    </w:rPr>
                                  </w:rPrChange>
                                </w:rPr>
                                <w:pPrChange w:id="186" w:author="luis angel barrancos ortiz" w:date="2015-05-29T17:23:00Z">
                                  <w:pPr>
                                    <w:pBdr>
                                      <w:top w:val="single" w:sz="36" w:space="6" w:color="000000" w:themeColor="text1"/>
                                      <w:bottom w:val="single" w:sz="18" w:space="6" w:color="FABF8F" w:themeColor="accent6" w:themeTint="99"/>
                                    </w:pBdr>
                                    <w:spacing w:after="0"/>
                                  </w:pPr>
                                </w:pPrChange>
                              </w:pPr>
                              <w:ins w:id="187"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3C241" id="_x0000_s1029" type="#_x0000_t202" style="position:absolute;left:0;text-align:left;margin-left:404.8pt;margin-top:34.55pt;width:456pt;height:124.9pt;z-index:251658257;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" filled="f" stroked="f">
                  <v:textbox style="mso-fit-shape-to-text:t">
                    <w:txbxContent>
                      <w:p w14:paraId="6B0F36A8" w14:textId="708B199F" w:rsidR="002E0C02" w:rsidRDefault="002E0C02">
                        <w:pPr>
                          <w:pBdr>
                            <w:top w:val="single" w:sz="36" w:space="6" w:color="000000" w:themeColor="text1"/>
                            <w:bottom w:val="single" w:sz="18" w:space="6" w:color="FABF8F" w:themeColor="accent6" w:themeTint="99"/>
                          </w:pBdr>
                          <w:spacing w:after="0"/>
                          <w:jc w:val="center"/>
                          <w:rPr>
                            <w:ins w:id="188" w:author="luis angel barrancos ortiz" w:date="2015-05-29T17:18:00Z"/>
                            <w:rStyle w:val="Textodemarcadordeposicin"/>
                            <w:iCs/>
                            <w:color w:val="404040" w:themeColor="text1" w:themeTint="BF"/>
                            <w:sz w:val="56"/>
                            <w:szCs w:val="56"/>
                            <w:lang w:val="en-US"/>
                          </w:rPr>
                          <w:pPrChange w:id="189" w:author="luis angel barrancos ortiz" w:date="2015-05-29T17:23:00Z">
                            <w:pPr>
                              <w:pBdr>
                                <w:top w:val="single" w:sz="36" w:space="6" w:color="000000" w:themeColor="text1"/>
                                <w:bottom w:val="single" w:sz="18" w:space="6" w:color="FABF8F" w:themeColor="accent6" w:themeTint="99"/>
                              </w:pBdr>
                              <w:spacing w:after="0"/>
                            </w:pPr>
                          </w:pPrChange>
                        </w:pPr>
                        <w:ins w:id="190" w:author="luis angel barrancos ortiz" w:date="2015-05-29T17:18:00Z">
                          <w:r>
                            <w:rPr>
                              <w:rStyle w:val="Textodemarcadordeposicin"/>
                              <w:iCs/>
                              <w:color w:val="404040" w:themeColor="text1" w:themeTint="BF"/>
                              <w:sz w:val="56"/>
                              <w:szCs w:val="56"/>
                              <w:lang w:val="en-US"/>
                            </w:rPr>
                            <w:t>CAPITULO III</w:t>
                          </w:r>
                        </w:ins>
                      </w:p>
                      <w:p w14:paraId="06907FFF" w14:textId="3886E8C2" w:rsidR="002E0C02" w:rsidRPr="009B215A"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91" w:author="luis angel barrancos ortiz" w:date="2015-05-29T17:18:00Z">
                              <w:rPr>
                                <w:rStyle w:val="Textodemarcadordeposicin"/>
                                <w:i/>
                                <w:iCs/>
                                <w:color w:val="404040" w:themeColor="text1" w:themeTint="BF"/>
                                <w:sz w:val="27"/>
                                <w:szCs w:val="27"/>
                              </w:rPr>
                            </w:rPrChange>
                          </w:rPr>
                          <w:pPrChange w:id="192" w:author="luis angel barrancos ortiz" w:date="2015-05-29T17:23:00Z">
                            <w:pPr>
                              <w:pBdr>
                                <w:top w:val="single" w:sz="36" w:space="6" w:color="000000" w:themeColor="text1"/>
                                <w:bottom w:val="single" w:sz="18" w:space="6" w:color="FABF8F" w:themeColor="accent6" w:themeTint="99"/>
                              </w:pBdr>
                              <w:spacing w:after="0"/>
                            </w:pPr>
                          </w:pPrChange>
                        </w:pPr>
                        <w:ins w:id="193"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v:textbox>
                  <w10:wrap type="square" anchorx="margin"/>
                </v:shape>
              </w:pict>
            </mc:Fallback>
          </mc:AlternateContent>
        </w:r>
      </w:ins>
    </w:p>
    <w:p w14:paraId="08E148DB" w14:textId="77777777" w:rsidR="00B06790" w:rsidRDefault="00B06790" w:rsidP="00D36277">
      <w:pPr>
        <w:rPr>
          <w:ins w:id="194" w:author="luis angel barrancos ortiz" w:date="2015-05-29T17:07:00Z"/>
        </w:rPr>
      </w:pPr>
    </w:p>
    <w:p w14:paraId="7B1A3D84" w14:textId="77777777" w:rsidR="00B06790" w:rsidRDefault="00B06790" w:rsidP="00D36277">
      <w:pPr>
        <w:rPr>
          <w:ins w:id="195" w:author="luis angel barrancos ortiz" w:date="2015-05-29T17:07:00Z"/>
        </w:rPr>
      </w:pPr>
    </w:p>
    <w:p w14:paraId="16644F47" w14:textId="77777777" w:rsidR="00B06790" w:rsidRDefault="00B06790" w:rsidP="00D36277">
      <w:pPr>
        <w:rPr>
          <w:ins w:id="196" w:author="luis angel barrancos ortiz" w:date="2015-05-29T17:07:00Z"/>
        </w:rPr>
      </w:pPr>
    </w:p>
    <w:p w14:paraId="2ED0D9C3" w14:textId="77777777" w:rsidR="00B06790" w:rsidRDefault="00B06790" w:rsidP="00D36277">
      <w:pPr>
        <w:rPr>
          <w:ins w:id="197" w:author="luis angel barrancos ortiz" w:date="2015-05-29T17:07:00Z"/>
        </w:rPr>
      </w:pPr>
    </w:p>
    <w:p w14:paraId="39B7E99D" w14:textId="77777777" w:rsidR="00B06790" w:rsidRDefault="00B06790" w:rsidP="00D36277">
      <w:pPr>
        <w:rPr>
          <w:ins w:id="198" w:author="luis angel barrancos ortiz" w:date="2015-05-29T17:07:00Z"/>
        </w:rPr>
      </w:pPr>
    </w:p>
    <w:p w14:paraId="1403DFDB" w14:textId="77777777" w:rsidR="00B06790" w:rsidRDefault="00B06790" w:rsidP="00D36277">
      <w:pPr>
        <w:rPr>
          <w:ins w:id="199" w:author="luis angel barrancos ortiz" w:date="2015-05-29T17:21:00Z"/>
        </w:rPr>
      </w:pPr>
    </w:p>
    <w:p w14:paraId="0390128F" w14:textId="7DCD623E" w:rsidR="00913182" w:rsidRDefault="00913182" w:rsidP="00D36277">
      <w:pPr>
        <w:rPr>
          <w:ins w:id="200" w:author="luis angel barrancos ortiz" w:date="2015-05-29T17:21:00Z"/>
        </w:rPr>
      </w:pPr>
    </w:p>
    <w:p w14:paraId="533D9D6E" w14:textId="0AA50B20" w:rsidR="00913182" w:rsidRPr="00D85BB1" w:rsidRDefault="00913182">
      <w:pPr>
        <w:pStyle w:val="Ttulo1"/>
        <w:rPr>
          <w:ins w:id="201" w:author="luis angel barrancos ortiz" w:date="2015-05-29T17:55:00Z"/>
        </w:rPr>
        <w:pPrChange w:id="202" w:author="luis angel barrancos ortiz" w:date="2015-05-29T17:25:00Z">
          <w:pPr/>
        </w:pPrChange>
      </w:pPr>
      <w:ins w:id="203" w:author="luis angel barrancos ortiz" w:date="2015-05-29T17:25:00Z">
        <w:r w:rsidRPr="00D85BB1">
          <w:lastRenderedPageBreak/>
          <w:t>YII FRAMEWORK</w:t>
        </w:r>
      </w:ins>
    </w:p>
    <w:p w14:paraId="35CF5EB7" w14:textId="037050ED" w:rsidR="00DC5AAB" w:rsidRPr="00D85BB1" w:rsidRDefault="00DC5AAB">
      <w:pPr>
        <w:rPr>
          <w:ins w:id="204" w:author="luis angel barrancos ortiz" w:date="2015-05-29T17:55:00Z"/>
        </w:rPr>
        <w:pPrChange w:id="205" w:author="luis angel barrancos ortiz" w:date="2015-05-29T17:56:00Z">
          <w:pPr>
            <w:pStyle w:val="NormalWeb"/>
          </w:pPr>
        </w:pPrChange>
      </w:pPr>
      <w:ins w:id="206" w:author="luis angel barrancos ortiz" w:date="2015-05-29T17:55:00Z">
        <w:r w:rsidRPr="00D85BB1">
          <w:rPr>
            <w:rStyle w:val="Textoennegrita"/>
          </w:rPr>
          <w:t>Yii</w:t>
        </w:r>
        <w:r w:rsidRPr="00DC5AAB">
          <w:rPr>
            <w:rStyle w:val="notranslate"/>
            <w:rPrChange w:id="207" w:author="luis angel barrancos ortiz" w:date="2015-05-29T17:55:00Z">
              <w:rPr>
                <w:rStyle w:val="notranslate"/>
                <w:rFonts w:eastAsiaTheme="majorEastAsia"/>
              </w:rPr>
            </w:rPrChange>
          </w:rPr>
          <w:t xml:space="preserve"> se pronuncia como Yee</w:t>
        </w:r>
      </w:ins>
      <w:ins w:id="208" w:author="luis angel barrancos ortiz" w:date="2015-05-29T17:56:00Z">
        <w:r>
          <w:rPr>
            <w:rStyle w:val="notranslate"/>
          </w:rPr>
          <w:t xml:space="preserve"> o Jii </w:t>
        </w:r>
      </w:ins>
      <w:ins w:id="209" w:author="luis angel barrancos ortiz" w:date="2015-05-29T17:55:00Z">
        <w:r w:rsidRPr="00DC5AAB">
          <w:rPr>
            <w:rStyle w:val="notranslate"/>
            <w:rPrChange w:id="210" w:author="luis angel barrancos ortiz" w:date="2015-05-29T17:55:00Z">
              <w:rPr>
                <w:rStyle w:val="notranslate"/>
                <w:rFonts w:eastAsiaTheme="majorEastAsia"/>
              </w:rPr>
            </w:rPrChange>
          </w:rPr>
          <w:t xml:space="preserve">y es un acrónimo de </w:t>
        </w:r>
        <w:r w:rsidRPr="00D85BB1">
          <w:rPr>
            <w:rStyle w:val="Textoennegrita"/>
          </w:rPr>
          <w:t>"Sí lo es!".</w:t>
        </w:r>
        <w:r w:rsidRPr="00D85BB1">
          <w:t xml:space="preserve"> </w:t>
        </w:r>
        <w:r w:rsidRPr="00D85BB1">
          <w:rPr>
            <w:rStyle w:val="notranslate"/>
          </w:rPr>
          <w:t xml:space="preserve">Esto es a menudo </w:t>
        </w:r>
        <w:r w:rsidRPr="00DC5AAB">
          <w:rPr>
            <w:rStyle w:val="notranslate"/>
            <w:rPrChange w:id="211" w:author="luis angel barrancos ortiz" w:date="2015-05-29T17:55:00Z">
              <w:rPr>
                <w:rStyle w:val="notranslate"/>
                <w:rFonts w:eastAsiaTheme="majorEastAsia"/>
              </w:rPr>
            </w:rPrChange>
          </w:rPr>
          <w:t>la respuesta más concisa para consultas de los nuevos en Yii:</w:t>
        </w:r>
        <w:r w:rsidRPr="00D85BB1">
          <w:t xml:space="preserve"> </w:t>
        </w:r>
        <w:r w:rsidRPr="00D85BB1">
          <w:br/>
        </w:r>
        <w:r w:rsidRPr="00DC5AAB">
          <w:rPr>
            <w:rStyle w:val="notranslate"/>
            <w:rPrChange w:id="212" w:author="luis angel barrancos ortiz" w:date="2015-05-29T17:55:00Z">
              <w:rPr>
                <w:rStyle w:val="notranslate"/>
                <w:rFonts w:eastAsiaTheme="majorEastAsia"/>
              </w:rPr>
            </w:rPrChange>
          </w:rPr>
          <w:t>¿Es rápido?</w:t>
        </w:r>
        <w:r w:rsidRPr="00D85BB1">
          <w:t xml:space="preserve"> </w:t>
        </w:r>
        <w:r w:rsidRPr="00DC5AAB">
          <w:rPr>
            <w:rStyle w:val="notranslate"/>
            <w:rPrChange w:id="213" w:author="luis angel barrancos ortiz" w:date="2015-05-29T17:55:00Z">
              <w:rPr>
                <w:rStyle w:val="notranslate"/>
                <w:rFonts w:eastAsiaTheme="majorEastAsia"/>
              </w:rPr>
            </w:rPrChange>
          </w:rPr>
          <w:t>... ¿Es seguro?</w:t>
        </w:r>
        <w:r w:rsidRPr="00D85BB1">
          <w:t xml:space="preserve"> </w:t>
        </w:r>
        <w:r w:rsidRPr="00DC5AAB">
          <w:rPr>
            <w:rStyle w:val="notranslate"/>
            <w:rPrChange w:id="214" w:author="luis angel barrancos ortiz" w:date="2015-05-29T17:55:00Z">
              <w:rPr>
                <w:rStyle w:val="notranslate"/>
                <w:rFonts w:eastAsiaTheme="majorEastAsia"/>
              </w:rPr>
            </w:rPrChange>
          </w:rPr>
          <w:t>... ¿Es profesional?</w:t>
        </w:r>
        <w:r w:rsidRPr="00D85BB1">
          <w:t xml:space="preserve"> </w:t>
        </w:r>
        <w:r w:rsidRPr="00DC5AAB">
          <w:rPr>
            <w:rStyle w:val="notranslate"/>
            <w:rPrChange w:id="215" w:author="luis angel barrancos ortiz" w:date="2015-05-29T17:55:00Z">
              <w:rPr>
                <w:rStyle w:val="notranslate"/>
                <w:rFonts w:eastAsiaTheme="majorEastAsia"/>
              </w:rPr>
            </w:rPrChange>
          </w:rPr>
          <w:t>... ¿Es correcto para mi próximo proyecto?</w:t>
        </w:r>
        <w:r w:rsidRPr="00D85BB1">
          <w:t xml:space="preserve"> </w:t>
        </w:r>
        <w:r w:rsidRPr="00DC5AAB">
          <w:rPr>
            <w:rStyle w:val="notranslate"/>
            <w:rPrChange w:id="216" w:author="luis angel barrancos ortiz" w:date="2015-05-29T17:55:00Z">
              <w:rPr>
                <w:rStyle w:val="notranslate"/>
                <w:rFonts w:eastAsiaTheme="majorEastAsia"/>
              </w:rPr>
            </w:rPrChange>
          </w:rPr>
          <w:t xml:space="preserve">... </w:t>
        </w:r>
        <w:r w:rsidRPr="00D85BB1">
          <w:rPr>
            <w:rStyle w:val="Textoennegrita"/>
          </w:rPr>
          <w:t>Sí lo es!</w:t>
        </w:r>
        <w:r w:rsidRPr="00D85BB1">
          <w:t xml:space="preserve"> </w:t>
        </w:r>
      </w:ins>
    </w:p>
    <w:p w14:paraId="6F715D55" w14:textId="5AC35CF5" w:rsidR="00DC5AAB" w:rsidRPr="00D85BB1" w:rsidRDefault="00DC5AAB">
      <w:pPr>
        <w:rPr>
          <w:ins w:id="217" w:author="luis angel barrancos ortiz" w:date="2015-05-29T17:55:00Z"/>
        </w:rPr>
        <w:pPrChange w:id="218" w:author="luis angel barrancos ortiz" w:date="2015-05-29T17:56:00Z">
          <w:pPr>
            <w:pStyle w:val="NormalWeb"/>
          </w:pPr>
        </w:pPrChange>
      </w:pPr>
      <w:ins w:id="219" w:author="luis angel barrancos ortiz" w:date="2015-05-29T17:55:00Z">
        <w:r w:rsidRPr="00DC5AAB">
          <w:rPr>
            <w:rStyle w:val="notranslate"/>
            <w:rPrChange w:id="220" w:author="luis angel barrancos ortiz" w:date="2015-05-29T17:55:00Z">
              <w:rPr>
                <w:rStyle w:val="notranslate"/>
                <w:rFonts w:eastAsiaTheme="majorEastAsia"/>
              </w:rPr>
            </w:rPrChange>
          </w:rPr>
          <w:t>Yii es un framework de desarrollo de aplicaciones web libre, de código abierto escrito en PHP5</w:t>
        </w:r>
        <w:r w:rsidRPr="00D85BB1">
          <w:rPr>
            <w:rStyle w:val="notranslate"/>
          </w:rPr>
          <w:t>,</w:t>
        </w:r>
      </w:ins>
      <w:ins w:id="221" w:author="luis angel barrancos ortiz" w:date="2015-05-29T17:58:00Z">
        <w:r>
          <w:rPr>
            <w:rStyle w:val="notranslate"/>
          </w:rPr>
          <w:t xml:space="preserve"> </w:t>
        </w:r>
      </w:ins>
      <w:ins w:id="222" w:author="luis angel barrancos ortiz" w:date="2015-05-29T17:59:00Z">
        <w:r>
          <w:rPr>
            <w:rStyle w:val="notranslate"/>
          </w:rPr>
          <w:t xml:space="preserve">fomenta un </w:t>
        </w:r>
      </w:ins>
      <w:ins w:id="223" w:author="luis angel barrancos ortiz" w:date="2015-05-29T17:55:00Z">
        <w:r w:rsidRPr="00DC5AAB">
          <w:rPr>
            <w:rStyle w:val="notranslate"/>
            <w:rPrChange w:id="224" w:author="luis angel barrancos ortiz" w:date="2015-05-29T17:55:00Z">
              <w:rPr>
                <w:rStyle w:val="notranslate"/>
                <w:rFonts w:eastAsiaTheme="majorEastAsia"/>
              </w:rPr>
            </w:rPrChange>
          </w:rPr>
          <w:t>rápido desarrollo.</w:t>
        </w:r>
        <w:r w:rsidRPr="00D85BB1">
          <w:t xml:space="preserve"> </w:t>
        </w:r>
        <w:r w:rsidRPr="00D85BB1">
          <w:rPr>
            <w:rStyle w:val="notranslate"/>
          </w:rPr>
          <w:t xml:space="preserve">Se </w:t>
        </w:r>
      </w:ins>
      <w:ins w:id="225" w:author="luis angel barrancos ortiz" w:date="2015-05-29T18:00:00Z">
        <w:r w:rsidRPr="00D85BB1">
          <w:rPr>
            <w:rStyle w:val="notranslate"/>
          </w:rPr>
          <w:t>trabaj</w:t>
        </w:r>
        <w:r>
          <w:rPr>
            <w:rStyle w:val="notranslate"/>
          </w:rPr>
          <w:t>ó</w:t>
        </w:r>
      </w:ins>
      <w:ins w:id="226" w:author="luis angel barrancos ortiz" w:date="2015-05-29T17:55:00Z">
        <w:r w:rsidRPr="00DC5AAB">
          <w:rPr>
            <w:rStyle w:val="notranslate"/>
            <w:rPrChange w:id="227" w:author="luis angel barrancos ortiz" w:date="2015-05-29T17:55:00Z">
              <w:rPr>
                <w:rStyle w:val="notranslate"/>
                <w:rFonts w:eastAsiaTheme="majorEastAsia"/>
              </w:rPr>
            </w:rPrChange>
          </w:rPr>
          <w:t xml:space="preserve"> para optimizar su desarrollo de aplicaciones y ayuda a garantizar un producto final muy eficiente, extensible y mantenible.</w:t>
        </w:r>
        <w:r w:rsidRPr="00D85BB1">
          <w:t xml:space="preserve"> </w:t>
        </w:r>
      </w:ins>
    </w:p>
    <w:p w14:paraId="6B167153" w14:textId="4B83E73C" w:rsidR="00DC5AAB" w:rsidRDefault="00DC5AAB">
      <w:pPr>
        <w:rPr>
          <w:ins w:id="228" w:author="luis angel barrancos ortiz" w:date="2015-05-29T18:57:00Z"/>
        </w:rPr>
        <w:pPrChange w:id="229" w:author="luis angel barrancos ortiz" w:date="2015-05-29T17:56:00Z">
          <w:pPr>
            <w:pStyle w:val="NormalWeb"/>
          </w:pPr>
        </w:pPrChange>
      </w:pPr>
      <w:ins w:id="230" w:author="luis angel barrancos ortiz" w:date="2015-05-29T17:55:00Z">
        <w:r w:rsidRPr="00DC5AAB">
          <w:rPr>
            <w:rStyle w:val="notranslate"/>
            <w:rPrChange w:id="231" w:author="luis angel barrancos ortiz" w:date="2015-05-29T17:55:00Z">
              <w:rPr>
                <w:rStyle w:val="notranslate"/>
                <w:rFonts w:eastAsiaTheme="majorEastAsia"/>
              </w:rPr>
            </w:rPrChange>
          </w:rPr>
          <w:t>Yii es una opción perfecta para cualquier proyecto de</w:t>
        </w:r>
      </w:ins>
      <w:ins w:id="232" w:author="luis angel barrancos ortiz" w:date="2015-05-29T18:01:00Z">
        <w:r>
          <w:rPr>
            <w:rStyle w:val="notranslate"/>
          </w:rPr>
          <w:t xml:space="preserve"> cualquier</w:t>
        </w:r>
      </w:ins>
      <w:ins w:id="233" w:author="luis angel barrancos ortiz" w:date="2015-05-29T17:55:00Z">
        <w:r w:rsidRPr="00DC5AAB">
          <w:rPr>
            <w:rStyle w:val="notranslate"/>
            <w:rPrChange w:id="234" w:author="luis angel barrancos ortiz" w:date="2015-05-29T17:55:00Z">
              <w:rPr>
                <w:rStyle w:val="notranslate"/>
                <w:rFonts w:eastAsiaTheme="majorEastAsia"/>
              </w:rPr>
            </w:rPrChange>
          </w:rPr>
          <w:t xml:space="preserve"> tamaño.</w:t>
        </w:r>
        <w:r w:rsidRPr="00D85BB1">
          <w:t xml:space="preserve"> </w:t>
        </w:r>
        <w:r w:rsidRPr="00DC5AAB">
          <w:rPr>
            <w:rStyle w:val="notranslate"/>
            <w:rPrChange w:id="235" w:author="luis angel barrancos ortiz" w:date="2015-05-29T17:55:00Z">
              <w:rPr>
                <w:rStyle w:val="notranslate"/>
                <w:rFonts w:eastAsiaTheme="majorEastAsia"/>
              </w:rPr>
            </w:rPrChange>
          </w:rPr>
          <w:t>Sin embargo, se ha construido con sofisticadas aplicaciones empresariales en mente.</w:t>
        </w:r>
        <w:r w:rsidRPr="00D85BB1">
          <w:t xml:space="preserve"> </w:t>
        </w:r>
        <w:r w:rsidRPr="00DC5AAB">
          <w:rPr>
            <w:rStyle w:val="notranslate"/>
            <w:rPrChange w:id="236" w:author="luis angel barrancos ortiz" w:date="2015-05-29T17:55:00Z">
              <w:rPr>
                <w:rStyle w:val="notranslate"/>
                <w:rFonts w:eastAsiaTheme="majorEastAsia"/>
              </w:rPr>
            </w:rPrChange>
          </w:rPr>
          <w:t>Usted tiene el control total sobre la configuración de la cabeza a los pies (</w:t>
        </w:r>
      </w:ins>
      <w:ins w:id="237" w:author="luis angel barrancos ortiz" w:date="2015-05-29T18:02:00Z">
        <w:r>
          <w:rPr>
            <w:rStyle w:val="notranslate"/>
          </w:rPr>
          <w:t xml:space="preserve">desde la </w:t>
        </w:r>
      </w:ins>
      <w:ins w:id="238" w:author="luis angel barrancos ortiz" w:date="2015-05-29T17:55:00Z">
        <w:r w:rsidRPr="00DC5AAB">
          <w:rPr>
            <w:rStyle w:val="notranslate"/>
            <w:rPrChange w:id="239" w:author="luis angel barrancos ortiz" w:date="2015-05-29T17:55:00Z">
              <w:rPr>
                <w:rStyle w:val="notranslate"/>
                <w:rFonts w:eastAsiaTheme="majorEastAsia"/>
              </w:rPr>
            </w:rPrChange>
          </w:rPr>
          <w:t xml:space="preserve">presentación </w:t>
        </w:r>
      </w:ins>
      <w:ins w:id="240" w:author="luis angel barrancos ortiz" w:date="2015-05-29T18:02:00Z">
        <w:r>
          <w:rPr>
            <w:rStyle w:val="notranslate"/>
          </w:rPr>
          <w:t>hasta</w:t>
        </w:r>
      </w:ins>
      <w:ins w:id="241" w:author="luis angel barrancos ortiz" w:date="2015-05-29T17:55:00Z">
        <w:r w:rsidRPr="00DC5AAB">
          <w:rPr>
            <w:rStyle w:val="notranslate"/>
            <w:rPrChange w:id="242" w:author="luis angel barrancos ortiz" w:date="2015-05-29T17:55:00Z">
              <w:rPr>
                <w:rStyle w:val="notranslate"/>
                <w:rFonts w:eastAsiaTheme="majorEastAsia"/>
              </w:rPr>
            </w:rPrChange>
          </w:rPr>
          <w:t xml:space="preserve"> persistencia) para ajustarse a las directrices de su desarrollo empresarial.</w:t>
        </w:r>
        <w:r w:rsidRPr="00D85BB1">
          <w:t xml:space="preserve"> </w:t>
        </w:r>
        <w:r w:rsidRPr="00DC5AAB">
          <w:rPr>
            <w:rStyle w:val="notranslate"/>
            <w:rPrChange w:id="243" w:author="luis angel barrancos ortiz" w:date="2015-05-29T17:55:00Z">
              <w:rPr>
                <w:rStyle w:val="notranslate"/>
                <w:rFonts w:eastAsiaTheme="majorEastAsia"/>
              </w:rPr>
            </w:rPrChange>
          </w:rPr>
          <w:t>Viene empaquetado con herramientas para ayudar a probar y depurar la aplicación, y tiene una documentación clara y completa.</w:t>
        </w:r>
        <w:r w:rsidRPr="00D85BB1">
          <w:t xml:space="preserve"> </w:t>
        </w:r>
      </w:ins>
    </w:p>
    <w:p w14:paraId="7F4974D6" w14:textId="34EB04E2" w:rsidR="001362F1" w:rsidRPr="00D85BB1" w:rsidRDefault="001362F1">
      <w:pPr>
        <w:pStyle w:val="Ttulo1"/>
        <w:rPr>
          <w:ins w:id="244" w:author="luis angel barrancos ortiz" w:date="2015-05-29T17:55:00Z"/>
        </w:rPr>
        <w:pPrChange w:id="245" w:author="luis angel barrancos ortiz" w:date="2015-05-29T18:57:00Z">
          <w:pPr>
            <w:pStyle w:val="NormalWeb"/>
          </w:pPr>
        </w:pPrChange>
      </w:pPr>
      <w:ins w:id="246" w:author="luis angel barrancos ortiz" w:date="2015-05-29T18:57:00Z">
        <w:r>
          <w:t>GOOGLE MAPS</w:t>
        </w:r>
      </w:ins>
      <w:customXmlInsRangeStart w:id="247" w:author="luis angel barrancos ortiz" w:date="2015-05-29T19:11:00Z"/>
      <w:sdt>
        <w:sdtPr>
          <w:id w:val="198827897"/>
          <w:citation/>
        </w:sdtPr>
        <w:sdtEndPr/>
        <w:sdtContent>
          <w:customXmlInsRangeEnd w:id="247"/>
          <w:ins w:id="248" w:author="luis angel barrancos ortiz" w:date="2015-05-29T19:11:00Z">
            <w:r>
              <w:fldChar w:fldCharType="begin"/>
            </w:r>
          </w:ins>
          <w:ins w:id="249" w:author="luis angel barrancos ortiz" w:date="2015-05-29T19:15:00Z">
            <w:r w:rsidR="00B4297B">
              <w:rPr>
                <w:lang w:val="en-US"/>
              </w:rPr>
              <w:instrText xml:space="preserve">CITATION Saú13 \l 1033 </w:instrText>
            </w:r>
          </w:ins>
          <w:r>
            <w:fldChar w:fldCharType="separate"/>
          </w:r>
          <w:ins w:id="250" w:author="luis angel barrancos ortiz" w:date="2015-05-29T19:15:00Z">
            <w:r w:rsidR="00B4297B">
              <w:rPr>
                <w:noProof/>
                <w:lang w:val="en-US"/>
              </w:rPr>
              <w:t xml:space="preserve"> (Dávila, 2013)</w:t>
            </w:r>
          </w:ins>
          <w:ins w:id="251" w:author="luis angel barrancos ortiz" w:date="2015-05-29T19:11:00Z">
            <w:r>
              <w:fldChar w:fldCharType="end"/>
            </w:r>
          </w:ins>
          <w:customXmlInsRangeStart w:id="252" w:author="luis angel barrancos ortiz" w:date="2015-05-29T19:11:00Z"/>
        </w:sdtContent>
      </w:sdt>
      <w:customXmlInsRangeEnd w:id="252"/>
    </w:p>
    <w:p w14:paraId="62F8C82E" w14:textId="2DEB68EE" w:rsidR="00B4297B" w:rsidRPr="00B4297B" w:rsidRDefault="00B4297B">
      <w:pPr>
        <w:pStyle w:val="Ttulo2"/>
        <w:rPr>
          <w:ins w:id="253" w:author="luis angel barrancos ortiz" w:date="2015-05-29T19:16:00Z"/>
          <w:rFonts w:eastAsia="Arial"/>
          <w:rPrChange w:id="254" w:author="luis angel barrancos ortiz" w:date="2015-05-29T19:17:00Z">
            <w:rPr>
              <w:ins w:id="255" w:author="luis angel barrancos ortiz" w:date="2015-05-29T19:16:00Z"/>
            </w:rPr>
          </w:rPrChange>
        </w:rPr>
        <w:pPrChange w:id="256" w:author="luis angel barrancos ortiz" w:date="2015-05-29T19:17:00Z">
          <w:pPr>
            <w:spacing w:line="200" w:lineRule="exact"/>
          </w:pPr>
        </w:pPrChange>
      </w:pPr>
      <w:ins w:id="257" w:author="luis angel barrancos ortiz" w:date="2015-05-29T19:16:00Z">
        <w:r>
          <w:rPr>
            <w:rFonts w:eastAsia="Arial"/>
          </w:rPr>
          <w:t>Introducción</w:t>
        </w:r>
        <w:r>
          <w:rPr>
            <w:rFonts w:eastAsia="Arial"/>
            <w:spacing w:val="29"/>
          </w:rPr>
          <w:t xml:space="preserve"> </w:t>
        </w:r>
        <w:r>
          <w:rPr>
            <w:rFonts w:eastAsia="Arial"/>
          </w:rPr>
          <w:t>a</w:t>
        </w:r>
        <w:r>
          <w:rPr>
            <w:rFonts w:eastAsia="Arial"/>
            <w:spacing w:val="4"/>
          </w:rPr>
          <w:t xml:space="preserve"> </w:t>
        </w:r>
        <w:r>
          <w:rPr>
            <w:rFonts w:eastAsia="Arial"/>
          </w:rPr>
          <w:t>Google</w:t>
        </w:r>
        <w:r>
          <w:rPr>
            <w:rFonts w:eastAsia="Arial"/>
            <w:spacing w:val="17"/>
          </w:rPr>
          <w:t xml:space="preserve"> </w:t>
        </w:r>
        <w:r>
          <w:rPr>
            <w:rFonts w:eastAsia="Arial"/>
            <w:w w:val="102"/>
          </w:rPr>
          <w:t>Maps</w:t>
        </w:r>
      </w:ins>
    </w:p>
    <w:p w14:paraId="13376A90" w14:textId="40770BC4" w:rsidR="00B4297B" w:rsidRDefault="00B4297B">
      <w:pPr>
        <w:rPr>
          <w:ins w:id="258" w:author="luis angel barrancos ortiz" w:date="2015-05-29T19:16:00Z"/>
        </w:rPr>
        <w:pPrChange w:id="259" w:author="luis angel barrancos ortiz" w:date="2015-05-29T19:18:00Z">
          <w:pPr>
            <w:spacing w:line="200" w:lineRule="exact"/>
          </w:pPr>
        </w:pPrChange>
      </w:pPr>
      <w:ins w:id="260" w:author="luis angel barrancos ortiz" w:date="2015-05-29T19:16:00Z">
        <w:r>
          <w:t>En</w:t>
        </w:r>
        <w:r>
          <w:rPr>
            <w:spacing w:val="19"/>
          </w:rPr>
          <w:t xml:space="preserve"> </w:t>
        </w:r>
        <w:r>
          <w:t>la</w:t>
        </w:r>
        <w:r>
          <w:rPr>
            <w:spacing w:val="17"/>
          </w:rPr>
          <w:t xml:space="preserve"> </w:t>
        </w:r>
        <w:r>
          <w:t>actualidad</w:t>
        </w:r>
      </w:ins>
      <w:ins w:id="261" w:author="luis angel barrancos ortiz" w:date="2015-05-29T19:18:00Z">
        <w:r>
          <w:t xml:space="preserve">, </w:t>
        </w:r>
        <w:r>
          <w:rPr>
            <w:spacing w:val="49"/>
          </w:rPr>
          <w:t>gran</w:t>
        </w:r>
      </w:ins>
      <w:ins w:id="262" w:author="luis angel barrancos ortiz" w:date="2015-05-29T19:16:00Z">
        <w:r>
          <w:rPr>
            <w:spacing w:val="23"/>
          </w:rPr>
          <w:t xml:space="preserve"> </w:t>
        </w:r>
        <w:r>
          <w:t>parte</w:t>
        </w:r>
        <w:r>
          <w:rPr>
            <w:spacing w:val="24"/>
          </w:rPr>
          <w:t xml:space="preserve"> </w:t>
        </w:r>
        <w:r>
          <w:t>de</w:t>
        </w:r>
        <w:r>
          <w:rPr>
            <w:spacing w:val="19"/>
          </w:rPr>
          <w:t xml:space="preserve"> </w:t>
        </w:r>
        <w:r>
          <w:t>las</w:t>
        </w:r>
        <w:r>
          <w:rPr>
            <w:spacing w:val="20"/>
          </w:rPr>
          <w:t xml:space="preserve"> </w:t>
        </w:r>
        <w:r>
          <w:t>aplicaciones</w:t>
        </w:r>
        <w:r>
          <w:rPr>
            <w:spacing w:val="38"/>
          </w:rPr>
          <w:t xml:space="preserve"> </w:t>
        </w:r>
        <w:r>
          <w:t>web</w:t>
        </w:r>
        <w:r>
          <w:rPr>
            <w:spacing w:val="22"/>
          </w:rPr>
          <w:t xml:space="preserve"> </w:t>
        </w:r>
        <w:r>
          <w:t>requieren</w:t>
        </w:r>
        <w:r>
          <w:rPr>
            <w:spacing w:val="33"/>
          </w:rPr>
          <w:t xml:space="preserve"> </w:t>
        </w:r>
        <w:r>
          <w:t>el</w:t>
        </w:r>
        <w:r>
          <w:rPr>
            <w:spacing w:val="17"/>
          </w:rPr>
          <w:t xml:space="preserve"> </w:t>
        </w:r>
        <w:r>
          <w:t>uso</w:t>
        </w:r>
        <w:r>
          <w:rPr>
            <w:spacing w:val="21"/>
          </w:rPr>
          <w:t xml:space="preserve"> </w:t>
        </w:r>
        <w:r>
          <w:t>de</w:t>
        </w:r>
        <w:r>
          <w:rPr>
            <w:spacing w:val="4"/>
          </w:rPr>
          <w:t xml:space="preserve"> </w:t>
        </w:r>
        <w:r>
          <w:t>tecnología</w:t>
        </w:r>
        <w:r>
          <w:rPr>
            <w:spacing w:val="19"/>
          </w:rPr>
          <w:t xml:space="preserve"> </w:t>
        </w:r>
        <w:r>
          <w:t>de</w:t>
        </w:r>
        <w:r>
          <w:rPr>
            <w:spacing w:val="4"/>
          </w:rPr>
          <w:t xml:space="preserve"> </w:t>
        </w:r>
        <w:r>
          <w:rPr>
            <w:w w:val="102"/>
          </w:rPr>
          <w:t xml:space="preserve">mapas, </w:t>
        </w:r>
        <w:r>
          <w:t>para</w:t>
        </w:r>
        <w:r>
          <w:rPr>
            <w:spacing w:val="38"/>
          </w:rPr>
          <w:t xml:space="preserve"> </w:t>
        </w:r>
        <w:r>
          <w:t>mostrar</w:t>
        </w:r>
        <w:r>
          <w:rPr>
            <w:spacing w:val="44"/>
          </w:rPr>
          <w:t xml:space="preserve"> </w:t>
        </w:r>
        <w:r>
          <w:t>direcciones,</w:t>
        </w:r>
        <w:r>
          <w:rPr>
            <w:spacing w:val="52"/>
          </w:rPr>
          <w:t xml:space="preserve"> </w:t>
        </w:r>
        <w:r>
          <w:t>ubicar</w:t>
        </w:r>
        <w:r>
          <w:rPr>
            <w:spacing w:val="41"/>
          </w:rPr>
          <w:t xml:space="preserve"> </w:t>
        </w:r>
        <w:r>
          <w:t>localidades,</w:t>
        </w:r>
        <w:r>
          <w:rPr>
            <w:spacing w:val="37"/>
          </w:rPr>
          <w:t xml:space="preserve"> </w:t>
        </w:r>
        <w:r>
          <w:t>mostrar</w:t>
        </w:r>
        <w:r>
          <w:rPr>
            <w:spacing w:val="29"/>
          </w:rPr>
          <w:t xml:space="preserve"> </w:t>
        </w:r>
        <w:r>
          <w:t>rutas,</w:t>
        </w:r>
        <w:r>
          <w:rPr>
            <w:spacing w:val="25"/>
          </w:rPr>
          <w:t xml:space="preserve"> </w:t>
        </w:r>
        <w:r>
          <w:t>ubicaciones</w:t>
        </w:r>
        <w:r>
          <w:rPr>
            <w:spacing w:val="37"/>
          </w:rPr>
          <w:t xml:space="preserve"> </w:t>
        </w:r>
        <w:r>
          <w:t>en</w:t>
        </w:r>
        <w:r>
          <w:rPr>
            <w:spacing w:val="19"/>
          </w:rPr>
          <w:t xml:space="preserve"> </w:t>
        </w:r>
        <w:r>
          <w:t>tiempo</w:t>
        </w:r>
        <w:r>
          <w:rPr>
            <w:spacing w:val="27"/>
          </w:rPr>
          <w:t xml:space="preserve"> </w:t>
        </w:r>
        <w:r>
          <w:t>real,</w:t>
        </w:r>
        <w:r>
          <w:rPr>
            <w:spacing w:val="23"/>
          </w:rPr>
          <w:t xml:space="preserve"> </w:t>
        </w:r>
        <w:r>
          <w:rPr>
            <w:w w:val="102"/>
          </w:rPr>
          <w:t xml:space="preserve">etc… </w:t>
        </w:r>
        <w:r>
          <w:t>Cualquier</w:t>
        </w:r>
        <w:r>
          <w:rPr>
            <w:spacing w:val="33"/>
          </w:rPr>
          <w:t xml:space="preserve"> </w:t>
        </w:r>
        <w:r>
          <w:t>ubicación</w:t>
        </w:r>
        <w:r>
          <w:rPr>
            <w:spacing w:val="18"/>
          </w:rPr>
          <w:t xml:space="preserve"> </w:t>
        </w:r>
        <w:r>
          <w:t>puede</w:t>
        </w:r>
        <w:r>
          <w:rPr>
            <w:spacing w:val="11"/>
          </w:rPr>
          <w:t xml:space="preserve"> </w:t>
        </w:r>
        <w:r>
          <w:t>ser</w:t>
        </w:r>
        <w:r>
          <w:rPr>
            <w:spacing w:val="5"/>
          </w:rPr>
          <w:t xml:space="preserve"> </w:t>
        </w:r>
        <w:r>
          <w:t>localizada</w:t>
        </w:r>
        <w:r>
          <w:rPr>
            <w:spacing w:val="19"/>
          </w:rPr>
          <w:t xml:space="preserve"> </w:t>
        </w:r>
        <w:r>
          <w:t>en</w:t>
        </w:r>
        <w:r>
          <w:rPr>
            <w:spacing w:val="4"/>
          </w:rPr>
          <w:t xml:space="preserve"> </w:t>
        </w:r>
        <w:r>
          <w:t>el</w:t>
        </w:r>
        <w:r>
          <w:rPr>
            <w:spacing w:val="2"/>
          </w:rPr>
          <w:t xml:space="preserve"> </w:t>
        </w:r>
        <w:r>
          <w:t>mapa</w:t>
        </w:r>
        <w:r>
          <w:rPr>
            <w:spacing w:val="10"/>
          </w:rPr>
          <w:t xml:space="preserve"> </w:t>
        </w:r>
        <w:r>
          <w:t>que</w:t>
        </w:r>
        <w:r>
          <w:rPr>
            <w:spacing w:val="6"/>
          </w:rPr>
          <w:t xml:space="preserve"> </w:t>
        </w:r>
        <w:r>
          <w:t>nosotros</w:t>
        </w:r>
        <w:r>
          <w:rPr>
            <w:spacing w:val="16"/>
          </w:rPr>
          <w:t xml:space="preserve"> </w:t>
        </w:r>
        <w:r>
          <w:t>queramos</w:t>
        </w:r>
        <w:r>
          <w:rPr>
            <w:spacing w:val="19"/>
          </w:rPr>
          <w:t xml:space="preserve"> </w:t>
        </w:r>
        <w:r>
          <w:t>mostrar</w:t>
        </w:r>
        <w:r>
          <w:rPr>
            <w:spacing w:val="14"/>
          </w:rPr>
          <w:t xml:space="preserve"> </w:t>
        </w:r>
        <w:r>
          <w:t>al</w:t>
        </w:r>
        <w:r>
          <w:rPr>
            <w:spacing w:val="2"/>
          </w:rPr>
          <w:t xml:space="preserve"> </w:t>
        </w:r>
        <w:r>
          <w:rPr>
            <w:w w:val="102"/>
          </w:rPr>
          <w:t xml:space="preserve">usuario </w:t>
        </w:r>
        <w:r>
          <w:t>en</w:t>
        </w:r>
        <w:r>
          <w:rPr>
            <w:spacing w:val="7"/>
          </w:rPr>
          <w:t xml:space="preserve"> </w:t>
        </w:r>
        <w:r>
          <w:t>nuestro</w:t>
        </w:r>
        <w:r>
          <w:rPr>
            <w:spacing w:val="17"/>
          </w:rPr>
          <w:t xml:space="preserve"> </w:t>
        </w:r>
        <w:r>
          <w:rPr>
            <w:w w:val="102"/>
          </w:rPr>
          <w:t>sitio.</w:t>
        </w:r>
      </w:ins>
    </w:p>
    <w:p w14:paraId="269BF1A3" w14:textId="144AA564" w:rsidR="00B4297B" w:rsidRDefault="00B4297B">
      <w:pPr>
        <w:rPr>
          <w:ins w:id="263" w:author="luis angel barrancos ortiz" w:date="2015-05-29T19:19:00Z"/>
          <w:w w:val="102"/>
        </w:rPr>
        <w:pPrChange w:id="264" w:author="luis angel barrancos ortiz" w:date="2015-05-29T19:18:00Z">
          <w:pPr>
            <w:spacing w:before="1"/>
            <w:ind w:left="100"/>
          </w:pPr>
        </w:pPrChange>
      </w:pPr>
      <w:ins w:id="265" w:author="luis angel barrancos ortiz" w:date="2015-05-29T19:16:00Z">
        <w:r>
          <w:t>Google</w:t>
        </w:r>
        <w:r>
          <w:rPr>
            <w:spacing w:val="25"/>
          </w:rPr>
          <w:t xml:space="preserve"> </w:t>
        </w:r>
        <w:r>
          <w:t>Maps:</w:t>
        </w:r>
        <w:r>
          <w:rPr>
            <w:spacing w:val="22"/>
          </w:rPr>
          <w:t xml:space="preserve"> </w:t>
        </w:r>
        <w:r>
          <w:t>Nos</w:t>
        </w:r>
        <w:r>
          <w:rPr>
            <w:spacing w:val="18"/>
          </w:rPr>
          <w:t xml:space="preserve"> </w:t>
        </w:r>
        <w:r>
          <w:t>ofrece</w:t>
        </w:r>
        <w:r>
          <w:rPr>
            <w:spacing w:val="23"/>
          </w:rPr>
          <w:t xml:space="preserve"> </w:t>
        </w:r>
        <w:r>
          <w:t>todo</w:t>
        </w:r>
        <w:r>
          <w:rPr>
            <w:spacing w:val="19"/>
          </w:rPr>
          <w:t xml:space="preserve"> </w:t>
        </w:r>
        <w:r>
          <w:t>el</w:t>
        </w:r>
        <w:r>
          <w:rPr>
            <w:spacing w:val="14"/>
          </w:rPr>
          <w:t xml:space="preserve"> </w:t>
        </w:r>
        <w:r>
          <w:t>poder</w:t>
        </w:r>
        <w:r>
          <w:rPr>
            <w:spacing w:val="22"/>
          </w:rPr>
          <w:t xml:space="preserve"> </w:t>
        </w:r>
        <w:r>
          <w:t>de</w:t>
        </w:r>
        <w:r>
          <w:rPr>
            <w:spacing w:val="15"/>
          </w:rPr>
          <w:t xml:space="preserve"> </w:t>
        </w:r>
        <w:r>
          <w:t>su API</w:t>
        </w:r>
        <w:r>
          <w:rPr>
            <w:spacing w:val="2"/>
          </w:rPr>
          <w:t xml:space="preserve"> </w:t>
        </w:r>
        <w:r>
          <w:t>para</w:t>
        </w:r>
        <w:r>
          <w:rPr>
            <w:spacing w:val="4"/>
          </w:rPr>
          <w:t xml:space="preserve"> </w:t>
        </w:r>
        <w:r>
          <w:t>que</w:t>
        </w:r>
        <w:r>
          <w:rPr>
            <w:spacing w:val="3"/>
          </w:rPr>
          <w:t xml:space="preserve"> </w:t>
        </w:r>
        <w:r>
          <w:t>nosotros</w:t>
        </w:r>
        <w:r>
          <w:rPr>
            <w:spacing w:val="12"/>
          </w:rPr>
          <w:t xml:space="preserve"> </w:t>
        </w:r>
        <w:r>
          <w:t>podamos</w:t>
        </w:r>
        <w:r>
          <w:rPr>
            <w:spacing w:val="13"/>
          </w:rPr>
          <w:t xml:space="preserve"> </w:t>
        </w:r>
        <w:r>
          <w:t>crear</w:t>
        </w:r>
        <w:r>
          <w:rPr>
            <w:spacing w:val="5"/>
          </w:rPr>
          <w:t xml:space="preserve"> </w:t>
        </w:r>
      </w:ins>
      <w:ins w:id="266" w:author="luis angel barrancos ortiz" w:date="2015-05-29T19:18:00Z">
        <w:r>
          <w:t xml:space="preserve">mapas </w:t>
        </w:r>
        <w:r>
          <w:rPr>
            <w:spacing w:val="8"/>
          </w:rPr>
          <w:t>de</w:t>
        </w:r>
      </w:ins>
      <w:ins w:id="267" w:author="luis angel barrancos ortiz" w:date="2015-05-29T19:16:00Z">
        <w:r>
          <w:rPr>
            <w:w w:val="102"/>
          </w:rPr>
          <w:t xml:space="preserve"> </w:t>
        </w:r>
      </w:ins>
      <w:ins w:id="268" w:author="luis angel barrancos ortiz" w:date="2015-05-29T19:18:00Z">
        <w:r>
          <w:t xml:space="preserve">manera </w:t>
        </w:r>
        <w:r>
          <w:rPr>
            <w:spacing w:val="13"/>
          </w:rPr>
          <w:t>fácil</w:t>
        </w:r>
        <w:r>
          <w:t xml:space="preserve">, </w:t>
        </w:r>
        <w:r>
          <w:rPr>
            <w:spacing w:val="7"/>
          </w:rPr>
          <w:t>confiable</w:t>
        </w:r>
        <w:r>
          <w:t xml:space="preserve"> </w:t>
        </w:r>
        <w:r>
          <w:rPr>
            <w:spacing w:val="15"/>
          </w:rPr>
          <w:t>y</w:t>
        </w:r>
        <w:r>
          <w:t xml:space="preserve"> sobre </w:t>
        </w:r>
        <w:r>
          <w:rPr>
            <w:spacing w:val="9"/>
          </w:rPr>
          <w:t>todo</w:t>
        </w:r>
        <w:r>
          <w:t xml:space="preserve"> </w:t>
        </w:r>
        <w:r>
          <w:rPr>
            <w:spacing w:val="6"/>
          </w:rPr>
          <w:t>multiplataforma</w:t>
        </w:r>
      </w:ins>
      <w:ins w:id="269" w:author="luis angel barrancos ortiz" w:date="2015-05-29T19:16:00Z">
        <w:r>
          <w:t xml:space="preserve">. </w:t>
        </w:r>
        <w:r>
          <w:rPr>
            <w:spacing w:val="29"/>
          </w:rPr>
          <w:t xml:space="preserve"> </w:t>
        </w:r>
        <w:r>
          <w:t>Nuestro</w:t>
        </w:r>
        <w:r>
          <w:rPr>
            <w:spacing w:val="59"/>
          </w:rPr>
          <w:t xml:space="preserve"> </w:t>
        </w:r>
        <w:r>
          <w:t>mapa</w:t>
        </w:r>
        <w:r>
          <w:rPr>
            <w:spacing w:val="55"/>
          </w:rPr>
          <w:t xml:space="preserve"> </w:t>
        </w:r>
        <w:r>
          <w:t>puede</w:t>
        </w:r>
        <w:r>
          <w:rPr>
            <w:spacing w:val="56"/>
          </w:rPr>
          <w:t xml:space="preserve"> </w:t>
        </w:r>
        <w:r>
          <w:t>ser</w:t>
        </w:r>
        <w:r>
          <w:rPr>
            <w:spacing w:val="50"/>
          </w:rPr>
          <w:t xml:space="preserve"> </w:t>
        </w:r>
        <w:r>
          <w:t>visto</w:t>
        </w:r>
        <w:r>
          <w:rPr>
            <w:spacing w:val="53"/>
          </w:rPr>
          <w:t xml:space="preserve"> </w:t>
        </w:r>
        <w:r>
          <w:rPr>
            <w:w w:val="102"/>
          </w:rPr>
          <w:t xml:space="preserve">desde </w:t>
        </w:r>
        <w:r>
          <w:t>cualquier</w:t>
        </w:r>
        <w:r>
          <w:rPr>
            <w:spacing w:val="32"/>
          </w:rPr>
          <w:t xml:space="preserve"> </w:t>
        </w:r>
        <w:r>
          <w:t>dispositivo</w:t>
        </w:r>
        <w:r>
          <w:rPr>
            <w:spacing w:val="35"/>
          </w:rPr>
          <w:t xml:space="preserve"> </w:t>
        </w:r>
        <w:r>
          <w:t>sea</w:t>
        </w:r>
        <w:r>
          <w:rPr>
            <w:spacing w:val="21"/>
          </w:rPr>
          <w:t xml:space="preserve"> </w:t>
        </w:r>
        <w:r>
          <w:t>tablet,</w:t>
        </w:r>
        <w:r>
          <w:rPr>
            <w:spacing w:val="26"/>
          </w:rPr>
          <w:t xml:space="preserve"> </w:t>
        </w:r>
        <w:r>
          <w:t>smartphone</w:t>
        </w:r>
        <w:r>
          <w:rPr>
            <w:spacing w:val="37"/>
          </w:rPr>
          <w:t xml:space="preserve"> </w:t>
        </w:r>
        <w:r>
          <w:t>o</w:t>
        </w:r>
        <w:r>
          <w:rPr>
            <w:spacing w:val="16"/>
          </w:rPr>
          <w:t xml:space="preserve"> </w:t>
        </w:r>
        <w:r>
          <w:t>desktop,</w:t>
        </w:r>
        <w:r>
          <w:rPr>
            <w:spacing w:val="31"/>
          </w:rPr>
          <w:t xml:space="preserve"> </w:t>
        </w:r>
        <w:r>
          <w:t>gracias</w:t>
        </w:r>
        <w:r>
          <w:rPr>
            <w:spacing w:val="28"/>
          </w:rPr>
          <w:t xml:space="preserve"> </w:t>
        </w:r>
        <w:r>
          <w:t>a</w:t>
        </w:r>
        <w:r>
          <w:rPr>
            <w:spacing w:val="16"/>
          </w:rPr>
          <w:t xml:space="preserve"> </w:t>
        </w:r>
        <w:r>
          <w:t>los</w:t>
        </w:r>
        <w:r>
          <w:rPr>
            <w:spacing w:val="20"/>
          </w:rPr>
          <w:t xml:space="preserve"> </w:t>
        </w:r>
        <w:r>
          <w:t>nuevos</w:t>
        </w:r>
        <w:r>
          <w:rPr>
            <w:spacing w:val="28"/>
          </w:rPr>
          <w:t xml:space="preserve"> </w:t>
        </w:r>
        <w:r>
          <w:t>estándares</w:t>
        </w:r>
        <w:r>
          <w:rPr>
            <w:spacing w:val="36"/>
          </w:rPr>
          <w:t xml:space="preserve"> </w:t>
        </w:r>
        <w:r>
          <w:rPr>
            <w:w w:val="102"/>
          </w:rPr>
          <w:t>HTM</w:t>
        </w:r>
      </w:ins>
      <w:ins w:id="270" w:author="luis angel barrancos ortiz" w:date="2015-05-29T19:17:00Z">
        <w:r>
          <w:rPr>
            <w:w w:val="102"/>
          </w:rPr>
          <w:t>L</w:t>
        </w:r>
      </w:ins>
      <w:ins w:id="271" w:author="luis angel barrancos ortiz" w:date="2015-05-29T19:16:00Z">
        <w:r>
          <w:t>5,</w:t>
        </w:r>
        <w:r>
          <w:rPr>
            <w:spacing w:val="6"/>
          </w:rPr>
          <w:t xml:space="preserve"> </w:t>
        </w:r>
        <w:r>
          <w:t>Javascript,</w:t>
        </w:r>
        <w:r>
          <w:rPr>
            <w:spacing w:val="23"/>
          </w:rPr>
          <w:t xml:space="preserve"> </w:t>
        </w:r>
        <w:r>
          <w:rPr>
            <w:w w:val="102"/>
          </w:rPr>
          <w:t>CSS3.</w:t>
        </w:r>
      </w:ins>
    </w:p>
    <w:p w14:paraId="64E5931E" w14:textId="5D4CAA4D" w:rsidR="00B4297B" w:rsidRDefault="00B4297B">
      <w:pPr>
        <w:pStyle w:val="Ttulo2"/>
        <w:rPr>
          <w:ins w:id="272" w:author="luis angel barrancos ortiz" w:date="2015-05-29T19:19:00Z"/>
          <w:rFonts w:eastAsia="Arial"/>
        </w:rPr>
        <w:pPrChange w:id="273" w:author="luis angel barrancos ortiz" w:date="2015-05-29T19:19:00Z">
          <w:pPr>
            <w:spacing w:before="1"/>
            <w:ind w:left="100"/>
          </w:pPr>
        </w:pPrChange>
      </w:pPr>
      <w:ins w:id="274" w:author="luis angel barrancos ortiz" w:date="2015-05-29T19:19:00Z">
        <w:r>
          <w:rPr>
            <w:rFonts w:eastAsia="Arial"/>
          </w:rPr>
          <w:lastRenderedPageBreak/>
          <w:t>¿Cómo Funciona Google Maps?</w:t>
        </w:r>
      </w:ins>
    </w:p>
    <w:p w14:paraId="1010CD04" w14:textId="4E690808" w:rsidR="00B4297B" w:rsidRDefault="00B4297B">
      <w:pPr>
        <w:rPr>
          <w:ins w:id="275" w:author="luis angel barrancos ortiz" w:date="2015-05-29T19:19:00Z"/>
        </w:rPr>
        <w:pPrChange w:id="276" w:author="luis angel barrancos ortiz" w:date="2015-05-29T19:20:00Z">
          <w:pPr>
            <w:spacing w:line="200" w:lineRule="exact"/>
          </w:pPr>
        </w:pPrChange>
      </w:pPr>
      <w:ins w:id="277" w:author="luis angel barrancos ortiz" w:date="2015-05-29T19:19:00Z">
        <w:r>
          <w:t>Google</w:t>
        </w:r>
        <w:r>
          <w:rPr>
            <w:spacing w:val="28"/>
          </w:rPr>
          <w:t xml:space="preserve"> </w:t>
        </w:r>
        <w:r>
          <w:t>Maps:</w:t>
        </w:r>
        <w:r>
          <w:rPr>
            <w:spacing w:val="11"/>
          </w:rPr>
          <w:t xml:space="preserve"> </w:t>
        </w:r>
        <w:r>
          <w:t>Es</w:t>
        </w:r>
        <w:r>
          <w:rPr>
            <w:spacing w:val="4"/>
          </w:rPr>
          <w:t xml:space="preserve"> </w:t>
        </w:r>
        <w:r>
          <w:t>un</w:t>
        </w:r>
        <w:r>
          <w:rPr>
            <w:spacing w:val="4"/>
          </w:rPr>
          <w:t xml:space="preserve"> </w:t>
        </w:r>
        <w:r>
          <w:t>conjunto</w:t>
        </w:r>
        <w:r>
          <w:rPr>
            <w:spacing w:val="16"/>
          </w:rPr>
          <w:t xml:space="preserve"> </w:t>
        </w:r>
        <w:r>
          <w:t>de</w:t>
        </w:r>
        <w:r>
          <w:rPr>
            <w:spacing w:val="4"/>
          </w:rPr>
          <w:t xml:space="preserve"> </w:t>
        </w:r>
        <w:r>
          <w:t>códigos:</w:t>
        </w:r>
        <w:r>
          <w:rPr>
            <w:spacing w:val="15"/>
          </w:rPr>
          <w:t xml:space="preserve"> </w:t>
        </w:r>
        <w:r>
          <w:t>HTML,</w:t>
        </w:r>
        <w:r>
          <w:rPr>
            <w:spacing w:val="12"/>
          </w:rPr>
          <w:t xml:space="preserve"> </w:t>
        </w:r>
      </w:ins>
      <w:ins w:id="278" w:author="luis angel barrancos ortiz" w:date="2015-05-29T19:20:00Z">
        <w:r>
          <w:t xml:space="preserve">javascript </w:t>
        </w:r>
        <w:r>
          <w:rPr>
            <w:spacing w:val="17"/>
          </w:rPr>
          <w:t>y</w:t>
        </w:r>
      </w:ins>
      <w:ins w:id="279" w:author="luis angel barrancos ortiz" w:date="2015-05-29T19:19:00Z">
        <w:r>
          <w:rPr>
            <w:spacing w:val="1"/>
          </w:rPr>
          <w:t xml:space="preserve"> </w:t>
        </w:r>
        <w:r>
          <w:t>CSS.</w:t>
        </w:r>
        <w:r>
          <w:rPr>
            <w:spacing w:val="9"/>
          </w:rPr>
          <w:t xml:space="preserve"> </w:t>
        </w:r>
        <w:r>
          <w:t>Trabajando</w:t>
        </w:r>
        <w:r>
          <w:rPr>
            <w:spacing w:val="21"/>
          </w:rPr>
          <w:t xml:space="preserve"> </w:t>
        </w:r>
      </w:ins>
      <w:ins w:id="280" w:author="luis angel barrancos ortiz" w:date="2015-05-29T19:20:00Z">
        <w:r>
          <w:t xml:space="preserve">juntos </w:t>
        </w:r>
        <w:r>
          <w:rPr>
            <w:spacing w:val="10"/>
          </w:rPr>
          <w:t>con</w:t>
        </w:r>
      </w:ins>
      <w:ins w:id="281" w:author="luis angel barrancos ortiz" w:date="2015-05-29T19:19:00Z">
        <w:r>
          <w:rPr>
            <w:spacing w:val="6"/>
          </w:rPr>
          <w:t xml:space="preserve"> </w:t>
        </w:r>
        <w:r>
          <w:rPr>
            <w:w w:val="102"/>
          </w:rPr>
          <w:t xml:space="preserve">cada </w:t>
        </w:r>
        <w:r>
          <w:t>una</w:t>
        </w:r>
        <w:r>
          <w:rPr>
            <w:spacing w:val="36"/>
          </w:rPr>
          <w:t xml:space="preserve"> </w:t>
        </w:r>
        <w:r>
          <w:t>de</w:t>
        </w:r>
        <w:r>
          <w:rPr>
            <w:spacing w:val="34"/>
          </w:rPr>
          <w:t xml:space="preserve"> </w:t>
        </w:r>
        <w:r>
          <w:t>las</w:t>
        </w:r>
        <w:r>
          <w:rPr>
            <w:spacing w:val="35"/>
          </w:rPr>
          <w:t xml:space="preserve"> </w:t>
        </w:r>
        <w:r>
          <w:t>secciones</w:t>
        </w:r>
        <w:r>
          <w:rPr>
            <w:spacing w:val="49"/>
          </w:rPr>
          <w:t xml:space="preserve"> </w:t>
        </w:r>
        <w:r>
          <w:t>del</w:t>
        </w:r>
        <w:r>
          <w:rPr>
            <w:spacing w:val="35"/>
          </w:rPr>
          <w:t xml:space="preserve"> </w:t>
        </w:r>
        <w:r>
          <w:t>mapa,</w:t>
        </w:r>
        <w:r>
          <w:rPr>
            <w:spacing w:val="41"/>
          </w:rPr>
          <w:t xml:space="preserve"> </w:t>
        </w:r>
        <w:r>
          <w:t>puedes</w:t>
        </w:r>
        <w:r>
          <w:rPr>
            <w:spacing w:val="43"/>
          </w:rPr>
          <w:t xml:space="preserve"> </w:t>
        </w:r>
        <w:r>
          <w:t>notar</w:t>
        </w:r>
        <w:r>
          <w:rPr>
            <w:spacing w:val="39"/>
          </w:rPr>
          <w:t xml:space="preserve"> </w:t>
        </w:r>
        <w:r>
          <w:t>que</w:t>
        </w:r>
        <w:r>
          <w:rPr>
            <w:spacing w:val="36"/>
          </w:rPr>
          <w:t xml:space="preserve"> </w:t>
        </w:r>
        <w:r>
          <w:t>son</w:t>
        </w:r>
        <w:r>
          <w:rPr>
            <w:spacing w:val="36"/>
          </w:rPr>
          <w:t xml:space="preserve"> </w:t>
        </w:r>
        <w:r>
          <w:t>cargadas</w:t>
        </w:r>
        <w:r>
          <w:rPr>
            <w:spacing w:val="47"/>
          </w:rPr>
          <w:t xml:space="preserve"> </w:t>
        </w:r>
        <w:r>
          <w:t>cuando</w:t>
        </w:r>
        <w:r>
          <w:rPr>
            <w:spacing w:val="43"/>
          </w:rPr>
          <w:t xml:space="preserve"> </w:t>
        </w:r>
        <w:r>
          <w:t>te</w:t>
        </w:r>
        <w:r>
          <w:rPr>
            <w:spacing w:val="33"/>
          </w:rPr>
          <w:t xml:space="preserve"> </w:t>
        </w:r>
        <w:r>
          <w:t>mueves</w:t>
        </w:r>
        <w:r>
          <w:rPr>
            <w:spacing w:val="29"/>
          </w:rPr>
          <w:t xml:space="preserve"> </w:t>
        </w:r>
        <w:r>
          <w:t>o</w:t>
        </w:r>
        <w:r>
          <w:rPr>
            <w:spacing w:val="16"/>
          </w:rPr>
          <w:t xml:space="preserve"> </w:t>
        </w:r>
        <w:r>
          <w:rPr>
            <w:w w:val="102"/>
          </w:rPr>
          <w:t xml:space="preserve">haces </w:t>
        </w:r>
        <w:r>
          <w:t>zoom</w:t>
        </w:r>
        <w:r>
          <w:rPr>
            <w:spacing w:val="55"/>
          </w:rPr>
          <w:t xml:space="preserve"> </w:t>
        </w:r>
        <w:r>
          <w:t>en</w:t>
        </w:r>
        <w:r>
          <w:rPr>
            <w:spacing w:val="49"/>
          </w:rPr>
          <w:t xml:space="preserve"> </w:t>
        </w:r>
        <w:r>
          <w:t>el</w:t>
        </w:r>
        <w:r>
          <w:rPr>
            <w:spacing w:val="47"/>
          </w:rPr>
          <w:t xml:space="preserve"> </w:t>
        </w:r>
        <w:r>
          <w:t>mapa.</w:t>
        </w:r>
        <w:r>
          <w:rPr>
            <w:spacing w:val="56"/>
          </w:rPr>
          <w:t xml:space="preserve"> </w:t>
        </w:r>
        <w:r>
          <w:t>Esto</w:t>
        </w:r>
        <w:r>
          <w:rPr>
            <w:spacing w:val="53"/>
          </w:rPr>
          <w:t xml:space="preserve"> </w:t>
        </w:r>
        <w:r>
          <w:t>ocurre</w:t>
        </w:r>
        <w:r>
          <w:rPr>
            <w:spacing w:val="56"/>
          </w:rPr>
          <w:t xml:space="preserve"> </w:t>
        </w:r>
      </w:ins>
      <w:ins w:id="282" w:author="luis angel barrancos ortiz" w:date="2015-05-29T19:20:00Z">
        <w:r>
          <w:t xml:space="preserve">mediante </w:t>
        </w:r>
        <w:r>
          <w:rPr>
            <w:spacing w:val="1"/>
          </w:rPr>
          <w:t>los métodos</w:t>
        </w:r>
      </w:ins>
      <w:ins w:id="283" w:author="luis angel barrancos ortiz" w:date="2015-05-29T19:19:00Z">
        <w:r>
          <w:rPr>
            <w:spacing w:val="46"/>
          </w:rPr>
          <w:t xml:space="preserve"> </w:t>
        </w:r>
        <w:r>
          <w:t>AJAX</w:t>
        </w:r>
        <w:r>
          <w:rPr>
            <w:spacing w:val="40"/>
          </w:rPr>
          <w:t xml:space="preserve"> </w:t>
        </w:r>
        <w:r>
          <w:t>y</w:t>
        </w:r>
        <w:r>
          <w:rPr>
            <w:spacing w:val="31"/>
          </w:rPr>
          <w:t xml:space="preserve"> </w:t>
        </w:r>
        <w:r>
          <w:t>después</w:t>
        </w:r>
        <w:r>
          <w:rPr>
            <w:spacing w:val="46"/>
          </w:rPr>
          <w:t xml:space="preserve"> </w:t>
        </w:r>
        <w:r>
          <w:t>son</w:t>
        </w:r>
        <w:r>
          <w:rPr>
            <w:spacing w:val="36"/>
          </w:rPr>
          <w:t xml:space="preserve"> </w:t>
        </w:r>
        <w:r>
          <w:t>insertadas</w:t>
        </w:r>
        <w:r>
          <w:rPr>
            <w:spacing w:val="49"/>
          </w:rPr>
          <w:t xml:space="preserve"> </w:t>
        </w:r>
        <w:r>
          <w:t>en</w:t>
        </w:r>
        <w:r>
          <w:rPr>
            <w:spacing w:val="34"/>
          </w:rPr>
          <w:t xml:space="preserve"> </w:t>
        </w:r>
        <w:r>
          <w:rPr>
            <w:w w:val="102"/>
          </w:rPr>
          <w:t xml:space="preserve">un </w:t>
        </w:r>
        <w:r>
          <w:t>elemento</w:t>
        </w:r>
        <w:r>
          <w:rPr>
            <w:spacing w:val="20"/>
          </w:rPr>
          <w:t xml:space="preserve"> </w:t>
        </w:r>
        <w:r>
          <w:t>&lt;DIV</w:t>
        </w:r>
      </w:ins>
      <w:ins w:id="284" w:author="luis angel barrancos ortiz" w:date="2015-05-29T19:20:00Z">
        <w:r>
          <w:t xml:space="preserve">&gt; </w:t>
        </w:r>
        <w:r>
          <w:rPr>
            <w:spacing w:val="15"/>
          </w:rPr>
          <w:t>basado</w:t>
        </w:r>
      </w:ins>
      <w:ins w:id="285" w:author="luis angel barrancos ortiz" w:date="2015-05-29T19:19:00Z">
        <w:r>
          <w:rPr>
            <w:spacing w:val="16"/>
          </w:rPr>
          <w:t xml:space="preserve"> </w:t>
        </w:r>
        <w:r>
          <w:t>en</w:t>
        </w:r>
        <w:r>
          <w:rPr>
            <w:spacing w:val="7"/>
          </w:rPr>
          <w:t xml:space="preserve"> </w:t>
        </w:r>
        <w:r>
          <w:t>coordenadas</w:t>
        </w:r>
        <w:r>
          <w:rPr>
            <w:spacing w:val="27"/>
          </w:rPr>
          <w:t xml:space="preserve"> </w:t>
        </w:r>
        <w:r>
          <w:t>del</w:t>
        </w:r>
        <w:r>
          <w:rPr>
            <w:spacing w:val="8"/>
          </w:rPr>
          <w:t xml:space="preserve"> </w:t>
        </w:r>
        <w:r>
          <w:rPr>
            <w:w w:val="102"/>
          </w:rPr>
          <w:t>mapa.</w:t>
        </w:r>
      </w:ins>
    </w:p>
    <w:p w14:paraId="6F95D703" w14:textId="186E8D28" w:rsidR="00B4297B" w:rsidRDefault="00B4297B">
      <w:pPr>
        <w:rPr>
          <w:ins w:id="286" w:author="luis angel barrancos ortiz" w:date="2015-05-29T19:19:00Z"/>
        </w:rPr>
        <w:pPrChange w:id="287" w:author="luis angel barrancos ortiz" w:date="2015-05-29T19:20:00Z">
          <w:pPr>
            <w:spacing w:line="284" w:lineRule="auto"/>
            <w:ind w:left="100" w:right="91"/>
          </w:pPr>
        </w:pPrChange>
      </w:pPr>
      <w:ins w:id="288" w:author="luis angel barrancos ortiz" w:date="2015-05-29T19:19:00Z">
        <w:r>
          <w:t>La</w:t>
        </w:r>
        <w:r>
          <w:rPr>
            <w:spacing w:val="34"/>
          </w:rPr>
          <w:t xml:space="preserve"> </w:t>
        </w:r>
        <w:r>
          <w:t>API</w:t>
        </w:r>
        <w:r>
          <w:rPr>
            <w:spacing w:val="36"/>
          </w:rPr>
          <w:t xml:space="preserve"> </w:t>
        </w:r>
        <w:r>
          <w:t>de</w:t>
        </w:r>
        <w:r>
          <w:rPr>
            <w:spacing w:val="19"/>
          </w:rPr>
          <w:t xml:space="preserve"> </w:t>
        </w:r>
        <w:r>
          <w:t>Google</w:t>
        </w:r>
        <w:r>
          <w:rPr>
            <w:spacing w:val="28"/>
          </w:rPr>
          <w:t xml:space="preserve"> </w:t>
        </w:r>
        <w:r>
          <w:t>Maps</w:t>
        </w:r>
        <w:r>
          <w:rPr>
            <w:spacing w:val="25"/>
          </w:rPr>
          <w:t xml:space="preserve"> </w:t>
        </w:r>
        <w:r>
          <w:t>es</w:t>
        </w:r>
        <w:r>
          <w:rPr>
            <w:spacing w:val="19"/>
          </w:rPr>
          <w:t xml:space="preserve"> </w:t>
        </w:r>
        <w:r>
          <w:t>un</w:t>
        </w:r>
        <w:r>
          <w:rPr>
            <w:spacing w:val="19"/>
          </w:rPr>
          <w:t xml:space="preserve"> </w:t>
        </w:r>
        <w:r>
          <w:t>conjunto</w:t>
        </w:r>
        <w:r>
          <w:rPr>
            <w:spacing w:val="31"/>
          </w:rPr>
          <w:t xml:space="preserve"> </w:t>
        </w:r>
        <w:r>
          <w:t>de</w:t>
        </w:r>
        <w:r>
          <w:rPr>
            <w:spacing w:val="19"/>
          </w:rPr>
          <w:t xml:space="preserve"> </w:t>
        </w:r>
        <w:r>
          <w:t>clases</w:t>
        </w:r>
        <w:r>
          <w:rPr>
            <w:spacing w:val="26"/>
          </w:rPr>
          <w:t xml:space="preserve"> </w:t>
        </w:r>
        <w:r>
          <w:t>con</w:t>
        </w:r>
        <w:r>
          <w:rPr>
            <w:spacing w:val="21"/>
          </w:rPr>
          <w:t xml:space="preserve"> </w:t>
        </w:r>
        <w:r>
          <w:t>métodos</w:t>
        </w:r>
        <w:r>
          <w:rPr>
            <w:spacing w:val="31"/>
          </w:rPr>
          <w:t xml:space="preserve"> </w:t>
        </w:r>
        <w:r>
          <w:t>y</w:t>
        </w:r>
        <w:r>
          <w:rPr>
            <w:spacing w:val="16"/>
          </w:rPr>
          <w:t xml:space="preserve"> </w:t>
        </w:r>
        <w:r>
          <w:t>propiedades</w:t>
        </w:r>
        <w:r>
          <w:rPr>
            <w:spacing w:val="38"/>
          </w:rPr>
          <w:t xml:space="preserve"> </w:t>
        </w:r>
        <w:r>
          <w:t>que</w:t>
        </w:r>
        <w:r>
          <w:rPr>
            <w:spacing w:val="21"/>
          </w:rPr>
          <w:t xml:space="preserve"> </w:t>
        </w:r>
        <w:r>
          <w:t>pueden</w:t>
        </w:r>
        <w:r>
          <w:rPr>
            <w:spacing w:val="29"/>
          </w:rPr>
          <w:t xml:space="preserve"> </w:t>
        </w:r>
        <w:r>
          <w:rPr>
            <w:w w:val="102"/>
          </w:rPr>
          <w:t xml:space="preserve">ser </w:t>
        </w:r>
        <w:r>
          <w:t>usadas</w:t>
        </w:r>
        <w:r>
          <w:rPr>
            <w:spacing w:val="16"/>
          </w:rPr>
          <w:t xml:space="preserve"> </w:t>
        </w:r>
        <w:r>
          <w:t>para</w:t>
        </w:r>
        <w:r>
          <w:rPr>
            <w:spacing w:val="11"/>
          </w:rPr>
          <w:t xml:space="preserve"> </w:t>
        </w:r>
        <w:r>
          <w:t>manipular</w:t>
        </w:r>
        <w:r>
          <w:rPr>
            <w:spacing w:val="21"/>
          </w:rPr>
          <w:t xml:space="preserve"> </w:t>
        </w:r>
        <w:r>
          <w:t>el</w:t>
        </w:r>
        <w:r>
          <w:rPr>
            <w:spacing w:val="5"/>
          </w:rPr>
          <w:t xml:space="preserve"> </w:t>
        </w:r>
        <w:r>
          <w:t>mapa</w:t>
        </w:r>
        <w:r>
          <w:rPr>
            <w:spacing w:val="13"/>
          </w:rPr>
          <w:t xml:space="preserve"> </w:t>
        </w:r>
        <w:r>
          <w:t>como</w:t>
        </w:r>
        <w:r>
          <w:rPr>
            <w:spacing w:val="13"/>
          </w:rPr>
          <w:t xml:space="preserve"> </w:t>
        </w:r>
      </w:ins>
      <w:ins w:id="289" w:author="luis angel barrancos ortiz" w:date="2015-05-29T19:21:00Z">
        <w:r>
          <w:t>uno</w:t>
        </w:r>
      </w:ins>
      <w:ins w:id="290" w:author="luis angel barrancos ortiz" w:date="2015-05-29T19:19:00Z">
        <w:r>
          <w:rPr>
            <w:spacing w:val="6"/>
          </w:rPr>
          <w:t xml:space="preserve"> </w:t>
        </w:r>
        <w:r>
          <w:rPr>
            <w:w w:val="102"/>
          </w:rPr>
          <w:t>quiera.</w:t>
        </w:r>
      </w:ins>
    </w:p>
    <w:p w14:paraId="612E44FB" w14:textId="3DA22C08" w:rsidR="00B4297B" w:rsidRDefault="00AC6E0B">
      <w:pPr>
        <w:pStyle w:val="Ttulo1"/>
        <w:rPr>
          <w:ins w:id="291" w:author="luis angel barrancos ortiz" w:date="2015-05-29T19:43:00Z"/>
        </w:rPr>
        <w:pPrChange w:id="292" w:author="luis angel barrancos ortiz" w:date="2015-05-29T19:42:00Z">
          <w:pPr>
            <w:spacing w:before="1"/>
            <w:ind w:left="100"/>
          </w:pPr>
        </w:pPrChange>
      </w:pPr>
      <w:ins w:id="293" w:author="luis angel barrancos ortiz" w:date="2015-05-29T19:43:00Z">
        <w:r>
          <w:t>Gestures Builder</w:t>
        </w:r>
      </w:ins>
      <w:customXmlInsRangeStart w:id="294" w:author="luis angel barrancos ortiz" w:date="2015-05-29T19:51:00Z"/>
      <w:sdt>
        <w:sdtPr>
          <w:id w:val="-386497115"/>
          <w:citation/>
        </w:sdtPr>
        <w:sdtEndPr/>
        <w:sdtContent>
          <w:customXmlInsRangeEnd w:id="294"/>
          <w:ins w:id="295" w:author="luis angel barrancos ortiz" w:date="2015-05-29T19:51:00Z">
            <w:r>
              <w:fldChar w:fldCharType="begin"/>
            </w:r>
            <w:r>
              <w:rPr>
                <w:lang w:val="en-US"/>
              </w:rPr>
              <w:instrText xml:space="preserve"> CITATION Jes12 \l 1033 </w:instrText>
            </w:r>
          </w:ins>
          <w:r>
            <w:fldChar w:fldCharType="separate"/>
          </w:r>
          <w:ins w:id="296" w:author="luis angel barrancos ortiz" w:date="2015-05-29T19:51:00Z">
            <w:r>
              <w:rPr>
                <w:noProof/>
                <w:lang w:val="en-US"/>
              </w:rPr>
              <w:t xml:space="preserve"> (Gironés, 2012)</w:t>
            </w:r>
            <w:r>
              <w:fldChar w:fldCharType="end"/>
            </w:r>
          </w:ins>
          <w:customXmlInsRangeStart w:id="297" w:author="luis angel barrancos ortiz" w:date="2015-05-29T19:51:00Z"/>
        </w:sdtContent>
      </w:sdt>
      <w:customXmlInsRangeEnd w:id="297"/>
    </w:p>
    <w:p w14:paraId="1B89D9CD" w14:textId="528776D1" w:rsidR="00AC6E0B" w:rsidRDefault="00AC6E0B">
      <w:pPr>
        <w:rPr>
          <w:ins w:id="298" w:author="luis angel barrancos ortiz" w:date="2015-05-29T19:44:00Z"/>
        </w:rPr>
        <w:pPrChange w:id="299" w:author="luis angel barrancos ortiz" w:date="2015-05-29T19:43:00Z">
          <w:pPr>
            <w:spacing w:before="1"/>
            <w:ind w:left="100"/>
          </w:pPr>
        </w:pPrChange>
      </w:pPr>
      <w:ins w:id="300" w:author="luis angel barrancos ortiz" w:date="2015-05-29T19:43:00Z">
        <w:r w:rsidRPr="00AC6E0B">
          <w:rPr>
            <w:rPrChange w:id="301" w:author="luis angel barrancos ortiz" w:date="2015-05-29T19:43:00Z">
              <w:rPr>
                <w:lang w:val="es-ES"/>
              </w:rPr>
            </w:rPrChange>
          </w:rPr>
          <w:t>La pantalla táctil es uno de los mecanismos más cómodos para interaccionar con un</w:t>
        </w:r>
        <w:r>
          <w:t xml:space="preserve"> </w:t>
        </w:r>
        <w:r w:rsidRPr="00AC6E0B">
          <w:rPr>
            <w:rPrChange w:id="302" w:author="luis angel barrancos ortiz" w:date="2015-05-29T19:43:00Z">
              <w:rPr>
                <w:lang w:val="es-ES"/>
              </w:rPr>
            </w:rPrChange>
          </w:rPr>
          <w:t>teléfono Android. No obstante el reducido tamaño de la pantalla en los teléfonos</w:t>
        </w:r>
        <w:r>
          <w:t xml:space="preserve"> </w:t>
        </w:r>
        <w:r w:rsidRPr="00AC6E0B">
          <w:rPr>
            <w:rPrChange w:id="303" w:author="luis angel barrancos ortiz" w:date="2015-05-29T19:43:00Z">
              <w:rPr>
                <w:lang w:val="es-ES"/>
              </w:rPr>
            </w:rPrChange>
          </w:rPr>
          <w:t>móviles hace que el diseño de la interfaz de usuario sea complejo. Por ejemplo,</w:t>
        </w:r>
        <w:r>
          <w:t xml:space="preserve"> </w:t>
        </w:r>
        <w:r w:rsidRPr="00AC6E0B">
          <w:rPr>
            <w:rPrChange w:id="304" w:author="luis angel barrancos ortiz" w:date="2015-05-29T19:43:00Z">
              <w:rPr>
                <w:lang w:val="es-ES"/>
              </w:rPr>
            </w:rPrChange>
          </w:rPr>
          <w:t>tratar de introducir las decenas de botones y menús que incorporan la mayoría de</w:t>
        </w:r>
        <w:r>
          <w:t xml:space="preserve"> </w:t>
        </w:r>
        <w:r w:rsidRPr="00AC6E0B">
          <w:rPr>
            <w:rPrChange w:id="305" w:author="luis angel barrancos ortiz" w:date="2015-05-29T19:43:00Z">
              <w:rPr>
                <w:lang w:val="es-ES"/>
              </w:rPr>
            </w:rPrChange>
          </w:rPr>
          <w:t xml:space="preserve">aplicaciones de sobremesa sería imposible en </w:t>
        </w:r>
        <w:r>
          <w:t xml:space="preserve">una pantalla de 3 pulgadas. Para </w:t>
        </w:r>
        <w:r w:rsidRPr="00AC6E0B">
          <w:rPr>
            <w:rPrChange w:id="306" w:author="luis angel barrancos ortiz" w:date="2015-05-29T19:43:00Z">
              <w:rPr>
                <w:lang w:val="es-ES"/>
              </w:rPr>
            </w:rPrChange>
          </w:rPr>
          <w:t>tratar de dar nuevas alternativas en el diseño de interfaz de usuario, a partir del SDK1.6, se incorporan las gestures.</w:t>
        </w:r>
      </w:ins>
    </w:p>
    <w:p w14:paraId="31E6100F" w14:textId="55F73406" w:rsidR="00AC6E0B" w:rsidRPr="00AC6E0B" w:rsidRDefault="00AC6E0B">
      <w:pPr>
        <w:rPr>
          <w:ins w:id="307" w:author="luis angel barrancos ortiz" w:date="2015-05-29T19:16:00Z"/>
        </w:rPr>
        <w:pPrChange w:id="308" w:author="luis angel barrancos ortiz" w:date="2015-05-29T19:45:00Z">
          <w:pPr>
            <w:spacing w:before="1"/>
            <w:ind w:left="100"/>
          </w:pPr>
        </w:pPrChange>
      </w:pPr>
      <w:ins w:id="309" w:author="luis angel barrancos ortiz" w:date="2015-05-29T19:44:00Z">
        <w:r>
          <w:t>Una </w:t>
        </w:r>
        <w:r w:rsidRPr="00AC6E0B">
          <w:rPr>
            <w:rPrChange w:id="310" w:author="luis angel barrancos ortiz" w:date="2015-05-29T19:45:00Z">
              <w:rPr>
                <w:rStyle w:val="nfasis"/>
                <w:rFonts w:ascii="Arial" w:hAnsi="Arial" w:cs="Arial"/>
                <w:sz w:val="21"/>
                <w:szCs w:val="21"/>
              </w:rPr>
            </w:rPrChange>
          </w:rPr>
          <w:t>gesture</w:t>
        </w:r>
        <w:r>
          <w:t> es un movimiento pregrabado sobre la pantalla táctil, que la aplicación puede reconocer. De esta forma, la aplicación podrá realizar acciones especiales en función de la </w:t>
        </w:r>
        <w:r w:rsidRPr="00AC6E0B">
          <w:rPr>
            <w:rPrChange w:id="311" w:author="luis angel barrancos ortiz" w:date="2015-05-29T19:45:00Z">
              <w:rPr>
                <w:rStyle w:val="nfasis"/>
                <w:rFonts w:ascii="Arial" w:hAnsi="Arial" w:cs="Arial"/>
                <w:sz w:val="21"/>
                <w:szCs w:val="21"/>
              </w:rPr>
            </w:rPrChange>
          </w:rPr>
          <w:t>gesture</w:t>
        </w:r>
        <w:r>
          <w:t> introducida por el usuario. Esto permite simplificar mucho una interfaz de usuario al poder reducir el número de botones.</w:t>
        </w:r>
      </w:ins>
    </w:p>
    <w:p w14:paraId="1E8647A8" w14:textId="1832FE4B" w:rsidR="00DC5AAB" w:rsidRPr="00D85BB1" w:rsidRDefault="000F0763">
      <w:pPr>
        <w:pStyle w:val="Ttulo1"/>
        <w:rPr>
          <w:ins w:id="312" w:author="luis angel barrancos ortiz" w:date="2015-05-29T17:21:00Z"/>
        </w:rPr>
        <w:pPrChange w:id="313" w:author="luis angel barrancos ortiz" w:date="2015-05-29T20:17:00Z">
          <w:pPr/>
        </w:pPrChange>
      </w:pPr>
      <w:ins w:id="314" w:author="luis angel barrancos ortiz" w:date="2015-05-29T20:17:00Z">
        <w:r>
          <w:t>Android Studio</w:t>
        </w:r>
      </w:ins>
    </w:p>
    <w:p w14:paraId="1F29E20A" w14:textId="77777777" w:rsidR="00913182" w:rsidRDefault="00913182" w:rsidP="00D36277">
      <w:pPr>
        <w:rPr>
          <w:ins w:id="315" w:author="luis angel barrancos ortiz" w:date="2015-05-29T17:21:00Z"/>
        </w:rPr>
      </w:pPr>
    </w:p>
    <w:p w14:paraId="4EBD14A4" w14:textId="77777777" w:rsidR="00913182" w:rsidRDefault="00913182" w:rsidP="00D36277">
      <w:pPr>
        <w:rPr>
          <w:ins w:id="316" w:author="luis angel barrancos ortiz" w:date="2015-05-29T17:21:00Z"/>
        </w:rPr>
      </w:pPr>
    </w:p>
    <w:p w14:paraId="6840A6B5" w14:textId="77777777" w:rsidR="00913182" w:rsidRDefault="00913182" w:rsidP="00D36277">
      <w:pPr>
        <w:rPr>
          <w:ins w:id="317" w:author="luis angel barrancos ortiz" w:date="2015-05-29T17:21:00Z"/>
        </w:rPr>
      </w:pPr>
    </w:p>
    <w:p w14:paraId="4511686A" w14:textId="77777777" w:rsidR="00913182" w:rsidRDefault="00913182" w:rsidP="00D36277">
      <w:pPr>
        <w:rPr>
          <w:ins w:id="318" w:author="luis angel barrancos ortiz" w:date="2015-05-29T17:21:00Z"/>
        </w:rPr>
      </w:pPr>
    </w:p>
    <w:p w14:paraId="12179C07" w14:textId="77777777" w:rsidR="00913182" w:rsidRDefault="00913182" w:rsidP="00D36277">
      <w:pPr>
        <w:rPr>
          <w:ins w:id="319" w:author="luis angel barrancos ortiz" w:date="2015-05-29T17:21:00Z"/>
        </w:rPr>
      </w:pPr>
    </w:p>
    <w:p w14:paraId="545F6EE5" w14:textId="77777777" w:rsidR="00913182" w:rsidRDefault="00913182" w:rsidP="00D36277">
      <w:pPr>
        <w:rPr>
          <w:ins w:id="320" w:author="luis angel barrancos ortiz" w:date="2015-05-29T17:21:00Z"/>
        </w:rPr>
      </w:pPr>
    </w:p>
    <w:p w14:paraId="352CE0E2" w14:textId="77777777" w:rsidR="00913182" w:rsidRDefault="00913182" w:rsidP="00D36277">
      <w:pPr>
        <w:rPr>
          <w:ins w:id="321" w:author="luis angel barrancos ortiz" w:date="2015-05-29T17:21:00Z"/>
        </w:rPr>
      </w:pPr>
    </w:p>
    <w:p w14:paraId="691360AC" w14:textId="77777777" w:rsidR="00913182" w:rsidRDefault="00913182" w:rsidP="00D36277">
      <w:pPr>
        <w:rPr>
          <w:ins w:id="322" w:author="luis angel barrancos ortiz" w:date="2015-05-29T17:21:00Z"/>
        </w:rPr>
      </w:pPr>
    </w:p>
    <w:p w14:paraId="15A01242" w14:textId="77777777" w:rsidR="00913182" w:rsidRDefault="00913182" w:rsidP="00D36277">
      <w:pPr>
        <w:rPr>
          <w:ins w:id="323" w:author="luis angel barrancos ortiz" w:date="2015-05-29T17:21:00Z"/>
        </w:rPr>
      </w:pPr>
    </w:p>
    <w:p w14:paraId="057876C7" w14:textId="77777777" w:rsidR="00913182" w:rsidRDefault="00913182" w:rsidP="00D36277">
      <w:pPr>
        <w:rPr>
          <w:ins w:id="324" w:author="luis angel barrancos ortiz" w:date="2015-05-29T17:21:00Z"/>
        </w:rPr>
      </w:pPr>
    </w:p>
    <w:p w14:paraId="04CD7BD9" w14:textId="77777777" w:rsidR="00913182" w:rsidRDefault="00913182" w:rsidP="00D36277">
      <w:pPr>
        <w:rPr>
          <w:ins w:id="325" w:author="luis angel barrancos ortiz" w:date="2015-05-29T17:21:00Z"/>
        </w:rPr>
      </w:pPr>
    </w:p>
    <w:p w14:paraId="79179206" w14:textId="77777777" w:rsidR="00913182" w:rsidRDefault="00913182" w:rsidP="00D36277">
      <w:pPr>
        <w:rPr>
          <w:ins w:id="326" w:author="luis angel barrancos ortiz" w:date="2015-05-29T17:21:00Z"/>
        </w:rPr>
      </w:pPr>
    </w:p>
    <w:p w14:paraId="6498F230" w14:textId="77777777" w:rsidR="00913182" w:rsidRDefault="00913182" w:rsidP="00D36277">
      <w:pPr>
        <w:rPr>
          <w:ins w:id="327" w:author="luis angel barrancos ortiz" w:date="2015-05-29T17:21:00Z"/>
        </w:rPr>
      </w:pPr>
    </w:p>
    <w:p w14:paraId="20D1D1CA" w14:textId="77777777" w:rsidR="00913182" w:rsidRDefault="00913182" w:rsidP="00D36277">
      <w:pPr>
        <w:rPr>
          <w:ins w:id="328" w:author="luis angel barrancos ortiz" w:date="2015-05-29T17:21:00Z"/>
        </w:rPr>
      </w:pPr>
    </w:p>
    <w:p w14:paraId="30A38407" w14:textId="77777777" w:rsidR="00913182" w:rsidRDefault="00913182" w:rsidP="00D36277">
      <w:pPr>
        <w:rPr>
          <w:ins w:id="329" w:author="luis angel barrancos ortiz" w:date="2015-05-29T17:21:00Z"/>
        </w:rPr>
      </w:pPr>
    </w:p>
    <w:p w14:paraId="2667CCE3" w14:textId="77777777" w:rsidR="00913182" w:rsidRDefault="00913182" w:rsidP="00D36277">
      <w:pPr>
        <w:rPr>
          <w:ins w:id="330" w:author="luis angel barrancos ortiz" w:date="2015-05-29T17:21:00Z"/>
        </w:rPr>
      </w:pPr>
    </w:p>
    <w:p w14:paraId="47B37745" w14:textId="77777777" w:rsidR="00913182" w:rsidRDefault="00913182" w:rsidP="00D36277">
      <w:pPr>
        <w:rPr>
          <w:ins w:id="331" w:author="luis angel barrancos ortiz" w:date="2015-05-29T17:21:00Z"/>
        </w:rPr>
      </w:pPr>
    </w:p>
    <w:p w14:paraId="3115CC17" w14:textId="77777777" w:rsidR="00913182" w:rsidRDefault="00913182" w:rsidP="00D36277">
      <w:pPr>
        <w:rPr>
          <w:ins w:id="332" w:author="luis angel barrancos ortiz" w:date="2015-05-29T17:21:00Z"/>
        </w:rPr>
      </w:pPr>
    </w:p>
    <w:p w14:paraId="5C1B2F81" w14:textId="77777777" w:rsidR="00913182" w:rsidRDefault="00913182" w:rsidP="00D36277">
      <w:pPr>
        <w:rPr>
          <w:ins w:id="333" w:author="luis angel barrancos ortiz" w:date="2015-05-29T17:21:00Z"/>
        </w:rPr>
      </w:pPr>
    </w:p>
    <w:p w14:paraId="3E4E32AD" w14:textId="77777777" w:rsidR="00913182" w:rsidRDefault="00913182" w:rsidP="00D36277">
      <w:pPr>
        <w:rPr>
          <w:ins w:id="334" w:author="luis angel barrancos ortiz" w:date="2015-05-29T17:21:00Z"/>
        </w:rPr>
      </w:pPr>
    </w:p>
    <w:p w14:paraId="26366CCB" w14:textId="77777777" w:rsidR="00913182" w:rsidRDefault="00913182" w:rsidP="00D36277">
      <w:pPr>
        <w:rPr>
          <w:ins w:id="335" w:author="luis angel barrancos ortiz" w:date="2015-05-29T17:21:00Z"/>
        </w:rPr>
      </w:pPr>
    </w:p>
    <w:p w14:paraId="49C1679A" w14:textId="77777777" w:rsidR="00913182" w:rsidRDefault="00913182" w:rsidP="00D36277"/>
    <w:p w14:paraId="7939DD2D" w14:textId="77777777" w:rsidR="006F3FF2" w:rsidRDefault="006F3FF2" w:rsidP="006F3FF2">
      <w:pPr>
        <w:pStyle w:val="Ttulo1"/>
        <w:numPr>
          <w:ilvl w:val="0"/>
          <w:numId w:val="0"/>
        </w:numPr>
        <w:ind w:left="708" w:hanging="708"/>
      </w:pPr>
      <w:bookmarkStart w:id="336" w:name="_Toc417646128"/>
      <w:r>
        <w:lastRenderedPageBreak/>
        <w:t>CAPITULO 3. DESARROLLO</w:t>
      </w:r>
      <w:bookmarkEnd w:id="336"/>
    </w:p>
    <w:p w14:paraId="3BE6F6C4" w14:textId="77777777" w:rsidR="006F3FF2" w:rsidRDefault="006F3FF2" w:rsidP="006F3FF2">
      <w:pPr>
        <w:pStyle w:val="Ttulo1"/>
        <w:numPr>
          <w:ilvl w:val="0"/>
          <w:numId w:val="19"/>
        </w:numPr>
        <w:spacing w:before="100" w:after="100"/>
        <w:ind w:left="454" w:hanging="227"/>
      </w:pPr>
      <w:bookmarkStart w:id="337" w:name="_Toc417646129"/>
      <w:r>
        <w:t>CAPTURA DE REQUISITOS.</w:t>
      </w:r>
      <w:bookmarkEnd w:id="337"/>
    </w:p>
    <w:p w14:paraId="26959AF1" w14:textId="77777777" w:rsidR="006F3FF2" w:rsidRDefault="006F3FF2" w:rsidP="006F3FF2">
      <w:pPr>
        <w:pStyle w:val="Ttulo2"/>
        <w:numPr>
          <w:ilvl w:val="1"/>
          <w:numId w:val="19"/>
        </w:numPr>
        <w:spacing w:before="100" w:after="100"/>
        <w:ind w:left="794" w:hanging="397"/>
      </w:pPr>
      <w:bookmarkStart w:id="338" w:name="_Toc417646130"/>
      <w:r w:rsidRPr="007266BF">
        <w:t>Encontrar Actores y casos de uso</w:t>
      </w:r>
      <w:bookmarkEnd w:id="338"/>
    </w:p>
    <w:p w14:paraId="5465CBF1" w14:textId="77777777" w:rsidR="006F3FF2" w:rsidRPr="003B4273" w:rsidRDefault="006F3FF2" w:rsidP="006F3FF2">
      <w:pPr>
        <w:pStyle w:val="Prrafodelista"/>
        <w:numPr>
          <w:ilvl w:val="0"/>
          <w:numId w:val="20"/>
        </w:numPr>
        <w:spacing w:after="0"/>
        <w:contextualSpacing/>
        <w:rPr>
          <w:b/>
        </w:rPr>
      </w:pPr>
      <w:r w:rsidRPr="003B4273">
        <w:rPr>
          <w:b/>
        </w:rPr>
        <w:t>Actores</w:t>
      </w:r>
    </w:p>
    <w:p w14:paraId="604DC5D3" w14:textId="77777777" w:rsidR="006F3FF2" w:rsidRPr="003B4273" w:rsidRDefault="006F3FF2" w:rsidP="006F3FF2">
      <w:pPr>
        <w:pStyle w:val="Prrafodelista"/>
        <w:numPr>
          <w:ilvl w:val="0"/>
          <w:numId w:val="21"/>
        </w:numPr>
        <w:spacing w:after="0"/>
        <w:contextualSpacing/>
      </w:pPr>
      <w:r w:rsidRPr="003B4273">
        <w:t>Cliente.</w:t>
      </w:r>
    </w:p>
    <w:p w14:paraId="22AB115C" w14:textId="77777777" w:rsidR="006F3FF2" w:rsidRPr="003B4273" w:rsidRDefault="006F3FF2" w:rsidP="006F3FF2">
      <w:pPr>
        <w:pStyle w:val="Prrafodelista"/>
        <w:numPr>
          <w:ilvl w:val="0"/>
          <w:numId w:val="21"/>
        </w:numPr>
        <w:spacing w:after="0"/>
        <w:contextualSpacing/>
      </w:pPr>
      <w:r w:rsidRPr="003B4273">
        <w:t>Operador.</w:t>
      </w:r>
    </w:p>
    <w:p w14:paraId="17C5CADE" w14:textId="77777777" w:rsidR="006F3FF2" w:rsidRPr="003B4273" w:rsidRDefault="006F3FF2" w:rsidP="006F3FF2">
      <w:pPr>
        <w:pStyle w:val="Prrafodelista"/>
        <w:numPr>
          <w:ilvl w:val="0"/>
          <w:numId w:val="21"/>
        </w:numPr>
        <w:spacing w:after="0"/>
        <w:contextualSpacing/>
      </w:pPr>
      <w:r w:rsidRPr="003B4273">
        <w:t>Conductor.</w:t>
      </w:r>
    </w:p>
    <w:p w14:paraId="1A047553" w14:textId="77777777" w:rsidR="006F3FF2" w:rsidRDefault="006F3FF2" w:rsidP="006F3FF2">
      <w:pPr>
        <w:pStyle w:val="Prrafodelista"/>
        <w:numPr>
          <w:ilvl w:val="0"/>
          <w:numId w:val="21"/>
        </w:numPr>
        <w:spacing w:after="0"/>
        <w:contextualSpacing/>
      </w:pPr>
      <w:r w:rsidRPr="003B4273">
        <w:t>Paramédico.</w:t>
      </w:r>
    </w:p>
    <w:p w14:paraId="3815C05A" w14:textId="77777777" w:rsidR="006F3FF2" w:rsidRDefault="006F3FF2" w:rsidP="006F3FF2">
      <w:pPr>
        <w:pStyle w:val="Prrafodelista"/>
        <w:numPr>
          <w:ilvl w:val="0"/>
          <w:numId w:val="21"/>
        </w:numPr>
        <w:spacing w:after="0"/>
        <w:contextualSpacing/>
      </w:pPr>
      <w:r>
        <w:t>Aplicación Móvil Cliente.</w:t>
      </w:r>
    </w:p>
    <w:p w14:paraId="3581164F" w14:textId="77777777" w:rsidR="006F3FF2" w:rsidRDefault="006F3FF2" w:rsidP="006F3FF2">
      <w:pPr>
        <w:pStyle w:val="Prrafodelista"/>
        <w:numPr>
          <w:ilvl w:val="0"/>
          <w:numId w:val="21"/>
        </w:numPr>
        <w:spacing w:after="0"/>
        <w:contextualSpacing/>
      </w:pPr>
      <w:r>
        <w:t>Aplicación Móvil Ambulancia.</w:t>
      </w:r>
    </w:p>
    <w:p w14:paraId="3441B7D5" w14:textId="77777777" w:rsidR="006F3FF2" w:rsidRPr="003B4273" w:rsidRDefault="006F3FF2" w:rsidP="006F3FF2">
      <w:pPr>
        <w:pStyle w:val="Prrafodelista"/>
        <w:numPr>
          <w:ilvl w:val="0"/>
          <w:numId w:val="21"/>
        </w:numPr>
        <w:spacing w:after="0"/>
        <w:contextualSpacing/>
      </w:pPr>
      <w:r>
        <w:t>Aplicación Web Operador.</w:t>
      </w:r>
    </w:p>
    <w:p w14:paraId="583625C4" w14:textId="77777777" w:rsidR="006F3FF2" w:rsidRPr="003B4273" w:rsidRDefault="006F3FF2" w:rsidP="006F3FF2">
      <w:pPr>
        <w:pStyle w:val="Prrafodelista"/>
        <w:numPr>
          <w:ilvl w:val="0"/>
          <w:numId w:val="20"/>
        </w:numPr>
        <w:contextualSpacing/>
        <w:rPr>
          <w:b/>
        </w:rPr>
      </w:pPr>
      <w:r w:rsidRPr="003B4273">
        <w:rPr>
          <w:b/>
        </w:rPr>
        <w:t>Lista de Casos de Usos</w:t>
      </w:r>
    </w:p>
    <w:p w14:paraId="3053C3AB" w14:textId="77777777" w:rsidR="006F3FF2" w:rsidRPr="00F83ABF" w:rsidRDefault="006F3FF2" w:rsidP="006F3FF2">
      <w:pPr>
        <w:rPr>
          <w:b/>
        </w:rPr>
      </w:pPr>
      <w:r w:rsidRPr="00F83ABF">
        <w:rPr>
          <w:b/>
        </w:rPr>
        <w:t>Aplicación móvil cliente</w:t>
      </w:r>
    </w:p>
    <w:p w14:paraId="18864D71" w14:textId="77777777" w:rsidR="006F3FF2" w:rsidRPr="00643429" w:rsidRDefault="006F3FF2" w:rsidP="006F3FF2">
      <w:pPr>
        <w:pStyle w:val="Prrafodelista"/>
        <w:numPr>
          <w:ilvl w:val="0"/>
          <w:numId w:val="27"/>
        </w:numPr>
        <w:spacing w:after="0"/>
        <w:ind w:left="1428"/>
        <w:contextualSpacing/>
      </w:pPr>
      <w:r w:rsidRPr="00643429">
        <w:t xml:space="preserve">Solicitar Afiliación. </w:t>
      </w:r>
    </w:p>
    <w:p w14:paraId="7355A51D" w14:textId="77777777" w:rsidR="006F3FF2" w:rsidRPr="00643429" w:rsidRDefault="006F3FF2" w:rsidP="006F3FF2">
      <w:pPr>
        <w:pStyle w:val="Prrafodelista"/>
        <w:numPr>
          <w:ilvl w:val="0"/>
          <w:numId w:val="27"/>
        </w:numPr>
        <w:spacing w:after="0"/>
        <w:ind w:left="1428"/>
        <w:contextualSpacing/>
      </w:pPr>
      <w:r w:rsidRPr="00643429">
        <w:t>Solicitar Ambulancia.</w:t>
      </w:r>
    </w:p>
    <w:p w14:paraId="37AC4B29" w14:textId="77777777" w:rsidR="006F3FF2" w:rsidRPr="00643429" w:rsidRDefault="006F3FF2" w:rsidP="006F3FF2">
      <w:pPr>
        <w:pStyle w:val="Prrafodelista"/>
        <w:numPr>
          <w:ilvl w:val="0"/>
          <w:numId w:val="27"/>
        </w:numPr>
        <w:spacing w:after="0"/>
        <w:ind w:left="1428"/>
        <w:contextualSpacing/>
      </w:pPr>
      <w:r w:rsidRPr="00643429">
        <w:t>Gestionar Gesto.</w:t>
      </w:r>
    </w:p>
    <w:p w14:paraId="67CC4706" w14:textId="320ED2F8" w:rsidR="006F3FF2" w:rsidRPr="00643429" w:rsidDel="0062096F" w:rsidRDefault="006F3FF2" w:rsidP="006F3FF2">
      <w:pPr>
        <w:pStyle w:val="Prrafodelista"/>
        <w:numPr>
          <w:ilvl w:val="0"/>
          <w:numId w:val="27"/>
        </w:numPr>
        <w:spacing w:after="0"/>
        <w:ind w:left="1428"/>
        <w:contextualSpacing/>
        <w:rPr>
          <w:del w:id="339" w:author="carlos cruz" w:date="2015-05-29T15:15:00Z"/>
        </w:rPr>
      </w:pPr>
      <w:del w:id="340" w:author="carlos cruz" w:date="2015-05-29T15:15:00Z">
        <w:r w:rsidRPr="00643429" w:rsidDel="0062096F">
          <w:delText>Gestionar Datos.</w:delText>
        </w:r>
      </w:del>
    </w:p>
    <w:p w14:paraId="22CD96EF" w14:textId="77777777" w:rsidR="006F3FF2" w:rsidRPr="00643429" w:rsidRDefault="006F3FF2" w:rsidP="006F3FF2">
      <w:pPr>
        <w:pStyle w:val="Prrafodelista"/>
        <w:numPr>
          <w:ilvl w:val="0"/>
          <w:numId w:val="27"/>
        </w:numPr>
        <w:spacing w:after="0"/>
        <w:ind w:left="1428"/>
        <w:contextualSpacing/>
      </w:pPr>
      <w:r w:rsidRPr="00643429">
        <w:t>Visualizar Primeros Auxilios.</w:t>
      </w:r>
    </w:p>
    <w:p w14:paraId="44241BED" w14:textId="77777777" w:rsidR="006F3FF2" w:rsidRPr="00F83ABF" w:rsidRDefault="006F3FF2" w:rsidP="006F3FF2">
      <w:pPr>
        <w:rPr>
          <w:b/>
        </w:rPr>
      </w:pPr>
      <w:r w:rsidRPr="00F83ABF">
        <w:rPr>
          <w:b/>
        </w:rPr>
        <w:t>Servicio web</w:t>
      </w:r>
    </w:p>
    <w:p w14:paraId="3850296A" w14:textId="28ACB425" w:rsidR="006F3FF2" w:rsidRPr="00643429" w:rsidDel="0062096F" w:rsidRDefault="006F3FF2" w:rsidP="006F3FF2">
      <w:pPr>
        <w:pStyle w:val="Prrafodelista"/>
        <w:numPr>
          <w:ilvl w:val="0"/>
          <w:numId w:val="27"/>
        </w:numPr>
        <w:spacing w:after="0" w:line="276" w:lineRule="auto"/>
        <w:ind w:left="1428"/>
        <w:contextualSpacing/>
        <w:rPr>
          <w:del w:id="341" w:author="carlos cruz" w:date="2015-05-29T15:15:00Z"/>
        </w:rPr>
      </w:pPr>
      <w:del w:id="342" w:author="carlos cruz" w:date="2015-05-29T15:15:00Z">
        <w:r w:rsidRPr="00643429" w:rsidDel="0062096F">
          <w:delText xml:space="preserve">Notificar </w:delText>
        </w:r>
      </w:del>
    </w:p>
    <w:p w14:paraId="0F77DE38" w14:textId="77777777" w:rsidR="003B0366" w:rsidRDefault="006F3FF2" w:rsidP="006F3FF2">
      <w:pPr>
        <w:pStyle w:val="Prrafodelista"/>
        <w:numPr>
          <w:ilvl w:val="0"/>
          <w:numId w:val="27"/>
        </w:numPr>
        <w:spacing w:after="0"/>
        <w:ind w:left="1428"/>
        <w:contextualSpacing/>
        <w:rPr>
          <w:ins w:id="343" w:author="luis angel barrancos ortiz" w:date="2015-05-30T16:56:00Z"/>
        </w:rPr>
      </w:pPr>
      <w:r w:rsidRPr="00643429">
        <w:t>Asignar Ambulancia</w:t>
      </w:r>
      <w:ins w:id="344" w:author="luis angel barrancos ortiz" w:date="2015-05-29T20:20:00Z">
        <w:r w:rsidR="008D0CC0">
          <w:t xml:space="preserve"> al Incidente.</w:t>
        </w:r>
      </w:ins>
    </w:p>
    <w:p w14:paraId="7651AAEF" w14:textId="44998C10" w:rsidR="006F3FF2" w:rsidRPr="00643429" w:rsidRDefault="003B0366" w:rsidP="006F3FF2">
      <w:pPr>
        <w:pStyle w:val="Prrafodelista"/>
        <w:numPr>
          <w:ilvl w:val="0"/>
          <w:numId w:val="27"/>
        </w:numPr>
        <w:spacing w:after="0"/>
        <w:ind w:left="1428"/>
        <w:contextualSpacing/>
      </w:pPr>
      <w:ins w:id="345" w:author="luis angel barrancos ortiz" w:date="2015-05-30T16:56:00Z">
        <w:r>
          <w:t>Notificar</w:t>
        </w:r>
      </w:ins>
      <w:ins w:id="346" w:author="luis angel barrancos ortiz" w:date="2015-05-29T20:20:00Z">
        <w:r w:rsidR="008D0CC0">
          <w:t>.</w:t>
        </w:r>
      </w:ins>
      <w:del w:id="347" w:author="luis angel barrancos ortiz" w:date="2015-05-29T20:20:00Z">
        <w:r w:rsidR="006F3FF2" w:rsidRPr="00643429" w:rsidDel="008D0CC0">
          <w:delText>.</w:delText>
        </w:r>
      </w:del>
    </w:p>
    <w:p w14:paraId="36179473" w14:textId="77777777" w:rsidR="006F3FF2" w:rsidRPr="00F83ABF" w:rsidRDefault="006F3FF2" w:rsidP="006F3FF2">
      <w:pPr>
        <w:rPr>
          <w:b/>
        </w:rPr>
      </w:pPr>
      <w:r w:rsidRPr="00F83ABF">
        <w:rPr>
          <w:b/>
        </w:rPr>
        <w:t>Aplicación móvil ambulancia</w:t>
      </w:r>
    </w:p>
    <w:p w14:paraId="41A6E2E8" w14:textId="02527944" w:rsidR="006F3FF2" w:rsidDel="005E2046" w:rsidRDefault="006F3FF2" w:rsidP="006F3FF2">
      <w:pPr>
        <w:pStyle w:val="Prrafodelista"/>
        <w:numPr>
          <w:ilvl w:val="0"/>
          <w:numId w:val="27"/>
        </w:numPr>
        <w:spacing w:after="0"/>
        <w:ind w:left="1428"/>
        <w:contextualSpacing/>
        <w:rPr>
          <w:del w:id="348" w:author="carlos cruz" w:date="2015-05-29T15:16:00Z"/>
        </w:rPr>
      </w:pPr>
      <w:del w:id="349" w:author="carlos cruz" w:date="2015-05-29T15:16:00Z">
        <w:r w:rsidDel="005E2046">
          <w:delText>Trazar</w:delText>
        </w:r>
        <w:r w:rsidRPr="00643429" w:rsidDel="005E2046">
          <w:delText xml:space="preserve"> Ruta</w:delText>
        </w:r>
      </w:del>
      <w:del w:id="350" w:author="carlos cruz" w:date="2015-05-29T15:15:00Z">
        <w:r w:rsidDel="0062096F">
          <w:delText xml:space="preserve"> Offline</w:delText>
        </w:r>
      </w:del>
      <w:del w:id="351" w:author="carlos cruz" w:date="2015-05-29T15:16:00Z">
        <w:r w:rsidRPr="00643429" w:rsidDel="005E2046">
          <w:delText>.</w:delText>
        </w:r>
      </w:del>
    </w:p>
    <w:p w14:paraId="3A5BC409" w14:textId="77777777" w:rsidR="006F3FF2" w:rsidRDefault="006F3FF2" w:rsidP="006F3FF2">
      <w:pPr>
        <w:pStyle w:val="Prrafodelista"/>
        <w:numPr>
          <w:ilvl w:val="0"/>
          <w:numId w:val="27"/>
        </w:numPr>
        <w:spacing w:after="0"/>
        <w:ind w:left="1428"/>
        <w:contextualSpacing/>
      </w:pPr>
      <w:r>
        <w:t>Cambiar Estado.</w:t>
      </w:r>
    </w:p>
    <w:p w14:paraId="6D7C5A5E" w14:textId="1E85D031" w:rsidR="006F3FF2" w:rsidRDefault="008115B6" w:rsidP="006F3FF2">
      <w:pPr>
        <w:pStyle w:val="Prrafodelista"/>
        <w:numPr>
          <w:ilvl w:val="0"/>
          <w:numId w:val="27"/>
        </w:numPr>
        <w:spacing w:after="0"/>
        <w:ind w:left="1428"/>
        <w:contextualSpacing/>
      </w:pPr>
      <w:r>
        <w:t>Solicitar Centro</w:t>
      </w:r>
      <w:r w:rsidR="006F3FF2" w:rsidRPr="00643429">
        <w:t xml:space="preserve"> De Salud.</w:t>
      </w:r>
    </w:p>
    <w:p w14:paraId="56A3C4D4" w14:textId="77777777" w:rsidR="006F3FF2" w:rsidRDefault="006F3FF2" w:rsidP="006F3FF2">
      <w:pPr>
        <w:pStyle w:val="Prrafodelista"/>
        <w:numPr>
          <w:ilvl w:val="0"/>
          <w:numId w:val="27"/>
        </w:numPr>
        <w:spacing w:after="0"/>
        <w:ind w:left="1428"/>
        <w:contextualSpacing/>
        <w:rPr>
          <w:ins w:id="352" w:author="luis angel barrancos ortiz" w:date="2015-05-29T20:25:00Z"/>
        </w:rPr>
      </w:pPr>
      <w:r w:rsidRPr="00643429">
        <w:t>Visualizar Historia Clínica.</w:t>
      </w:r>
    </w:p>
    <w:p w14:paraId="21C0FEB1" w14:textId="3F55189F" w:rsidR="00217D1A" w:rsidRDefault="00217D1A">
      <w:pPr>
        <w:spacing w:after="0"/>
        <w:contextualSpacing/>
        <w:rPr>
          <w:ins w:id="353" w:author="luis angel barrancos ortiz" w:date="2015-05-29T20:25:00Z"/>
        </w:rPr>
        <w:pPrChange w:id="354" w:author="luis angel barrancos ortiz" w:date="2015-05-29T20:25:00Z">
          <w:pPr>
            <w:pStyle w:val="Prrafodelista"/>
            <w:numPr>
              <w:numId w:val="27"/>
            </w:numPr>
            <w:spacing w:after="0"/>
            <w:ind w:left="1428" w:hanging="360"/>
            <w:contextualSpacing/>
          </w:pPr>
        </w:pPrChange>
      </w:pPr>
    </w:p>
    <w:p w14:paraId="11BA9E3C" w14:textId="77777777" w:rsidR="00217D1A" w:rsidRPr="00643429" w:rsidRDefault="00217D1A">
      <w:pPr>
        <w:spacing w:after="0"/>
        <w:contextualSpacing/>
        <w:pPrChange w:id="355" w:author="luis angel barrancos ortiz" w:date="2015-05-29T20:25:00Z">
          <w:pPr>
            <w:pStyle w:val="Prrafodelista"/>
            <w:numPr>
              <w:numId w:val="27"/>
            </w:numPr>
            <w:spacing w:after="0"/>
            <w:ind w:left="1428" w:hanging="360"/>
            <w:contextualSpacing/>
          </w:pPr>
        </w:pPrChange>
      </w:pPr>
    </w:p>
    <w:p w14:paraId="63C2DC72" w14:textId="77777777" w:rsidR="006F3FF2" w:rsidRPr="00F83ABF" w:rsidRDefault="006F3FF2" w:rsidP="006F3FF2">
      <w:pPr>
        <w:rPr>
          <w:b/>
        </w:rPr>
      </w:pPr>
      <w:r w:rsidRPr="00F83ABF">
        <w:rPr>
          <w:b/>
        </w:rPr>
        <w:t>Aplicación web operador</w:t>
      </w:r>
    </w:p>
    <w:p w14:paraId="458FDCAD" w14:textId="702734BE" w:rsidR="006F3FF2" w:rsidRPr="00643429" w:rsidRDefault="006F3FF2" w:rsidP="006F3FF2">
      <w:pPr>
        <w:pStyle w:val="Prrafodelista"/>
        <w:numPr>
          <w:ilvl w:val="0"/>
          <w:numId w:val="27"/>
        </w:numPr>
        <w:spacing w:after="0"/>
        <w:ind w:left="1428"/>
        <w:contextualSpacing/>
      </w:pPr>
      <w:r>
        <w:t>Trazar</w:t>
      </w:r>
      <w:r w:rsidRPr="00643429">
        <w:t xml:space="preserve"> Rut</w:t>
      </w:r>
      <w:ins w:id="356" w:author="luis angel barrancos ortiz" w:date="2015-05-29T20:21:00Z">
        <w:r w:rsidR="008D0CC0">
          <w:t>a</w:t>
        </w:r>
      </w:ins>
      <w:del w:id="357" w:author="luis angel barrancos ortiz" w:date="2015-05-29T20:20:00Z">
        <w:r w:rsidRPr="00643429" w:rsidDel="008D0CC0">
          <w:delText>a</w:delText>
        </w:r>
        <w:r w:rsidDel="008D0CC0">
          <w:delText xml:space="preserve"> Online</w:delText>
        </w:r>
      </w:del>
      <w:r w:rsidRPr="00643429">
        <w:t>.</w:t>
      </w:r>
    </w:p>
    <w:p w14:paraId="3B11BBD4" w14:textId="77777777" w:rsidR="006F3FF2" w:rsidRDefault="006F3FF2" w:rsidP="006F3FF2">
      <w:pPr>
        <w:pStyle w:val="Prrafodelista"/>
        <w:numPr>
          <w:ilvl w:val="0"/>
          <w:numId w:val="27"/>
        </w:numPr>
        <w:spacing w:after="0"/>
        <w:ind w:left="1428"/>
        <w:contextualSpacing/>
      </w:pPr>
      <w:r w:rsidRPr="00643429">
        <w:t xml:space="preserve">Confirmar Afiliación. </w:t>
      </w:r>
    </w:p>
    <w:p w14:paraId="325F8BD5" w14:textId="43CFB93C" w:rsidR="006F3FF2" w:rsidRDefault="001C3866" w:rsidP="006F3FF2">
      <w:pPr>
        <w:pStyle w:val="Prrafodelista"/>
        <w:numPr>
          <w:ilvl w:val="0"/>
          <w:numId w:val="27"/>
        </w:numPr>
        <w:spacing w:after="0"/>
        <w:ind w:left="1428"/>
        <w:contextualSpacing/>
        <w:rPr>
          <w:ins w:id="358" w:author="luis angel barrancos ortiz" w:date="2015-05-29T20:20:00Z"/>
        </w:rPr>
      </w:pPr>
      <w:r>
        <w:t>Establecer Perfil</w:t>
      </w:r>
      <w:ins w:id="359" w:author="luis angel barrancos ortiz" w:date="2015-05-30T16:16:00Z">
        <w:r w:rsidR="001E24BE">
          <w:t>es</w:t>
        </w:r>
      </w:ins>
      <w:r>
        <w:t xml:space="preserve"> de </w:t>
      </w:r>
      <w:ins w:id="360" w:author="luis angel barrancos ortiz" w:date="2015-05-30T16:16:00Z">
        <w:r w:rsidR="001E24BE">
          <w:t>Desc</w:t>
        </w:r>
      </w:ins>
      <w:del w:id="361" w:author="luis angel barrancos ortiz" w:date="2015-05-30T16:16:00Z">
        <w:r>
          <w:delText>C</w:delText>
        </w:r>
      </w:del>
      <w:r>
        <w:t>ongestión</w:t>
      </w:r>
      <w:r w:rsidR="006F3FF2">
        <w:t>.</w:t>
      </w:r>
    </w:p>
    <w:p w14:paraId="7EDD7E07" w14:textId="1BB0EEBD" w:rsidR="008D0CC0" w:rsidRPr="00643429" w:rsidRDefault="008D0CC0" w:rsidP="006F3FF2">
      <w:pPr>
        <w:pStyle w:val="Prrafodelista"/>
        <w:numPr>
          <w:ilvl w:val="0"/>
          <w:numId w:val="27"/>
        </w:numPr>
        <w:spacing w:after="0"/>
        <w:ind w:left="1428"/>
        <w:contextualSpacing/>
      </w:pPr>
      <w:ins w:id="362" w:author="luis angel barrancos ortiz" w:date="2015-05-29T20:20:00Z">
        <w:r>
          <w:t>Asignar Ambulancia al Cuadrante.</w:t>
        </w:r>
      </w:ins>
    </w:p>
    <w:p w14:paraId="16843FBA" w14:textId="77777777" w:rsidR="006F3FF2" w:rsidRDefault="006F3FF2" w:rsidP="006F3FF2">
      <w:pPr>
        <w:pStyle w:val="Ttulo2"/>
        <w:numPr>
          <w:ilvl w:val="1"/>
          <w:numId w:val="19"/>
        </w:numPr>
        <w:spacing w:before="100" w:after="100"/>
        <w:ind w:left="794" w:hanging="397"/>
      </w:pPr>
      <w:bookmarkStart w:id="363" w:name="_Toc417646131"/>
      <w:r w:rsidRPr="007266BF">
        <w:t>Priorizar los casos de usos</w:t>
      </w:r>
      <w:bookmarkEnd w:id="363"/>
    </w:p>
    <w:tbl>
      <w:tblPr>
        <w:tblW w:w="8005" w:type="dxa"/>
        <w:tblInd w:w="776" w:type="dxa"/>
        <w:tblCellMar>
          <w:left w:w="70" w:type="dxa"/>
          <w:right w:w="70" w:type="dxa"/>
        </w:tblCellMar>
        <w:tblLook w:val="04A0" w:firstRow="1" w:lastRow="0" w:firstColumn="1" w:lastColumn="0" w:noHBand="0" w:noVBand="1"/>
        <w:tblPrChange w:id="364" w:author="carlos cruz" w:date="2015-05-29T15:17:00Z">
          <w:tblPr>
            <w:tblW w:w="7441" w:type="dxa"/>
            <w:tblInd w:w="776" w:type="dxa"/>
            <w:tblCellMar>
              <w:left w:w="70" w:type="dxa"/>
              <w:right w:w="70" w:type="dxa"/>
            </w:tblCellMar>
            <w:tblLook w:val="04A0" w:firstRow="1" w:lastRow="0" w:firstColumn="1" w:lastColumn="0" w:noHBand="0" w:noVBand="1"/>
          </w:tblPr>
        </w:tblPrChange>
      </w:tblPr>
      <w:tblGrid>
        <w:gridCol w:w="1591"/>
        <w:gridCol w:w="4540"/>
        <w:gridCol w:w="1985"/>
        <w:tblGridChange w:id="365">
          <w:tblGrid>
            <w:gridCol w:w="851"/>
            <w:gridCol w:w="629"/>
            <w:gridCol w:w="962"/>
            <w:gridCol w:w="3578"/>
            <w:gridCol w:w="962"/>
            <w:gridCol w:w="1023"/>
            <w:gridCol w:w="962"/>
          </w:tblGrid>
        </w:tblGridChange>
      </w:tblGrid>
      <w:tr w:rsidR="006F3FF2" w:rsidRPr="00A52731" w14:paraId="0F100E48" w14:textId="77777777" w:rsidTr="00A75814">
        <w:trPr>
          <w:trHeight w:val="300"/>
          <w:trPrChange w:id="36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70AD47" w:fill="70AD47"/>
            <w:noWrap/>
            <w:vAlign w:val="center"/>
            <w:hideMark/>
            <w:tcPrChange w:id="367" w:author="carlos cruz" w:date="2015-05-29T15:17:00Z">
              <w:tcPr>
                <w:tcW w:w="1480" w:type="dxa"/>
                <w:gridSpan w:val="2"/>
                <w:tcBorders>
                  <w:top w:val="single" w:sz="4" w:space="0" w:color="70AD47"/>
                  <w:left w:val="single" w:sz="4" w:space="0" w:color="70AD47"/>
                  <w:bottom w:val="nil"/>
                  <w:right w:val="nil"/>
                </w:tcBorders>
                <w:shd w:val="clear" w:color="70AD47" w:fill="70AD47"/>
                <w:noWrap/>
                <w:vAlign w:val="center"/>
                <w:hideMark/>
              </w:tcPr>
            </w:tcPrChange>
          </w:tcPr>
          <w:p w14:paraId="6A8D71C6" w14:textId="77777777" w:rsidR="006F3FF2" w:rsidRPr="008D0CC0" w:rsidRDefault="006F3FF2" w:rsidP="003928A6">
            <w:pPr>
              <w:spacing w:before="0" w:beforeAutospacing="0" w:after="0" w:afterAutospacing="0" w:line="240" w:lineRule="auto"/>
              <w:ind w:firstLine="0"/>
              <w:rPr>
                <w:rFonts w:eastAsia="Times New Roman" w:cs="Calibri"/>
                <w:b/>
                <w:bCs/>
                <w:color w:val="FFFFFF"/>
                <w:lang w:eastAsia="es-BO"/>
              </w:rPr>
            </w:pPr>
            <w:r w:rsidRPr="008D0CC0">
              <w:rPr>
                <w:rFonts w:eastAsia="Times New Roman" w:cs="Calibri"/>
                <w:b/>
                <w:bCs/>
                <w:color w:val="000000" w:themeColor="text1"/>
                <w:lang w:eastAsia="es-BO"/>
                <w:rPrChange w:id="368" w:author="luis angel barrancos ortiz" w:date="2015-05-29T20:21:00Z">
                  <w:rPr>
                    <w:rFonts w:eastAsia="Times New Roman" w:cs="Calibri"/>
                    <w:b/>
                    <w:bCs/>
                    <w:color w:val="FFFFFF"/>
                    <w:lang w:eastAsia="es-BO"/>
                  </w:rPr>
                </w:rPrChange>
              </w:rPr>
              <w:t>Nro</w:t>
            </w:r>
          </w:p>
        </w:tc>
        <w:tc>
          <w:tcPr>
            <w:tcW w:w="4540" w:type="dxa"/>
            <w:tcBorders>
              <w:top w:val="single" w:sz="4" w:space="0" w:color="70AD47"/>
              <w:left w:val="nil"/>
              <w:bottom w:val="nil"/>
              <w:right w:val="nil"/>
            </w:tcBorders>
            <w:shd w:val="clear" w:color="70AD47" w:fill="70AD47"/>
            <w:noWrap/>
            <w:vAlign w:val="bottom"/>
            <w:hideMark/>
            <w:tcPrChange w:id="369" w:author="carlos cruz" w:date="2015-05-29T15:17:00Z">
              <w:tcPr>
                <w:tcW w:w="4540" w:type="dxa"/>
                <w:gridSpan w:val="2"/>
                <w:tcBorders>
                  <w:top w:val="single" w:sz="4" w:space="0" w:color="70AD47"/>
                  <w:left w:val="nil"/>
                  <w:bottom w:val="nil"/>
                  <w:right w:val="nil"/>
                </w:tcBorders>
                <w:shd w:val="clear" w:color="70AD47" w:fill="70AD47"/>
                <w:noWrap/>
                <w:vAlign w:val="bottom"/>
                <w:hideMark/>
              </w:tcPr>
            </w:tcPrChange>
          </w:tcPr>
          <w:p w14:paraId="4F52A367" w14:textId="77777777" w:rsidR="006F3FF2" w:rsidRPr="00A52731" w:rsidRDefault="006F3FF2" w:rsidP="003928A6">
            <w:pPr>
              <w:pStyle w:val="Ttulo3"/>
            </w:pPr>
            <w:bookmarkStart w:id="370" w:name="_Toc417646132"/>
            <w:r w:rsidRPr="00A52731">
              <w:t>Caso De Uso</w:t>
            </w:r>
            <w:bookmarkEnd w:id="370"/>
          </w:p>
        </w:tc>
        <w:tc>
          <w:tcPr>
            <w:tcW w:w="1985" w:type="dxa"/>
            <w:tcBorders>
              <w:top w:val="single" w:sz="4" w:space="0" w:color="70AD47"/>
              <w:left w:val="nil"/>
              <w:bottom w:val="nil"/>
              <w:right w:val="single" w:sz="4" w:space="0" w:color="70AD47"/>
            </w:tcBorders>
            <w:shd w:val="clear" w:color="70AD47" w:fill="70AD47"/>
            <w:noWrap/>
            <w:vAlign w:val="bottom"/>
            <w:hideMark/>
            <w:tcPrChange w:id="371" w:author="carlos cruz" w:date="2015-05-29T15:17:00Z">
              <w:tcPr>
                <w:tcW w:w="1421" w:type="dxa"/>
                <w:gridSpan w:val="2"/>
                <w:tcBorders>
                  <w:top w:val="single" w:sz="4" w:space="0" w:color="70AD47"/>
                  <w:left w:val="nil"/>
                  <w:bottom w:val="nil"/>
                  <w:right w:val="single" w:sz="4" w:space="0" w:color="70AD47"/>
                </w:tcBorders>
                <w:shd w:val="clear" w:color="70AD47" w:fill="70AD47"/>
                <w:noWrap/>
                <w:vAlign w:val="bottom"/>
                <w:hideMark/>
              </w:tcPr>
            </w:tcPrChange>
          </w:tcPr>
          <w:p w14:paraId="30538487" w14:textId="77777777" w:rsidR="006F3FF2" w:rsidRPr="00A52731" w:rsidRDefault="006F3FF2" w:rsidP="003928A6">
            <w:pPr>
              <w:pStyle w:val="Ttulo4"/>
            </w:pPr>
            <w:r w:rsidRPr="00A52731">
              <w:t>Prioridad</w:t>
            </w:r>
          </w:p>
        </w:tc>
      </w:tr>
      <w:tr w:rsidR="006F3FF2" w:rsidRPr="00A52731" w14:paraId="7A7DEFA4" w14:textId="77777777" w:rsidTr="00A75814">
        <w:trPr>
          <w:trHeight w:val="300"/>
          <w:trPrChange w:id="37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7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6008E75"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C.U.1.</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374"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E662873"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375"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02A86B1" w14:textId="631A9B7C"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8CDC3CF" w14:textId="77777777" w:rsidTr="00A75814">
        <w:trPr>
          <w:trHeight w:val="300"/>
          <w:trPrChange w:id="37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77"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4C5F6163"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C.U.2.</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78"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227F01B"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Ambulancia</w:t>
            </w:r>
          </w:p>
        </w:tc>
        <w:tc>
          <w:tcPr>
            <w:tcW w:w="1985" w:type="dxa"/>
            <w:tcBorders>
              <w:top w:val="single" w:sz="4" w:space="0" w:color="70AD47"/>
              <w:left w:val="nil"/>
              <w:bottom w:val="nil"/>
              <w:right w:val="single" w:sz="4" w:space="0" w:color="70AD47"/>
            </w:tcBorders>
            <w:shd w:val="clear" w:color="auto" w:fill="auto"/>
            <w:noWrap/>
            <w:vAlign w:val="bottom"/>
            <w:hideMark/>
            <w:tcPrChange w:id="379"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132E6D1" w14:textId="00EA52F0" w:rsidR="006F3FF2" w:rsidRPr="00A52731" w:rsidRDefault="00B653C7" w:rsidP="00B653C7">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1D417D3A" w14:textId="77777777" w:rsidTr="00A75814">
        <w:trPr>
          <w:trHeight w:val="300"/>
          <w:trPrChange w:id="380"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81"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8DDAB8C"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C.U.3.</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82"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B0B0168"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Gestionar Gesto</w:t>
            </w:r>
          </w:p>
        </w:tc>
        <w:tc>
          <w:tcPr>
            <w:tcW w:w="1985" w:type="dxa"/>
            <w:tcBorders>
              <w:top w:val="single" w:sz="4" w:space="0" w:color="70AD47"/>
              <w:left w:val="nil"/>
              <w:bottom w:val="nil"/>
              <w:right w:val="single" w:sz="4" w:space="0" w:color="70AD47"/>
            </w:tcBorders>
            <w:shd w:val="clear" w:color="auto" w:fill="auto"/>
            <w:noWrap/>
            <w:vAlign w:val="bottom"/>
            <w:hideMark/>
            <w:tcPrChange w:id="383"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041F42F" w14:textId="1D4537E7"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rsidDel="00A75814" w14:paraId="592ADE0B" w14:textId="065B9A42" w:rsidTr="00A75814">
        <w:trPr>
          <w:trHeight w:val="300"/>
          <w:del w:id="384" w:author="carlos cruz" w:date="2015-05-29T15:17:00Z"/>
          <w:trPrChange w:id="38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8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46DDEDA" w14:textId="3CDF87F5" w:rsidR="006F3FF2" w:rsidRPr="00A52731" w:rsidDel="00A75814" w:rsidRDefault="006F3FF2" w:rsidP="003928A6">
            <w:pPr>
              <w:spacing w:before="0" w:beforeAutospacing="0" w:after="0" w:afterAutospacing="0" w:line="240" w:lineRule="auto"/>
              <w:ind w:firstLine="0"/>
              <w:rPr>
                <w:del w:id="387" w:author="carlos cruz" w:date="2015-05-29T15:17:00Z"/>
                <w:rFonts w:eastAsia="Times New Roman" w:cs="Calibri"/>
                <w:color w:val="000000"/>
                <w:lang w:eastAsia="es-BO"/>
              </w:rPr>
            </w:pPr>
            <w:del w:id="388" w:author="carlos cruz" w:date="2015-05-29T15:17:00Z">
              <w:r w:rsidRPr="00A52731" w:rsidDel="00A75814">
                <w:rPr>
                  <w:rFonts w:eastAsia="Times New Roman" w:cs="Calibri"/>
                  <w:color w:val="000000"/>
                  <w:lang w:eastAsia="es-BO"/>
                </w:rPr>
                <w:delText>C.U.4.</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38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360B47A8" w14:textId="614D6F90" w:rsidR="006F3FF2" w:rsidRPr="00A52731" w:rsidDel="00A75814" w:rsidRDefault="006F3FF2" w:rsidP="003928A6">
            <w:pPr>
              <w:spacing w:before="0" w:beforeAutospacing="0" w:after="0" w:afterAutospacing="0" w:line="240" w:lineRule="auto"/>
              <w:ind w:firstLine="0"/>
              <w:jc w:val="left"/>
              <w:rPr>
                <w:del w:id="390" w:author="carlos cruz" w:date="2015-05-29T15:17:00Z"/>
                <w:rFonts w:eastAsia="Times New Roman" w:cs="Calibri"/>
                <w:color w:val="000000"/>
                <w:lang w:eastAsia="es-BO"/>
              </w:rPr>
            </w:pPr>
            <w:del w:id="391" w:author="carlos cruz" w:date="2015-05-29T15:17:00Z">
              <w:r w:rsidRPr="00A52731" w:rsidDel="00A75814">
                <w:rPr>
                  <w:rFonts w:eastAsia="Times New Roman" w:cs="Calibri"/>
                  <w:color w:val="000000"/>
                  <w:lang w:eastAsia="es-BO"/>
                </w:rPr>
                <w:delText>Gestionar Datos</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392"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9C8D89D" w14:textId="78483D10" w:rsidR="006F3FF2" w:rsidRPr="00A52731" w:rsidDel="00A75814" w:rsidRDefault="00B653C7" w:rsidP="003928A6">
            <w:pPr>
              <w:spacing w:before="0" w:beforeAutospacing="0" w:after="0" w:afterAutospacing="0" w:line="240" w:lineRule="auto"/>
              <w:ind w:firstLine="0"/>
              <w:jc w:val="left"/>
              <w:rPr>
                <w:del w:id="393" w:author="carlos cruz" w:date="2015-05-29T15:17:00Z"/>
                <w:rFonts w:eastAsia="Times New Roman" w:cs="Calibri"/>
                <w:color w:val="000000"/>
                <w:lang w:eastAsia="es-BO"/>
              </w:rPr>
            </w:pPr>
            <w:del w:id="394" w:author="carlos cruz" w:date="2015-05-29T15:17:00Z">
              <w:r w:rsidDel="00A75814">
                <w:rPr>
                  <w:rFonts w:eastAsia="Times New Roman" w:cs="Calibri"/>
                  <w:color w:val="000000"/>
                  <w:lang w:eastAsia="es-BO"/>
                </w:rPr>
                <w:delText>alta</w:delText>
              </w:r>
            </w:del>
          </w:p>
        </w:tc>
      </w:tr>
      <w:tr w:rsidR="006F3FF2" w:rsidRPr="00A52731" w14:paraId="7EEB8A08" w14:textId="77777777" w:rsidTr="00A75814">
        <w:trPr>
          <w:trHeight w:val="300"/>
          <w:trPrChange w:id="39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9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95321F" w14:textId="38CC7F9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397" w:author="carlos cruz" w:date="2015-05-29T15:17:00Z">
              <w:r w:rsidRPr="00A52731" w:rsidDel="00A75814">
                <w:rPr>
                  <w:rFonts w:eastAsia="Times New Roman" w:cs="Calibri"/>
                  <w:color w:val="000000"/>
                  <w:lang w:eastAsia="es-BO"/>
                </w:rPr>
                <w:delText>5</w:delText>
              </w:r>
            </w:del>
            <w:ins w:id="398" w:author="carlos cruz" w:date="2015-05-29T15:17:00Z">
              <w:r w:rsidR="00A75814">
                <w:rPr>
                  <w:rFonts w:eastAsia="Times New Roman" w:cs="Calibri"/>
                  <w:color w:val="000000"/>
                  <w:lang w:eastAsia="es-BO"/>
                </w:rPr>
                <w:t>4</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9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2B0BF34"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Primeros Auxilios</w:t>
            </w:r>
          </w:p>
        </w:tc>
        <w:tc>
          <w:tcPr>
            <w:tcW w:w="1985" w:type="dxa"/>
            <w:tcBorders>
              <w:top w:val="single" w:sz="4" w:space="0" w:color="70AD47"/>
              <w:left w:val="nil"/>
              <w:bottom w:val="nil"/>
              <w:right w:val="single" w:sz="4" w:space="0" w:color="70AD47"/>
            </w:tcBorders>
            <w:shd w:val="clear" w:color="auto" w:fill="auto"/>
            <w:noWrap/>
            <w:vAlign w:val="bottom"/>
            <w:hideMark/>
            <w:tcPrChange w:id="400"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31A415F8" w14:textId="45941342"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rsidDel="00A75814" w14:paraId="2E2A833E" w14:textId="607E6ACC" w:rsidTr="00A75814">
        <w:trPr>
          <w:trHeight w:val="300"/>
          <w:del w:id="401" w:author="carlos cruz" w:date="2015-05-29T15:17:00Z"/>
          <w:trPrChange w:id="40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0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D1B44ED" w14:textId="20844CC8" w:rsidR="006F3FF2" w:rsidRPr="00A52731" w:rsidDel="00A75814" w:rsidRDefault="006F3FF2" w:rsidP="003928A6">
            <w:pPr>
              <w:spacing w:before="0" w:beforeAutospacing="0" w:after="0" w:afterAutospacing="0" w:line="240" w:lineRule="auto"/>
              <w:ind w:firstLine="0"/>
              <w:rPr>
                <w:del w:id="404" w:author="carlos cruz" w:date="2015-05-29T15:17:00Z"/>
                <w:rFonts w:eastAsia="Times New Roman" w:cs="Calibri"/>
                <w:color w:val="000000"/>
                <w:lang w:eastAsia="es-BO"/>
              </w:rPr>
            </w:pPr>
            <w:del w:id="405" w:author="carlos cruz" w:date="2015-05-29T15:17:00Z">
              <w:r w:rsidRPr="00A52731" w:rsidDel="00A75814">
                <w:rPr>
                  <w:rFonts w:eastAsia="Times New Roman" w:cs="Calibri"/>
                  <w:color w:val="000000"/>
                  <w:lang w:eastAsia="es-BO"/>
                </w:rPr>
                <w:delText>C.U.6.</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06"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A3000DB" w14:textId="379D2BF2" w:rsidR="006F3FF2" w:rsidRPr="00A52731" w:rsidDel="00A75814" w:rsidRDefault="006F3FF2" w:rsidP="003928A6">
            <w:pPr>
              <w:spacing w:before="0" w:beforeAutospacing="0" w:after="0" w:afterAutospacing="0" w:line="240" w:lineRule="auto"/>
              <w:ind w:firstLine="0"/>
              <w:jc w:val="left"/>
              <w:rPr>
                <w:del w:id="407" w:author="carlos cruz" w:date="2015-05-29T15:17:00Z"/>
                <w:rFonts w:eastAsia="Times New Roman" w:cs="Calibri"/>
                <w:color w:val="000000"/>
                <w:lang w:eastAsia="es-BO"/>
              </w:rPr>
            </w:pPr>
            <w:del w:id="408" w:author="carlos cruz" w:date="2015-05-29T15:17:00Z">
              <w:r w:rsidRPr="00A52731" w:rsidDel="00A75814">
                <w:rPr>
                  <w:rFonts w:eastAsia="Times New Roman" w:cs="Calibri"/>
                  <w:color w:val="000000"/>
                  <w:lang w:eastAsia="es-BO"/>
                </w:rPr>
                <w:delText xml:space="preserve">Notificar </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09"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E9D9358" w14:textId="0E1BEDCC" w:rsidR="006F3FF2" w:rsidRPr="00A52731" w:rsidDel="00A75814" w:rsidRDefault="00B653C7" w:rsidP="003928A6">
            <w:pPr>
              <w:spacing w:before="0" w:beforeAutospacing="0" w:after="0" w:afterAutospacing="0" w:line="240" w:lineRule="auto"/>
              <w:ind w:firstLine="0"/>
              <w:jc w:val="left"/>
              <w:rPr>
                <w:del w:id="410" w:author="carlos cruz" w:date="2015-05-29T15:17:00Z"/>
                <w:rFonts w:eastAsia="Times New Roman" w:cs="Calibri"/>
                <w:color w:val="000000"/>
                <w:lang w:eastAsia="es-BO"/>
              </w:rPr>
            </w:pPr>
            <w:del w:id="411" w:author="carlos cruz" w:date="2015-05-29T15:17:00Z">
              <w:r w:rsidDel="00A75814">
                <w:rPr>
                  <w:rFonts w:eastAsia="Times New Roman" w:cs="Calibri"/>
                  <w:color w:val="000000"/>
                  <w:lang w:eastAsia="es-BO"/>
                </w:rPr>
                <w:delText>baja</w:delText>
              </w:r>
            </w:del>
          </w:p>
        </w:tc>
      </w:tr>
      <w:tr w:rsidR="006F3FF2" w:rsidRPr="00A52731" w14:paraId="2F98F5AC" w14:textId="77777777" w:rsidTr="00A75814">
        <w:trPr>
          <w:trHeight w:val="300"/>
          <w:trPrChange w:id="41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1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FF9A722" w14:textId="63C0B74F"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14" w:author="carlos cruz" w:date="2015-05-29T15:17:00Z">
              <w:r w:rsidRPr="00A52731" w:rsidDel="00A75814">
                <w:rPr>
                  <w:rFonts w:eastAsia="Times New Roman" w:cs="Calibri"/>
                  <w:color w:val="000000"/>
                  <w:lang w:eastAsia="es-BO"/>
                </w:rPr>
                <w:delText>7</w:delText>
              </w:r>
            </w:del>
            <w:ins w:id="415" w:author="carlos cruz" w:date="2015-05-29T15:17:00Z">
              <w:r w:rsidR="00A75814">
                <w:rPr>
                  <w:rFonts w:eastAsia="Times New Roman" w:cs="Calibri"/>
                  <w:color w:val="000000"/>
                  <w:lang w:eastAsia="es-BO"/>
                </w:rPr>
                <w:t>5</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16"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178D9361" w14:textId="3CC03D1F"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Asignar Ambulancia</w:t>
            </w:r>
            <w:ins w:id="417" w:author="luis angel barrancos ortiz" w:date="2015-05-29T20:21:00Z">
              <w:r w:rsidR="008D0CC0">
                <w:rPr>
                  <w:rFonts w:eastAsia="Times New Roman" w:cs="Calibri"/>
                  <w:color w:val="000000"/>
                  <w:lang w:eastAsia="es-BO"/>
                </w:rPr>
                <w:t xml:space="preserve"> al Incidente</w:t>
              </w:r>
            </w:ins>
          </w:p>
        </w:tc>
        <w:tc>
          <w:tcPr>
            <w:tcW w:w="1985" w:type="dxa"/>
            <w:tcBorders>
              <w:top w:val="single" w:sz="4" w:space="0" w:color="70AD47"/>
              <w:left w:val="nil"/>
              <w:bottom w:val="nil"/>
              <w:right w:val="single" w:sz="4" w:space="0" w:color="70AD47"/>
            </w:tcBorders>
            <w:shd w:val="clear" w:color="auto" w:fill="auto"/>
            <w:noWrap/>
            <w:vAlign w:val="bottom"/>
            <w:hideMark/>
            <w:tcPrChange w:id="418"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D5BA36A" w14:textId="07FB67A9"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3B0366" w:rsidRPr="00A52731" w14:paraId="48CEE828" w14:textId="77777777" w:rsidTr="00A75814">
        <w:trPr>
          <w:trHeight w:val="300"/>
          <w:ins w:id="419" w:author="luis angel barrancos ortiz" w:date="2015-05-30T16:56:00Z"/>
        </w:trPr>
        <w:tc>
          <w:tcPr>
            <w:tcW w:w="1480" w:type="dxa"/>
            <w:tcBorders>
              <w:top w:val="single" w:sz="4" w:space="0" w:color="70AD47"/>
              <w:left w:val="single" w:sz="4" w:space="0" w:color="70AD47"/>
              <w:bottom w:val="nil"/>
              <w:right w:val="nil"/>
            </w:tcBorders>
            <w:shd w:val="clear" w:color="auto" w:fill="auto"/>
            <w:noWrap/>
            <w:vAlign w:val="center"/>
          </w:tcPr>
          <w:p w14:paraId="11F95967" w14:textId="4BE38132" w:rsidR="003B0366" w:rsidRPr="00A52731" w:rsidRDefault="003B0366">
            <w:pPr>
              <w:spacing w:before="0" w:beforeAutospacing="0" w:after="0" w:afterAutospacing="0" w:line="240" w:lineRule="auto"/>
              <w:ind w:firstLine="0"/>
              <w:rPr>
                <w:ins w:id="420" w:author="luis angel barrancos ortiz" w:date="2015-05-30T16:56:00Z"/>
                <w:rFonts w:eastAsia="Times New Roman" w:cs="Calibri"/>
                <w:color w:val="000000"/>
                <w:lang w:eastAsia="es-BO"/>
              </w:rPr>
            </w:pPr>
            <w:ins w:id="421" w:author="luis angel barrancos ortiz" w:date="2015-05-30T16:56:00Z">
              <w:r>
                <w:rPr>
                  <w:rFonts w:eastAsia="Times New Roman" w:cs="Calibri"/>
                  <w:color w:val="000000"/>
                  <w:lang w:eastAsia="es-BO"/>
                </w:rPr>
                <w:t>C.U.6.</w:t>
              </w:r>
            </w:ins>
          </w:p>
        </w:tc>
        <w:tc>
          <w:tcPr>
            <w:tcW w:w="4540" w:type="dxa"/>
            <w:tcBorders>
              <w:top w:val="single" w:sz="4" w:space="0" w:color="70AD47"/>
              <w:left w:val="nil"/>
              <w:bottom w:val="nil"/>
              <w:right w:val="nil"/>
            </w:tcBorders>
            <w:shd w:val="clear" w:color="auto" w:fill="auto"/>
            <w:noWrap/>
            <w:vAlign w:val="bottom"/>
          </w:tcPr>
          <w:p w14:paraId="25E790EC" w14:textId="77AF9E5A" w:rsidR="003B0366" w:rsidRPr="00A52731" w:rsidRDefault="003B0366" w:rsidP="003928A6">
            <w:pPr>
              <w:spacing w:before="0" w:beforeAutospacing="0" w:after="0" w:afterAutospacing="0" w:line="240" w:lineRule="auto"/>
              <w:ind w:firstLine="0"/>
              <w:jc w:val="left"/>
              <w:rPr>
                <w:ins w:id="422" w:author="luis angel barrancos ortiz" w:date="2015-05-30T16:56:00Z"/>
                <w:rFonts w:eastAsia="Times New Roman" w:cs="Calibri"/>
                <w:color w:val="000000"/>
                <w:lang w:eastAsia="es-BO"/>
              </w:rPr>
            </w:pPr>
            <w:ins w:id="423" w:author="luis angel barrancos ortiz" w:date="2015-05-30T16:57:00Z">
              <w:r>
                <w:rPr>
                  <w:rFonts w:eastAsia="Times New Roman" w:cs="Calibri"/>
                  <w:color w:val="000000"/>
                  <w:lang w:eastAsia="es-BO"/>
                </w:rPr>
                <w:t xml:space="preserve">Notificar </w:t>
              </w:r>
            </w:ins>
          </w:p>
        </w:tc>
        <w:tc>
          <w:tcPr>
            <w:tcW w:w="1985" w:type="dxa"/>
            <w:tcBorders>
              <w:top w:val="single" w:sz="4" w:space="0" w:color="70AD47"/>
              <w:left w:val="nil"/>
              <w:bottom w:val="nil"/>
              <w:right w:val="single" w:sz="4" w:space="0" w:color="70AD47"/>
            </w:tcBorders>
            <w:shd w:val="clear" w:color="auto" w:fill="auto"/>
            <w:noWrap/>
            <w:vAlign w:val="bottom"/>
          </w:tcPr>
          <w:p w14:paraId="3FAF72AB" w14:textId="77777777" w:rsidR="003B0366" w:rsidRDefault="003B0366" w:rsidP="003928A6">
            <w:pPr>
              <w:spacing w:before="0" w:beforeAutospacing="0" w:after="0" w:afterAutospacing="0" w:line="240" w:lineRule="auto"/>
              <w:ind w:firstLine="0"/>
              <w:jc w:val="left"/>
              <w:rPr>
                <w:ins w:id="424" w:author="luis angel barrancos ortiz" w:date="2015-05-30T16:56:00Z"/>
                <w:rFonts w:eastAsia="Times New Roman" w:cs="Calibri"/>
                <w:color w:val="000000"/>
                <w:lang w:eastAsia="es-BO"/>
              </w:rPr>
            </w:pPr>
          </w:p>
        </w:tc>
      </w:tr>
      <w:tr w:rsidR="006F3FF2" w:rsidRPr="00A52731" w:rsidDel="00A75814" w14:paraId="4335DDCC" w14:textId="16132913" w:rsidTr="00A75814">
        <w:trPr>
          <w:trHeight w:val="300"/>
          <w:del w:id="425" w:author="carlos cruz" w:date="2015-05-29T15:17:00Z"/>
          <w:trPrChange w:id="42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27"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1A158AFF" w14:textId="2BDCCF6B" w:rsidR="006F3FF2" w:rsidRPr="00A52731" w:rsidDel="00A75814" w:rsidRDefault="006F3FF2" w:rsidP="003928A6">
            <w:pPr>
              <w:spacing w:before="0" w:beforeAutospacing="0" w:after="0" w:afterAutospacing="0" w:line="240" w:lineRule="auto"/>
              <w:ind w:firstLine="0"/>
              <w:rPr>
                <w:del w:id="428" w:author="carlos cruz" w:date="2015-05-29T15:17:00Z"/>
                <w:rFonts w:eastAsia="Times New Roman" w:cs="Calibri"/>
                <w:color w:val="000000"/>
                <w:lang w:eastAsia="es-BO"/>
              </w:rPr>
            </w:pPr>
            <w:del w:id="429" w:author="carlos cruz" w:date="2015-05-29T15:17:00Z">
              <w:r w:rsidRPr="00A52731" w:rsidDel="00A75814">
                <w:rPr>
                  <w:rFonts w:eastAsia="Times New Roman" w:cs="Calibri"/>
                  <w:color w:val="000000"/>
                  <w:lang w:eastAsia="es-BO"/>
                </w:rPr>
                <w:delText>C.U.8.</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30"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782255D" w14:textId="6A5BFF05" w:rsidR="006F3FF2" w:rsidRPr="00A52731" w:rsidDel="00A75814" w:rsidRDefault="006F3FF2" w:rsidP="003928A6">
            <w:pPr>
              <w:spacing w:before="0" w:beforeAutospacing="0" w:after="0" w:afterAutospacing="0" w:line="240" w:lineRule="auto"/>
              <w:ind w:firstLine="0"/>
              <w:jc w:val="left"/>
              <w:rPr>
                <w:del w:id="431" w:author="carlos cruz" w:date="2015-05-29T15:17:00Z"/>
                <w:rFonts w:eastAsia="Times New Roman" w:cs="Calibri"/>
                <w:color w:val="000000"/>
                <w:lang w:eastAsia="es-BO"/>
              </w:rPr>
            </w:pPr>
            <w:del w:id="432" w:author="carlos cruz" w:date="2015-05-29T15:17:00Z">
              <w:r w:rsidRPr="00A52731" w:rsidDel="00A75814">
                <w:rPr>
                  <w:rFonts w:eastAsia="Times New Roman" w:cs="Calibri"/>
                  <w:color w:val="000000"/>
                  <w:lang w:eastAsia="es-BO"/>
                </w:rPr>
                <w:delText>Trazar Ruta Offline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33"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6E03A9F" w14:textId="258C6533" w:rsidR="006F3FF2" w:rsidRPr="00A52731" w:rsidDel="00A75814" w:rsidRDefault="00B653C7" w:rsidP="003928A6">
            <w:pPr>
              <w:spacing w:before="0" w:beforeAutospacing="0" w:after="0" w:afterAutospacing="0" w:line="240" w:lineRule="auto"/>
              <w:ind w:firstLine="0"/>
              <w:jc w:val="left"/>
              <w:rPr>
                <w:del w:id="434" w:author="carlos cruz" w:date="2015-05-29T15:17:00Z"/>
                <w:rFonts w:eastAsia="Times New Roman" w:cs="Calibri"/>
                <w:color w:val="000000"/>
                <w:lang w:eastAsia="es-BO"/>
              </w:rPr>
            </w:pPr>
            <w:del w:id="435" w:author="carlos cruz" w:date="2015-05-29T15:17:00Z">
              <w:r w:rsidDel="00A75814">
                <w:rPr>
                  <w:rFonts w:eastAsia="Times New Roman" w:cs="Calibri"/>
                  <w:color w:val="000000"/>
                  <w:lang w:eastAsia="es-BO"/>
                </w:rPr>
                <w:delText>baja</w:delText>
              </w:r>
            </w:del>
          </w:p>
        </w:tc>
      </w:tr>
      <w:tr w:rsidR="006F3FF2" w:rsidRPr="00A52731" w14:paraId="3EBFBB21" w14:textId="77777777" w:rsidTr="00A75814">
        <w:trPr>
          <w:trHeight w:val="300"/>
          <w:trPrChange w:id="43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37"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048AB481" w14:textId="66791548"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38" w:author="carlos cruz" w:date="2015-05-29T15:17:00Z">
              <w:r w:rsidRPr="00A52731" w:rsidDel="00A75814">
                <w:rPr>
                  <w:rFonts w:eastAsia="Times New Roman" w:cs="Calibri"/>
                  <w:color w:val="000000"/>
                  <w:lang w:eastAsia="es-BO"/>
                </w:rPr>
                <w:delText>9</w:delText>
              </w:r>
            </w:del>
            <w:ins w:id="439" w:author="luis angel barrancos ortiz" w:date="2015-05-30T16:57:00Z">
              <w:r w:rsidR="003B0366">
                <w:rPr>
                  <w:rFonts w:eastAsia="Times New Roman" w:cs="Calibri"/>
                  <w:color w:val="000000"/>
                  <w:lang w:eastAsia="es-BO"/>
                </w:rPr>
                <w:t>7</w:t>
              </w:r>
            </w:ins>
            <w:ins w:id="440" w:author="carlos cruz" w:date="2015-05-29T15:18:00Z">
              <w:del w:id="441" w:author="luis angel barrancos ortiz" w:date="2015-05-30T16:57:00Z">
                <w:r w:rsidR="00A75814" w:rsidDel="003B0366">
                  <w:rPr>
                    <w:rFonts w:eastAsia="Times New Roman" w:cs="Calibri"/>
                    <w:color w:val="000000"/>
                    <w:lang w:eastAsia="es-BO"/>
                  </w:rPr>
                  <w:delText>6</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42"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583B60B9"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Cambiar Estado</w:t>
            </w:r>
          </w:p>
        </w:tc>
        <w:tc>
          <w:tcPr>
            <w:tcW w:w="1985" w:type="dxa"/>
            <w:tcBorders>
              <w:top w:val="single" w:sz="4" w:space="0" w:color="70AD47"/>
              <w:left w:val="nil"/>
              <w:bottom w:val="nil"/>
              <w:right w:val="single" w:sz="4" w:space="0" w:color="70AD47"/>
            </w:tcBorders>
            <w:shd w:val="clear" w:color="auto" w:fill="auto"/>
            <w:noWrap/>
            <w:vAlign w:val="bottom"/>
            <w:hideMark/>
            <w:tcPrChange w:id="443"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8FA8B52" w14:textId="6C9E7E5A"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14:paraId="2FE29548" w14:textId="77777777" w:rsidTr="00A75814">
        <w:trPr>
          <w:trHeight w:val="300"/>
          <w:trPrChange w:id="444"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45"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7AC205" w14:textId="10585230"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46" w:author="carlos cruz" w:date="2015-05-29T15:17:00Z">
              <w:r w:rsidRPr="00A52731" w:rsidDel="00A75814">
                <w:rPr>
                  <w:rFonts w:eastAsia="Times New Roman" w:cs="Calibri"/>
                  <w:color w:val="000000"/>
                  <w:lang w:eastAsia="es-BO"/>
                </w:rPr>
                <w:delText>10</w:delText>
              </w:r>
            </w:del>
            <w:ins w:id="447" w:author="luis angel barrancos ortiz" w:date="2015-05-30T16:57:00Z">
              <w:r w:rsidR="003B0366">
                <w:rPr>
                  <w:rFonts w:eastAsia="Times New Roman" w:cs="Calibri"/>
                  <w:color w:val="000000"/>
                  <w:lang w:eastAsia="es-BO"/>
                </w:rPr>
                <w:t>8</w:t>
              </w:r>
            </w:ins>
            <w:ins w:id="448" w:author="carlos cruz" w:date="2015-05-29T15:18:00Z">
              <w:del w:id="449" w:author="luis angel barrancos ortiz" w:date="2015-05-30T16:57:00Z">
                <w:r w:rsidR="00A75814" w:rsidDel="003B0366">
                  <w:rPr>
                    <w:rFonts w:eastAsia="Times New Roman" w:cs="Calibri"/>
                    <w:color w:val="000000"/>
                    <w:lang w:eastAsia="es-BO"/>
                  </w:rPr>
                  <w:delText>7</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50"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C721C45" w14:textId="0698C4F8" w:rsidR="006F3FF2" w:rsidRPr="00A52731" w:rsidRDefault="008115B6"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Solicitar Centro</w:t>
            </w:r>
            <w:r w:rsidR="006F3FF2" w:rsidRPr="00A52731">
              <w:rPr>
                <w:rFonts w:eastAsia="Times New Roman" w:cs="Calibri"/>
                <w:color w:val="000000"/>
                <w:lang w:eastAsia="es-BO"/>
              </w:rPr>
              <w:t xml:space="preserve"> De Salud</w:t>
            </w:r>
          </w:p>
        </w:tc>
        <w:tc>
          <w:tcPr>
            <w:tcW w:w="1985" w:type="dxa"/>
            <w:tcBorders>
              <w:top w:val="single" w:sz="4" w:space="0" w:color="70AD47"/>
              <w:left w:val="nil"/>
              <w:bottom w:val="nil"/>
              <w:right w:val="single" w:sz="4" w:space="0" w:color="70AD47"/>
            </w:tcBorders>
            <w:shd w:val="clear" w:color="auto" w:fill="auto"/>
            <w:noWrap/>
            <w:vAlign w:val="bottom"/>
            <w:hideMark/>
            <w:tcPrChange w:id="451"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0B376D4" w14:textId="0EC0F29F"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5D76ECFC" w14:textId="77777777" w:rsidTr="00A75814">
        <w:trPr>
          <w:trHeight w:val="300"/>
          <w:trPrChange w:id="452"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53"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285C526" w14:textId="04BB9FEC"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54" w:author="carlos cruz" w:date="2015-05-29T15:17:00Z">
              <w:r w:rsidRPr="00A52731" w:rsidDel="00A75814">
                <w:rPr>
                  <w:rFonts w:eastAsia="Times New Roman" w:cs="Calibri"/>
                  <w:color w:val="000000"/>
                  <w:lang w:eastAsia="es-BO"/>
                </w:rPr>
                <w:delText>11</w:delText>
              </w:r>
            </w:del>
            <w:ins w:id="455" w:author="luis angel barrancos ortiz" w:date="2015-05-30T16:57:00Z">
              <w:r w:rsidR="003B0366">
                <w:rPr>
                  <w:rFonts w:eastAsia="Times New Roman" w:cs="Calibri"/>
                  <w:color w:val="000000"/>
                  <w:lang w:eastAsia="es-BO"/>
                </w:rPr>
                <w:t>9</w:t>
              </w:r>
            </w:ins>
            <w:ins w:id="456" w:author="carlos cruz" w:date="2015-05-29T15:18:00Z">
              <w:del w:id="457" w:author="luis angel barrancos ortiz" w:date="2015-05-30T16:57:00Z">
                <w:r w:rsidR="00A75814" w:rsidDel="003B0366">
                  <w:rPr>
                    <w:rFonts w:eastAsia="Times New Roman" w:cs="Calibri"/>
                    <w:color w:val="000000"/>
                    <w:lang w:eastAsia="es-BO"/>
                  </w:rPr>
                  <w:delText>8</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458"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0E8FC0E"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Historia Clínica</w:t>
            </w:r>
          </w:p>
        </w:tc>
        <w:tc>
          <w:tcPr>
            <w:tcW w:w="1985" w:type="dxa"/>
            <w:tcBorders>
              <w:top w:val="single" w:sz="4" w:space="0" w:color="70AD47"/>
              <w:left w:val="nil"/>
              <w:bottom w:val="nil"/>
              <w:right w:val="single" w:sz="4" w:space="0" w:color="70AD47"/>
            </w:tcBorders>
            <w:shd w:val="clear" w:color="auto" w:fill="auto"/>
            <w:noWrap/>
            <w:vAlign w:val="bottom"/>
            <w:hideMark/>
            <w:tcPrChange w:id="459"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51A4FE0" w14:textId="0C8D15FD"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57D6B45F" w14:textId="77777777" w:rsidTr="00A75814">
        <w:trPr>
          <w:trHeight w:val="300"/>
          <w:trPrChange w:id="460"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61"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366E761E" w14:textId="31F149AD"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62" w:author="carlos cruz" w:date="2015-05-29T15:17:00Z">
              <w:r w:rsidRPr="00A52731" w:rsidDel="00A75814">
                <w:rPr>
                  <w:rFonts w:eastAsia="Times New Roman" w:cs="Calibri"/>
                  <w:color w:val="000000"/>
                  <w:lang w:eastAsia="es-BO"/>
                </w:rPr>
                <w:delText>12</w:delText>
              </w:r>
            </w:del>
            <w:ins w:id="463" w:author="luis angel barrancos ortiz" w:date="2015-05-30T16:57:00Z">
              <w:r w:rsidR="003B0366">
                <w:rPr>
                  <w:rFonts w:eastAsia="Times New Roman" w:cs="Calibri"/>
                  <w:color w:val="000000"/>
                  <w:lang w:eastAsia="es-BO"/>
                </w:rPr>
                <w:t>10</w:t>
              </w:r>
            </w:ins>
            <w:ins w:id="464" w:author="carlos cruz" w:date="2015-05-29T15:18:00Z">
              <w:del w:id="465" w:author="luis angel barrancos ortiz" w:date="2015-05-30T16:57:00Z">
                <w:r w:rsidR="00A75814" w:rsidDel="003B0366">
                  <w:rPr>
                    <w:rFonts w:eastAsia="Times New Roman" w:cs="Calibri"/>
                    <w:color w:val="000000"/>
                    <w:lang w:eastAsia="es-BO"/>
                  </w:rPr>
                  <w:delText>9</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66"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6B62D12"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Trazar Ruta</w:t>
            </w:r>
            <w:del w:id="467" w:author="luis angel barrancos ortiz" w:date="2015-05-29T20:22:00Z">
              <w:r w:rsidRPr="00A52731" w:rsidDel="008D0CC0">
                <w:rPr>
                  <w:rFonts w:eastAsia="Times New Roman" w:cs="Calibri"/>
                  <w:color w:val="000000"/>
                  <w:lang w:eastAsia="es-BO"/>
                </w:rPr>
                <w:delText xml:space="preserve"> Online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68"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5EBF304" w14:textId="0D36BA5B"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26D41CC8" w14:textId="77777777" w:rsidTr="00A75814">
        <w:trPr>
          <w:trHeight w:val="300"/>
          <w:trPrChange w:id="469"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70"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62D28B22" w14:textId="3AAA4E27" w:rsidR="006F3FF2" w:rsidRPr="00A52731" w:rsidRDefault="006F3FF2">
            <w:pPr>
              <w:spacing w:before="0" w:beforeAutospacing="0" w:after="0" w:afterAutospacing="0" w:line="240" w:lineRule="auto"/>
              <w:ind w:firstLine="0"/>
              <w:rPr>
                <w:rFonts w:eastAsia="Times New Roman" w:cs="Calibri"/>
                <w:color w:val="000000"/>
                <w:lang w:eastAsia="es-BO"/>
              </w:rPr>
            </w:pPr>
            <w:bookmarkStart w:id="471" w:name="RANGE!A14"/>
            <w:r w:rsidRPr="00A52731">
              <w:rPr>
                <w:rFonts w:eastAsia="Times New Roman" w:cs="Calibri"/>
                <w:color w:val="000000"/>
                <w:lang w:eastAsia="es-BO"/>
              </w:rPr>
              <w:t>C.U.</w:t>
            </w:r>
            <w:del w:id="472" w:author="carlos cruz" w:date="2015-05-29T15:17:00Z">
              <w:r w:rsidRPr="00A52731" w:rsidDel="00A75814">
                <w:rPr>
                  <w:rFonts w:eastAsia="Times New Roman" w:cs="Calibri"/>
                  <w:color w:val="000000"/>
                  <w:lang w:eastAsia="es-BO"/>
                </w:rPr>
                <w:delText>13</w:delText>
              </w:r>
            </w:del>
            <w:ins w:id="473" w:author="carlos cruz" w:date="2015-05-29T15:17:00Z">
              <w:r w:rsidR="00A75814">
                <w:rPr>
                  <w:rFonts w:eastAsia="Times New Roman" w:cs="Calibri"/>
                  <w:color w:val="000000"/>
                  <w:lang w:eastAsia="es-BO"/>
                </w:rPr>
                <w:t>1</w:t>
              </w:r>
            </w:ins>
            <w:ins w:id="474" w:author="luis angel barrancos ortiz" w:date="2015-05-30T16:57:00Z">
              <w:r w:rsidR="003B0366">
                <w:rPr>
                  <w:rFonts w:eastAsia="Times New Roman" w:cs="Calibri"/>
                  <w:color w:val="000000"/>
                  <w:lang w:eastAsia="es-BO"/>
                </w:rPr>
                <w:t>1</w:t>
              </w:r>
            </w:ins>
            <w:ins w:id="475" w:author="carlos cruz" w:date="2015-05-29T15:18:00Z">
              <w:del w:id="476" w:author="luis angel barrancos ortiz" w:date="2015-05-30T16:57:00Z">
                <w:r w:rsidR="00A75814" w:rsidDel="003B0366">
                  <w:rPr>
                    <w:rFonts w:eastAsia="Times New Roman" w:cs="Calibri"/>
                    <w:color w:val="000000"/>
                    <w:lang w:eastAsia="es-BO"/>
                  </w:rPr>
                  <w:delText>0</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bookmarkEnd w:id="471"/>
          </w:p>
        </w:tc>
        <w:tc>
          <w:tcPr>
            <w:tcW w:w="4540" w:type="dxa"/>
            <w:tcBorders>
              <w:top w:val="single" w:sz="4" w:space="0" w:color="70AD47"/>
              <w:left w:val="nil"/>
              <w:bottom w:val="nil"/>
              <w:right w:val="nil"/>
            </w:tcBorders>
            <w:shd w:val="clear" w:color="auto" w:fill="auto"/>
            <w:noWrap/>
            <w:vAlign w:val="bottom"/>
            <w:hideMark/>
            <w:tcPrChange w:id="477"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2308366"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Confirmar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478"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A2DB70C" w14:textId="4F93469E"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DAD4B91" w14:textId="77777777" w:rsidTr="00A75814">
        <w:trPr>
          <w:trHeight w:val="300"/>
          <w:trPrChange w:id="479" w:author="carlos cruz" w:date="2015-05-29T15:17:00Z">
            <w:trPr>
              <w:gridAfter w:val="0"/>
              <w:trHeight w:val="300"/>
            </w:trPr>
          </w:trPrChange>
        </w:trPr>
        <w:tc>
          <w:tcPr>
            <w:tcW w:w="1480" w:type="dxa"/>
            <w:tcBorders>
              <w:top w:val="single" w:sz="4" w:space="0" w:color="70AD47"/>
              <w:left w:val="single" w:sz="4" w:space="0" w:color="70AD47"/>
              <w:bottom w:val="single" w:sz="4" w:space="0" w:color="70AD47"/>
              <w:right w:val="nil"/>
            </w:tcBorders>
            <w:shd w:val="clear" w:color="auto" w:fill="auto"/>
            <w:noWrap/>
            <w:vAlign w:val="center"/>
            <w:hideMark/>
            <w:tcPrChange w:id="480" w:author="carlos cruz" w:date="2015-05-29T15:17:00Z">
              <w:tcPr>
                <w:tcW w:w="1480" w:type="dxa"/>
                <w:gridSpan w:val="2"/>
                <w:tcBorders>
                  <w:top w:val="single" w:sz="4" w:space="0" w:color="70AD47"/>
                  <w:left w:val="single" w:sz="4" w:space="0" w:color="70AD47"/>
                  <w:bottom w:val="single" w:sz="4" w:space="0" w:color="70AD47"/>
                  <w:right w:val="nil"/>
                </w:tcBorders>
                <w:shd w:val="clear" w:color="auto" w:fill="auto"/>
                <w:noWrap/>
                <w:vAlign w:val="center"/>
                <w:hideMark/>
              </w:tcPr>
            </w:tcPrChange>
          </w:tcPr>
          <w:p w14:paraId="3260DAD5" w14:textId="211BEFD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81" w:author="carlos cruz" w:date="2015-05-29T15:17:00Z">
              <w:r w:rsidRPr="00A52731" w:rsidDel="00A75814">
                <w:rPr>
                  <w:rFonts w:eastAsia="Times New Roman" w:cs="Calibri"/>
                  <w:color w:val="000000"/>
                  <w:lang w:eastAsia="es-BO"/>
                </w:rPr>
                <w:delText>14</w:delText>
              </w:r>
            </w:del>
            <w:ins w:id="482" w:author="carlos cruz" w:date="2015-05-29T15:17:00Z">
              <w:r w:rsidR="00A75814">
                <w:rPr>
                  <w:rFonts w:eastAsia="Times New Roman" w:cs="Calibri"/>
                  <w:color w:val="000000"/>
                  <w:lang w:eastAsia="es-BO"/>
                </w:rPr>
                <w:t>1</w:t>
              </w:r>
            </w:ins>
            <w:ins w:id="483" w:author="luis angel barrancos ortiz" w:date="2015-05-30T16:57:00Z">
              <w:r w:rsidR="003B0366">
                <w:rPr>
                  <w:rFonts w:eastAsia="Times New Roman" w:cs="Calibri"/>
                  <w:color w:val="000000"/>
                  <w:lang w:eastAsia="es-BO"/>
                </w:rPr>
                <w:t>2</w:t>
              </w:r>
            </w:ins>
            <w:ins w:id="484" w:author="carlos cruz" w:date="2015-05-29T15:18:00Z">
              <w:del w:id="485" w:author="luis angel barrancos ortiz" w:date="2015-05-30T16:57:00Z">
                <w:r w:rsidR="00A75814" w:rsidDel="003B0366">
                  <w:rPr>
                    <w:rFonts w:eastAsia="Times New Roman" w:cs="Calibri"/>
                    <w:color w:val="000000"/>
                    <w:lang w:eastAsia="es-BO"/>
                  </w:rPr>
                  <w:delText>1</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single" w:sz="4" w:space="0" w:color="70AD47"/>
              <w:right w:val="nil"/>
            </w:tcBorders>
            <w:shd w:val="clear" w:color="auto" w:fill="auto"/>
            <w:noWrap/>
            <w:vAlign w:val="bottom"/>
            <w:hideMark/>
            <w:tcPrChange w:id="486" w:author="carlos cruz" w:date="2015-05-29T15:17:00Z">
              <w:tcPr>
                <w:tcW w:w="4540" w:type="dxa"/>
                <w:gridSpan w:val="2"/>
                <w:tcBorders>
                  <w:top w:val="single" w:sz="4" w:space="0" w:color="70AD47"/>
                  <w:left w:val="nil"/>
                  <w:bottom w:val="single" w:sz="4" w:space="0" w:color="70AD47"/>
                  <w:right w:val="nil"/>
                </w:tcBorders>
                <w:shd w:val="clear" w:color="auto" w:fill="auto"/>
                <w:noWrap/>
                <w:vAlign w:val="bottom"/>
                <w:hideMark/>
              </w:tcPr>
            </w:tcPrChange>
          </w:tcPr>
          <w:p w14:paraId="48B7DD5E" w14:textId="2E3644BB" w:rsidR="006F3FF2" w:rsidRPr="00A52731" w:rsidRDefault="00210B00" w:rsidP="00210B00">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Establecer Perfil</w:t>
            </w:r>
            <w:ins w:id="487" w:author="luis angel barrancos ortiz" w:date="2015-05-30T16:16:00Z">
              <w:r w:rsidR="001E24BE">
                <w:rPr>
                  <w:rFonts w:eastAsia="Times New Roman" w:cs="Calibri"/>
                  <w:color w:val="000000"/>
                  <w:lang w:eastAsia="es-BO"/>
                </w:rPr>
                <w:t>es</w:t>
              </w:r>
            </w:ins>
            <w:r>
              <w:rPr>
                <w:rFonts w:eastAsia="Times New Roman" w:cs="Calibri"/>
                <w:color w:val="000000"/>
                <w:lang w:eastAsia="es-BO"/>
              </w:rPr>
              <w:t xml:space="preserve"> de </w:t>
            </w:r>
            <w:ins w:id="488" w:author="luis angel barrancos ortiz" w:date="2015-05-30T16:16:00Z">
              <w:r w:rsidR="001E24BE">
                <w:rPr>
                  <w:rFonts w:eastAsia="Times New Roman" w:cs="Calibri"/>
                  <w:color w:val="000000"/>
                  <w:lang w:eastAsia="es-BO"/>
                </w:rPr>
                <w:t>Desc</w:t>
              </w:r>
            </w:ins>
            <w:del w:id="489" w:author="luis angel barrancos ortiz" w:date="2015-05-30T16:16:00Z">
              <w:r>
                <w:rPr>
                  <w:rFonts w:eastAsia="Times New Roman" w:cs="Calibri"/>
                  <w:color w:val="000000"/>
                  <w:lang w:eastAsia="es-BO"/>
                </w:rPr>
                <w:delText>C</w:delText>
              </w:r>
            </w:del>
            <w:r>
              <w:rPr>
                <w:rFonts w:eastAsia="Times New Roman" w:cs="Calibri"/>
                <w:color w:val="000000"/>
                <w:lang w:eastAsia="es-BO"/>
              </w:rPr>
              <w:t>ongestión</w:t>
            </w:r>
          </w:p>
        </w:tc>
        <w:tc>
          <w:tcPr>
            <w:tcW w:w="1985" w:type="dxa"/>
            <w:tcBorders>
              <w:top w:val="single" w:sz="4" w:space="0" w:color="70AD47"/>
              <w:left w:val="nil"/>
              <w:bottom w:val="single" w:sz="4" w:space="0" w:color="70AD47"/>
              <w:right w:val="single" w:sz="4" w:space="0" w:color="70AD47"/>
            </w:tcBorders>
            <w:shd w:val="clear" w:color="auto" w:fill="auto"/>
            <w:noWrap/>
            <w:vAlign w:val="bottom"/>
            <w:hideMark/>
            <w:tcPrChange w:id="490" w:author="carlos cruz" w:date="2015-05-29T15:17:00Z">
              <w:tcPr>
                <w:tcW w:w="1421" w:type="dxa"/>
                <w:gridSpan w:val="2"/>
                <w:tcBorders>
                  <w:top w:val="single" w:sz="4" w:space="0" w:color="70AD47"/>
                  <w:left w:val="nil"/>
                  <w:bottom w:val="single" w:sz="4" w:space="0" w:color="70AD47"/>
                  <w:right w:val="single" w:sz="4" w:space="0" w:color="70AD47"/>
                </w:tcBorders>
                <w:shd w:val="clear" w:color="auto" w:fill="auto"/>
                <w:noWrap/>
                <w:vAlign w:val="bottom"/>
                <w:hideMark/>
              </w:tcPr>
            </w:tcPrChange>
          </w:tcPr>
          <w:p w14:paraId="50B43DA2" w14:textId="61DA0FE0"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8D0CC0" w:rsidRPr="00A52731" w14:paraId="7EBA6946" w14:textId="77777777" w:rsidTr="00A75814">
        <w:trPr>
          <w:trHeight w:val="300"/>
          <w:ins w:id="491" w:author="luis angel barrancos ortiz" w:date="2015-05-29T20:22:00Z"/>
        </w:trPr>
        <w:tc>
          <w:tcPr>
            <w:tcW w:w="1480" w:type="dxa"/>
            <w:tcBorders>
              <w:top w:val="single" w:sz="4" w:space="0" w:color="70AD47"/>
              <w:left w:val="single" w:sz="4" w:space="0" w:color="70AD47"/>
              <w:bottom w:val="single" w:sz="4" w:space="0" w:color="70AD47"/>
              <w:right w:val="nil"/>
            </w:tcBorders>
            <w:shd w:val="clear" w:color="auto" w:fill="auto"/>
            <w:noWrap/>
            <w:vAlign w:val="center"/>
          </w:tcPr>
          <w:p w14:paraId="229E0A6D" w14:textId="0F86AB93" w:rsidR="008D0CC0" w:rsidRPr="00A52731" w:rsidRDefault="008D0CC0">
            <w:pPr>
              <w:spacing w:before="0" w:beforeAutospacing="0" w:after="0" w:afterAutospacing="0" w:line="240" w:lineRule="auto"/>
              <w:ind w:firstLine="0"/>
              <w:rPr>
                <w:ins w:id="492" w:author="luis angel barrancos ortiz" w:date="2015-05-29T20:22:00Z"/>
                <w:rFonts w:eastAsia="Times New Roman" w:cs="Calibri"/>
                <w:color w:val="000000"/>
                <w:lang w:eastAsia="es-BO"/>
              </w:rPr>
            </w:pPr>
            <w:ins w:id="493" w:author="luis angel barrancos ortiz" w:date="2015-05-29T20:22:00Z">
              <w:r>
                <w:rPr>
                  <w:rFonts w:eastAsia="Times New Roman" w:cs="Calibri"/>
                  <w:color w:val="000000"/>
                  <w:lang w:eastAsia="es-BO"/>
                </w:rPr>
                <w:t>C.U.</w:t>
              </w:r>
              <w:r w:rsidR="003B0366">
                <w:rPr>
                  <w:rFonts w:eastAsia="Times New Roman" w:cs="Calibri"/>
                  <w:color w:val="000000"/>
                  <w:lang w:eastAsia="es-BO"/>
                </w:rPr>
                <w:t>1</w:t>
              </w:r>
            </w:ins>
            <w:ins w:id="494" w:author="luis angel barrancos ortiz" w:date="2015-05-30T16:57:00Z">
              <w:r w:rsidR="003B0366">
                <w:rPr>
                  <w:rFonts w:eastAsia="Times New Roman" w:cs="Calibri"/>
                  <w:color w:val="000000"/>
                  <w:lang w:eastAsia="es-BO"/>
                </w:rPr>
                <w:t>3</w:t>
              </w:r>
            </w:ins>
            <w:ins w:id="495" w:author="luis angel barrancos ortiz" w:date="2015-05-29T20:22:00Z">
              <w:r>
                <w:rPr>
                  <w:rFonts w:eastAsia="Times New Roman" w:cs="Calibri"/>
                  <w:color w:val="000000"/>
                  <w:lang w:eastAsia="es-BO"/>
                </w:rPr>
                <w:t xml:space="preserve">. </w:t>
              </w:r>
            </w:ins>
          </w:p>
        </w:tc>
        <w:tc>
          <w:tcPr>
            <w:tcW w:w="4540" w:type="dxa"/>
            <w:tcBorders>
              <w:top w:val="single" w:sz="4" w:space="0" w:color="70AD47"/>
              <w:left w:val="nil"/>
              <w:bottom w:val="single" w:sz="4" w:space="0" w:color="70AD47"/>
              <w:right w:val="nil"/>
            </w:tcBorders>
            <w:shd w:val="clear" w:color="auto" w:fill="auto"/>
            <w:noWrap/>
            <w:vAlign w:val="bottom"/>
          </w:tcPr>
          <w:p w14:paraId="2402ACCC" w14:textId="5D17DA8B" w:rsidR="008D0CC0" w:rsidRDefault="008D0CC0" w:rsidP="00210B00">
            <w:pPr>
              <w:spacing w:before="0" w:beforeAutospacing="0" w:after="0" w:afterAutospacing="0" w:line="240" w:lineRule="auto"/>
              <w:ind w:firstLine="0"/>
              <w:jc w:val="left"/>
              <w:rPr>
                <w:ins w:id="496" w:author="luis angel barrancos ortiz" w:date="2015-05-29T20:22:00Z"/>
                <w:rFonts w:eastAsia="Times New Roman" w:cs="Calibri"/>
                <w:color w:val="000000"/>
                <w:lang w:eastAsia="es-BO"/>
              </w:rPr>
            </w:pPr>
            <w:ins w:id="497" w:author="luis angel barrancos ortiz" w:date="2015-05-29T20:22:00Z">
              <w:r>
                <w:rPr>
                  <w:rFonts w:eastAsia="Times New Roman" w:cs="Calibri"/>
                  <w:color w:val="000000"/>
                  <w:lang w:eastAsia="es-BO"/>
                </w:rPr>
                <w:t>Asignar Ambulancia al Cuadrante</w:t>
              </w:r>
            </w:ins>
          </w:p>
        </w:tc>
        <w:tc>
          <w:tcPr>
            <w:tcW w:w="1985" w:type="dxa"/>
            <w:tcBorders>
              <w:top w:val="single" w:sz="4" w:space="0" w:color="70AD47"/>
              <w:left w:val="nil"/>
              <w:bottom w:val="single" w:sz="4" w:space="0" w:color="70AD47"/>
              <w:right w:val="single" w:sz="4" w:space="0" w:color="70AD47"/>
            </w:tcBorders>
            <w:shd w:val="clear" w:color="auto" w:fill="auto"/>
            <w:noWrap/>
            <w:vAlign w:val="bottom"/>
          </w:tcPr>
          <w:p w14:paraId="15ABE69A" w14:textId="7727EC65" w:rsidR="008D0CC0" w:rsidRDefault="008D0CC0" w:rsidP="003928A6">
            <w:pPr>
              <w:spacing w:before="0" w:beforeAutospacing="0" w:after="0" w:afterAutospacing="0" w:line="240" w:lineRule="auto"/>
              <w:ind w:firstLine="0"/>
              <w:jc w:val="left"/>
              <w:rPr>
                <w:ins w:id="498" w:author="luis angel barrancos ortiz" w:date="2015-05-29T20:22:00Z"/>
                <w:rFonts w:eastAsia="Times New Roman" w:cs="Calibri"/>
                <w:color w:val="000000"/>
                <w:lang w:eastAsia="es-BO"/>
              </w:rPr>
            </w:pPr>
            <w:ins w:id="499" w:author="luis angel barrancos ortiz" w:date="2015-05-29T20:22:00Z">
              <w:r>
                <w:rPr>
                  <w:rFonts w:eastAsia="Times New Roman" w:cs="Calibri"/>
                  <w:color w:val="000000"/>
                  <w:lang w:eastAsia="es-BO"/>
                </w:rPr>
                <w:t>alta</w:t>
              </w:r>
            </w:ins>
          </w:p>
        </w:tc>
      </w:tr>
    </w:tbl>
    <w:p w14:paraId="6C38B9BD" w14:textId="77777777" w:rsidR="006F3FF2" w:rsidRPr="00A52731" w:rsidRDefault="006F3FF2" w:rsidP="006F3FF2"/>
    <w:p w14:paraId="573A6D1D" w14:textId="77777777" w:rsidR="006F3FF2" w:rsidRDefault="006F3FF2" w:rsidP="006F3FF2"/>
    <w:p w14:paraId="7778C946" w14:textId="77777777" w:rsidR="006F3FF2" w:rsidRPr="00060E1A" w:rsidRDefault="006F3FF2" w:rsidP="006F3FF2"/>
    <w:p w14:paraId="6FCE772A" w14:textId="77777777" w:rsidR="006F3FF2" w:rsidRDefault="006F3FF2" w:rsidP="006F3FF2">
      <w:pPr>
        <w:pStyle w:val="Ttulo2"/>
        <w:numPr>
          <w:ilvl w:val="1"/>
          <w:numId w:val="19"/>
        </w:numPr>
        <w:spacing w:before="100" w:after="100"/>
        <w:ind w:left="794" w:hanging="397"/>
        <w:rPr>
          <w:ins w:id="500" w:author="carlos cruz" w:date="2015-05-30T09:50:00Z"/>
        </w:rPr>
      </w:pPr>
      <w:bookmarkStart w:id="501" w:name="_Toc417646133"/>
      <w:r w:rsidRPr="007266BF">
        <w:lastRenderedPageBreak/>
        <w:t>Detallar Casos de Usos</w:t>
      </w:r>
      <w:bookmarkEnd w:id="501"/>
    </w:p>
    <w:p w14:paraId="5DC97D1E" w14:textId="77777777" w:rsidR="0074083C" w:rsidRDefault="0074083C" w:rsidP="0074083C">
      <w:pPr>
        <w:pStyle w:val="Titulo3"/>
        <w:numPr>
          <w:ilvl w:val="0"/>
          <w:numId w:val="32"/>
        </w:numPr>
        <w:rPr>
          <w:ins w:id="502" w:author="carlos cruz" w:date="2015-05-30T09:51:00Z"/>
        </w:rPr>
      </w:pPr>
      <w:ins w:id="503" w:author="carlos cruz" w:date="2015-05-30T09:51:00Z">
        <w:r w:rsidRPr="00643429">
          <w:t xml:space="preserve">Solicitar Afiliación. </w:t>
        </w:r>
      </w:ins>
    </w:p>
    <w:p w14:paraId="15D1D406" w14:textId="77777777" w:rsidR="0074083C" w:rsidRPr="00EC74D9" w:rsidRDefault="0074083C">
      <w:pPr>
        <w:ind w:left="1080" w:firstLine="0"/>
        <w:jc w:val="center"/>
        <w:rPr>
          <w:ins w:id="504" w:author="carlos cruz" w:date="2015-05-30T09:51:00Z"/>
        </w:rPr>
        <w:pPrChange w:id="505" w:author="carlos cruz" w:date="2015-05-30T09:51:00Z">
          <w:pPr>
            <w:pStyle w:val="Prrafodelista"/>
            <w:ind w:left="1080" w:firstLine="0"/>
            <w:jc w:val="center"/>
          </w:pPr>
        </w:pPrChange>
      </w:pPr>
      <w:ins w:id="506" w:author="carlos cruz" w:date="2015-05-30T09:51:00Z">
        <w:r w:rsidRPr="00EC74D9">
          <w:rPr>
            <w:noProof/>
            <w:lang w:val="es-ES" w:eastAsia="es-ES"/>
          </w:rPr>
          <w:drawing>
            <wp:inline distT="0" distB="0" distL="0" distR="0" wp14:anchorId="449FB307" wp14:editId="3DA3FEEA">
              <wp:extent cx="293370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2BAE2097" w14:textId="77777777" w:rsidTr="000576A3">
        <w:trPr>
          <w:ins w:id="507" w:author="carlos cruz" w:date="2015-05-30T09:51:00Z"/>
        </w:trPr>
        <w:tc>
          <w:tcPr>
            <w:tcW w:w="9351" w:type="dxa"/>
            <w:gridSpan w:val="2"/>
            <w:shd w:val="clear" w:color="auto" w:fill="4F81BD"/>
          </w:tcPr>
          <w:p w14:paraId="2DBFA1C7" w14:textId="77777777" w:rsidR="0074083C" w:rsidRPr="007A6F19" w:rsidRDefault="0074083C" w:rsidP="000576A3">
            <w:pPr>
              <w:contextualSpacing/>
              <w:jc w:val="center"/>
              <w:rPr>
                <w:ins w:id="508" w:author="carlos cruz" w:date="2015-05-30T09:51:00Z"/>
                <w:rFonts w:cs="Calibri"/>
                <w:b/>
                <w:bCs/>
              </w:rPr>
            </w:pPr>
            <w:ins w:id="509" w:author="carlos cruz" w:date="2015-05-30T09:51:00Z">
              <w:r w:rsidRPr="007A6F19">
                <w:rPr>
                  <w:rFonts w:cs="Calibri"/>
                  <w:b/>
                  <w:bCs/>
                </w:rPr>
                <w:t>CASO DE USO:</w:t>
              </w:r>
              <w:r>
                <w:rPr>
                  <w:rFonts w:cs="Calibri"/>
                  <w:b/>
                  <w:bCs/>
                </w:rPr>
                <w:t xml:space="preserve"> Solicitar Afiliación </w:t>
              </w:r>
            </w:ins>
          </w:p>
        </w:tc>
      </w:tr>
      <w:tr w:rsidR="0074083C" w:rsidRPr="007A6F19" w14:paraId="47C0E226" w14:textId="77777777" w:rsidTr="000576A3">
        <w:trPr>
          <w:ins w:id="510" w:author="carlos cruz" w:date="2015-05-30T09:51:00Z"/>
        </w:trPr>
        <w:tc>
          <w:tcPr>
            <w:tcW w:w="2405" w:type="dxa"/>
            <w:shd w:val="clear" w:color="auto" w:fill="DBE5F1"/>
          </w:tcPr>
          <w:p w14:paraId="52251DC4" w14:textId="77777777" w:rsidR="0074083C" w:rsidRPr="007A6F19" w:rsidRDefault="0074083C" w:rsidP="000576A3">
            <w:pPr>
              <w:ind w:firstLine="0"/>
              <w:contextualSpacing/>
              <w:jc w:val="left"/>
              <w:rPr>
                <w:ins w:id="511" w:author="carlos cruz" w:date="2015-05-30T09:51:00Z"/>
                <w:rFonts w:cs="Calibri"/>
                <w:b/>
                <w:bCs/>
              </w:rPr>
            </w:pPr>
            <w:ins w:id="512" w:author="carlos cruz" w:date="2015-05-30T09:51:00Z">
              <w:r w:rsidRPr="007A6F19">
                <w:rPr>
                  <w:rFonts w:cs="Calibri"/>
                  <w:b/>
                  <w:bCs/>
                </w:rPr>
                <w:t>Actores Primarios:</w:t>
              </w:r>
            </w:ins>
          </w:p>
        </w:tc>
        <w:tc>
          <w:tcPr>
            <w:tcW w:w="6946" w:type="dxa"/>
          </w:tcPr>
          <w:p w14:paraId="74F3CB08" w14:textId="77777777" w:rsidR="0074083C" w:rsidRPr="007A6F19" w:rsidRDefault="0074083C" w:rsidP="000576A3">
            <w:pPr>
              <w:ind w:firstLine="0"/>
              <w:contextualSpacing/>
              <w:rPr>
                <w:ins w:id="513" w:author="carlos cruz" w:date="2015-05-30T09:51:00Z"/>
              </w:rPr>
            </w:pPr>
            <w:ins w:id="514" w:author="carlos cruz" w:date="2015-05-30T09:51:00Z">
              <w:r>
                <w:t>Cliente</w:t>
              </w:r>
            </w:ins>
          </w:p>
        </w:tc>
      </w:tr>
      <w:tr w:rsidR="0074083C" w:rsidRPr="007A6F19" w14:paraId="7539EEBC" w14:textId="77777777" w:rsidTr="000576A3">
        <w:trPr>
          <w:ins w:id="515" w:author="carlos cruz" w:date="2015-05-30T09:51:00Z"/>
        </w:trPr>
        <w:tc>
          <w:tcPr>
            <w:tcW w:w="2405" w:type="dxa"/>
            <w:shd w:val="clear" w:color="auto" w:fill="DBE5F1"/>
          </w:tcPr>
          <w:p w14:paraId="4DB0A98A" w14:textId="77777777" w:rsidR="0074083C" w:rsidRPr="007A6F19" w:rsidRDefault="0074083C" w:rsidP="000576A3">
            <w:pPr>
              <w:ind w:firstLine="0"/>
              <w:contextualSpacing/>
              <w:jc w:val="left"/>
              <w:rPr>
                <w:ins w:id="516" w:author="carlos cruz" w:date="2015-05-30T09:51:00Z"/>
                <w:rFonts w:cs="Calibri"/>
                <w:b/>
                <w:bCs/>
              </w:rPr>
            </w:pPr>
            <w:ins w:id="517" w:author="carlos cruz" w:date="2015-05-30T09:51:00Z">
              <w:r w:rsidRPr="007A6F19">
                <w:rPr>
                  <w:rFonts w:cs="Calibri"/>
                  <w:b/>
                  <w:bCs/>
                </w:rPr>
                <w:t>Actores secundarios:</w:t>
              </w:r>
            </w:ins>
          </w:p>
        </w:tc>
        <w:tc>
          <w:tcPr>
            <w:tcW w:w="6946" w:type="dxa"/>
          </w:tcPr>
          <w:p w14:paraId="0D64F5E4" w14:textId="77777777" w:rsidR="0074083C" w:rsidRPr="007A6F19" w:rsidRDefault="0074083C" w:rsidP="000576A3">
            <w:pPr>
              <w:ind w:firstLine="0"/>
              <w:contextualSpacing/>
              <w:rPr>
                <w:ins w:id="518" w:author="carlos cruz" w:date="2015-05-30T09:51:00Z"/>
                <w:rFonts w:cs="Calibri"/>
              </w:rPr>
            </w:pPr>
            <w:ins w:id="519" w:author="carlos cruz" w:date="2015-05-30T09:51:00Z">
              <w:r>
                <w:rPr>
                  <w:rFonts w:cs="Calibri"/>
                </w:rPr>
                <w:t>Servidor, Aplicación Móvil</w:t>
              </w:r>
            </w:ins>
          </w:p>
        </w:tc>
      </w:tr>
      <w:tr w:rsidR="0074083C" w:rsidRPr="007A6F19" w14:paraId="337611E5" w14:textId="77777777" w:rsidTr="000576A3">
        <w:trPr>
          <w:ins w:id="520" w:author="carlos cruz" w:date="2015-05-30T09:51:00Z"/>
        </w:trPr>
        <w:tc>
          <w:tcPr>
            <w:tcW w:w="2405" w:type="dxa"/>
            <w:shd w:val="clear" w:color="auto" w:fill="DBE5F1"/>
          </w:tcPr>
          <w:p w14:paraId="4A88AA5E" w14:textId="77777777" w:rsidR="0074083C" w:rsidRPr="007A6F19" w:rsidRDefault="0074083C" w:rsidP="000576A3">
            <w:pPr>
              <w:ind w:firstLine="0"/>
              <w:contextualSpacing/>
              <w:jc w:val="left"/>
              <w:rPr>
                <w:ins w:id="521" w:author="carlos cruz" w:date="2015-05-30T09:51:00Z"/>
                <w:rFonts w:cs="Calibri"/>
                <w:b/>
                <w:bCs/>
              </w:rPr>
            </w:pPr>
            <w:ins w:id="522" w:author="carlos cruz" w:date="2015-05-30T09:51:00Z">
              <w:r w:rsidRPr="007A6F19">
                <w:rPr>
                  <w:rFonts w:cs="Calibri"/>
                  <w:b/>
                  <w:bCs/>
                </w:rPr>
                <w:t>Descripción:</w:t>
              </w:r>
            </w:ins>
          </w:p>
        </w:tc>
        <w:tc>
          <w:tcPr>
            <w:tcW w:w="6946" w:type="dxa"/>
          </w:tcPr>
          <w:p w14:paraId="77FCAC97" w14:textId="77777777" w:rsidR="0074083C" w:rsidRPr="007A6F19" w:rsidRDefault="0074083C" w:rsidP="000576A3">
            <w:pPr>
              <w:pStyle w:val="Sinespaciado"/>
              <w:spacing w:before="240" w:beforeAutospacing="0" w:after="240" w:afterAutospacing="0"/>
              <w:ind w:firstLine="0"/>
              <w:rPr>
                <w:ins w:id="523" w:author="carlos cruz" w:date="2015-05-30T09:51:00Z"/>
              </w:rPr>
            </w:pPr>
            <w:ins w:id="524" w:author="carlos cruz" w:date="2015-05-30T09:51:00Z">
              <w:r>
                <w:t>Permite al cliente Realizar una solicitud de afiliación hacía Emercruz.</w:t>
              </w:r>
            </w:ins>
          </w:p>
        </w:tc>
      </w:tr>
      <w:tr w:rsidR="0074083C" w:rsidRPr="007A6F19" w14:paraId="37FA9D92" w14:textId="77777777" w:rsidTr="000576A3">
        <w:trPr>
          <w:ins w:id="525" w:author="carlos cruz" w:date="2015-05-30T09:51:00Z"/>
        </w:trPr>
        <w:tc>
          <w:tcPr>
            <w:tcW w:w="2405" w:type="dxa"/>
            <w:shd w:val="clear" w:color="auto" w:fill="DBE5F1"/>
          </w:tcPr>
          <w:p w14:paraId="53994D8A" w14:textId="77777777" w:rsidR="0074083C" w:rsidRPr="007A6F19" w:rsidRDefault="0074083C" w:rsidP="000576A3">
            <w:pPr>
              <w:ind w:firstLine="0"/>
              <w:contextualSpacing/>
              <w:jc w:val="left"/>
              <w:rPr>
                <w:ins w:id="526" w:author="carlos cruz" w:date="2015-05-30T09:51:00Z"/>
                <w:rFonts w:cs="Calibri"/>
                <w:b/>
                <w:bCs/>
              </w:rPr>
            </w:pPr>
            <w:ins w:id="527" w:author="carlos cruz" w:date="2015-05-30T09:51:00Z">
              <w:r w:rsidRPr="007A6F19">
                <w:rPr>
                  <w:rFonts w:cs="Calibri"/>
                  <w:b/>
                  <w:bCs/>
                </w:rPr>
                <w:t>Precondiciones:</w:t>
              </w:r>
            </w:ins>
          </w:p>
        </w:tc>
        <w:tc>
          <w:tcPr>
            <w:tcW w:w="6946" w:type="dxa"/>
          </w:tcPr>
          <w:p w14:paraId="3B408EAF" w14:textId="77777777" w:rsidR="0074083C" w:rsidRDefault="0074083C" w:rsidP="0074083C">
            <w:pPr>
              <w:pStyle w:val="Prrafodelista"/>
              <w:numPr>
                <w:ilvl w:val="0"/>
                <w:numId w:val="23"/>
              </w:numPr>
              <w:spacing w:line="276" w:lineRule="auto"/>
              <w:ind w:left="459"/>
              <w:contextualSpacing/>
              <w:rPr>
                <w:ins w:id="528" w:author="carlos cruz" w:date="2015-05-30T09:51:00Z"/>
              </w:rPr>
            </w:pPr>
            <w:ins w:id="529" w:author="carlos cruz" w:date="2015-05-30T09:51:00Z">
              <w:r>
                <w:t>El cliente debe tener instalada la aplicación para realizar su solicitud de afiliación.</w:t>
              </w:r>
            </w:ins>
          </w:p>
          <w:p w14:paraId="36AEAA77" w14:textId="77777777" w:rsidR="0074083C" w:rsidRDefault="0074083C" w:rsidP="0074083C">
            <w:pPr>
              <w:pStyle w:val="Prrafodelista"/>
              <w:numPr>
                <w:ilvl w:val="0"/>
                <w:numId w:val="23"/>
              </w:numPr>
              <w:spacing w:line="276" w:lineRule="auto"/>
              <w:ind w:left="459"/>
              <w:contextualSpacing/>
              <w:rPr>
                <w:ins w:id="530" w:author="carlos cruz" w:date="2015-05-30T09:51:00Z"/>
              </w:rPr>
            </w:pPr>
            <w:ins w:id="531" w:author="carlos cruz" w:date="2015-05-30T09:51:00Z">
              <w:r>
                <w:t>El cliente debe estar en el lugar de residencia para realizar la solicitud.</w:t>
              </w:r>
            </w:ins>
          </w:p>
          <w:p w14:paraId="65CE575E" w14:textId="77777777" w:rsidR="0074083C" w:rsidRPr="00F56394" w:rsidRDefault="0074083C" w:rsidP="0074083C">
            <w:pPr>
              <w:pStyle w:val="Prrafodelista"/>
              <w:numPr>
                <w:ilvl w:val="0"/>
                <w:numId w:val="23"/>
              </w:numPr>
              <w:spacing w:line="276" w:lineRule="auto"/>
              <w:ind w:left="459"/>
              <w:contextualSpacing/>
              <w:rPr>
                <w:ins w:id="532" w:author="carlos cruz" w:date="2015-05-30T09:51:00Z"/>
              </w:rPr>
            </w:pPr>
            <w:ins w:id="533" w:author="carlos cruz" w:date="2015-05-30T09:51:00Z">
              <w:r w:rsidRPr="00F56394">
                <w:t>El cliente debe contar con acceso a internet en su Smartphone.</w:t>
              </w:r>
            </w:ins>
          </w:p>
        </w:tc>
      </w:tr>
      <w:tr w:rsidR="0074083C" w:rsidRPr="007A6F19" w14:paraId="471C4CD4" w14:textId="77777777" w:rsidTr="000576A3">
        <w:trPr>
          <w:ins w:id="534" w:author="carlos cruz" w:date="2015-05-30T09:51:00Z"/>
        </w:trPr>
        <w:tc>
          <w:tcPr>
            <w:tcW w:w="2405" w:type="dxa"/>
            <w:shd w:val="clear" w:color="auto" w:fill="DBE5F1"/>
          </w:tcPr>
          <w:p w14:paraId="247BBD83" w14:textId="77777777" w:rsidR="0074083C" w:rsidRPr="007A6F19" w:rsidRDefault="0074083C" w:rsidP="000576A3">
            <w:pPr>
              <w:ind w:firstLine="0"/>
              <w:contextualSpacing/>
              <w:jc w:val="left"/>
              <w:rPr>
                <w:ins w:id="535" w:author="carlos cruz" w:date="2015-05-30T09:51:00Z"/>
                <w:rFonts w:cs="Calibri"/>
                <w:b/>
                <w:bCs/>
              </w:rPr>
            </w:pPr>
            <w:ins w:id="536" w:author="carlos cruz" w:date="2015-05-30T09:51:00Z">
              <w:r w:rsidRPr="007A6F19">
                <w:rPr>
                  <w:rFonts w:cs="Calibri"/>
                  <w:b/>
                  <w:bCs/>
                </w:rPr>
                <w:t>Pos condiciones:</w:t>
              </w:r>
            </w:ins>
          </w:p>
        </w:tc>
        <w:tc>
          <w:tcPr>
            <w:tcW w:w="6946" w:type="dxa"/>
          </w:tcPr>
          <w:p w14:paraId="3A220B67" w14:textId="77777777" w:rsidR="0074083C" w:rsidRPr="00F56394" w:rsidRDefault="0074083C" w:rsidP="0074083C">
            <w:pPr>
              <w:pStyle w:val="Prrafodelista"/>
              <w:numPr>
                <w:ilvl w:val="0"/>
                <w:numId w:val="23"/>
              </w:numPr>
              <w:spacing w:before="240" w:beforeAutospacing="0" w:line="276" w:lineRule="auto"/>
              <w:ind w:left="459"/>
              <w:contextualSpacing/>
              <w:rPr>
                <w:ins w:id="537" w:author="carlos cruz" w:date="2015-05-30T09:51:00Z"/>
              </w:rPr>
            </w:pPr>
            <w:ins w:id="538" w:author="carlos cruz" w:date="2015-05-30T09:51:00Z">
              <w:r w:rsidRPr="00F56394">
                <w:t>La</w:t>
              </w:r>
              <w:r>
                <w:t xml:space="preserve"> solicitud debe estar registrada en la </w:t>
              </w:r>
              <w:r w:rsidRPr="00F56394">
                <w:t>base de datos del servidor de Emercruz.</w:t>
              </w:r>
            </w:ins>
          </w:p>
        </w:tc>
      </w:tr>
      <w:tr w:rsidR="0074083C" w:rsidRPr="007A6F19" w14:paraId="429C0F1C" w14:textId="77777777" w:rsidTr="000576A3">
        <w:trPr>
          <w:ins w:id="539" w:author="carlos cruz" w:date="2015-05-30T09:51:00Z"/>
        </w:trPr>
        <w:tc>
          <w:tcPr>
            <w:tcW w:w="2405" w:type="dxa"/>
            <w:shd w:val="clear" w:color="auto" w:fill="DBE5F1"/>
          </w:tcPr>
          <w:p w14:paraId="23BC35C3" w14:textId="77777777" w:rsidR="0074083C" w:rsidRPr="007A6F19" w:rsidRDefault="0074083C" w:rsidP="000576A3">
            <w:pPr>
              <w:ind w:firstLine="0"/>
              <w:contextualSpacing/>
              <w:jc w:val="left"/>
              <w:rPr>
                <w:ins w:id="540" w:author="carlos cruz" w:date="2015-05-30T09:51:00Z"/>
                <w:rFonts w:cs="Calibri"/>
                <w:b/>
                <w:bCs/>
              </w:rPr>
            </w:pPr>
            <w:ins w:id="541" w:author="carlos cruz" w:date="2015-05-30T09:51:00Z">
              <w:r w:rsidRPr="007A6F19">
                <w:rPr>
                  <w:rFonts w:cs="Calibri"/>
                  <w:b/>
                  <w:bCs/>
                </w:rPr>
                <w:t>Flujo Principal:</w:t>
              </w:r>
            </w:ins>
          </w:p>
        </w:tc>
        <w:tc>
          <w:tcPr>
            <w:tcW w:w="6946" w:type="dxa"/>
          </w:tcPr>
          <w:p w14:paraId="06673E07" w14:textId="77777777" w:rsidR="0074083C" w:rsidRDefault="0074083C" w:rsidP="0074083C">
            <w:pPr>
              <w:pStyle w:val="Sinespaciado"/>
              <w:numPr>
                <w:ilvl w:val="0"/>
                <w:numId w:val="22"/>
              </w:numPr>
              <w:spacing w:before="240" w:beforeAutospacing="0"/>
              <w:ind w:left="317"/>
              <w:rPr>
                <w:ins w:id="542" w:author="carlos cruz" w:date="2015-05-30T09:51:00Z"/>
              </w:rPr>
            </w:pPr>
            <w:ins w:id="543" w:author="carlos cruz" w:date="2015-05-30T09:51:00Z">
              <w:r>
                <w:t>El caso de uso inicia cuando el Cliente selecciona la opción Solicitar Afiliación.</w:t>
              </w:r>
            </w:ins>
          </w:p>
          <w:p w14:paraId="41C35142" w14:textId="77777777" w:rsidR="0074083C" w:rsidRDefault="0074083C" w:rsidP="0074083C">
            <w:pPr>
              <w:pStyle w:val="Sinespaciado"/>
              <w:numPr>
                <w:ilvl w:val="0"/>
                <w:numId w:val="22"/>
              </w:numPr>
              <w:ind w:left="317"/>
              <w:rPr>
                <w:ins w:id="544" w:author="carlos cruz" w:date="2015-05-30T09:51:00Z"/>
              </w:rPr>
            </w:pPr>
            <w:ins w:id="545" w:author="carlos cruz" w:date="2015-05-30T09:51:00Z">
              <w:r>
                <w:t>El cliente ingresara los siguientes datos:</w:t>
              </w:r>
            </w:ins>
          </w:p>
          <w:p w14:paraId="7D112C16" w14:textId="77777777" w:rsidR="0074083C" w:rsidRDefault="0074083C" w:rsidP="0074083C">
            <w:pPr>
              <w:pStyle w:val="Sinespaciado"/>
              <w:numPr>
                <w:ilvl w:val="0"/>
                <w:numId w:val="23"/>
              </w:numPr>
              <w:rPr>
                <w:ins w:id="546" w:author="carlos cruz" w:date="2015-05-30T09:51:00Z"/>
              </w:rPr>
            </w:pPr>
            <w:ins w:id="547" w:author="carlos cruz" w:date="2015-05-30T09:51:00Z">
              <w:r>
                <w:t xml:space="preserve">Ci </w:t>
              </w:r>
            </w:ins>
          </w:p>
          <w:p w14:paraId="16D54367" w14:textId="77777777" w:rsidR="0074083C" w:rsidRDefault="0074083C" w:rsidP="0074083C">
            <w:pPr>
              <w:pStyle w:val="Sinespaciado"/>
              <w:numPr>
                <w:ilvl w:val="0"/>
                <w:numId w:val="23"/>
              </w:numPr>
              <w:rPr>
                <w:ins w:id="548" w:author="carlos cruz" w:date="2015-05-30T09:51:00Z"/>
              </w:rPr>
            </w:pPr>
            <w:ins w:id="549" w:author="carlos cruz" w:date="2015-05-30T09:51:00Z">
              <w:r>
                <w:t>Nombre</w:t>
              </w:r>
            </w:ins>
          </w:p>
          <w:p w14:paraId="0E878031" w14:textId="77777777" w:rsidR="0074083C" w:rsidRDefault="0074083C" w:rsidP="0074083C">
            <w:pPr>
              <w:pStyle w:val="Sinespaciado"/>
              <w:numPr>
                <w:ilvl w:val="0"/>
                <w:numId w:val="23"/>
              </w:numPr>
              <w:rPr>
                <w:ins w:id="550" w:author="carlos cruz" w:date="2015-05-30T09:51:00Z"/>
              </w:rPr>
            </w:pPr>
            <w:ins w:id="551" w:author="carlos cruz" w:date="2015-05-30T09:51:00Z">
              <w:r>
                <w:t xml:space="preserve">Dirección </w:t>
              </w:r>
            </w:ins>
          </w:p>
          <w:p w14:paraId="7F4D8CFF" w14:textId="77777777" w:rsidR="0074083C" w:rsidRDefault="0074083C" w:rsidP="0074083C">
            <w:pPr>
              <w:pStyle w:val="Sinespaciado"/>
              <w:numPr>
                <w:ilvl w:val="0"/>
                <w:numId w:val="23"/>
              </w:numPr>
              <w:rPr>
                <w:ins w:id="552" w:author="carlos cruz" w:date="2015-05-30T09:51:00Z"/>
              </w:rPr>
            </w:pPr>
            <w:ins w:id="553" w:author="carlos cruz" w:date="2015-05-30T09:51:00Z">
              <w:r>
                <w:lastRenderedPageBreak/>
                <w:t xml:space="preserve">Teléfono </w:t>
              </w:r>
            </w:ins>
          </w:p>
          <w:p w14:paraId="5D27117D" w14:textId="77777777" w:rsidR="0074083C" w:rsidRDefault="0074083C" w:rsidP="0074083C">
            <w:pPr>
              <w:pStyle w:val="Sinespaciado"/>
              <w:numPr>
                <w:ilvl w:val="0"/>
                <w:numId w:val="22"/>
              </w:numPr>
              <w:ind w:left="317"/>
              <w:rPr>
                <w:ins w:id="554" w:author="carlos cruz" w:date="2015-05-30T09:51:00Z"/>
              </w:rPr>
            </w:pPr>
            <w:ins w:id="555" w:author="carlos cruz" w:date="2015-05-30T09:51:00Z">
              <w:r>
                <w:t>La aplicación móvil validara los datos ingresados y habilita el GPS para mostrar la ubicación de la residencia.</w:t>
              </w:r>
            </w:ins>
          </w:p>
          <w:p w14:paraId="3ED6D62E" w14:textId="77777777" w:rsidR="0074083C" w:rsidRDefault="0074083C" w:rsidP="0074083C">
            <w:pPr>
              <w:pStyle w:val="Sinespaciado"/>
              <w:numPr>
                <w:ilvl w:val="0"/>
                <w:numId w:val="22"/>
              </w:numPr>
              <w:ind w:left="317"/>
              <w:rPr>
                <w:ins w:id="556" w:author="carlos cruz" w:date="2015-05-30T09:51:00Z"/>
              </w:rPr>
            </w:pPr>
            <w:ins w:id="557" w:author="carlos cruz" w:date="2015-05-30T09:51:00Z">
              <w:r>
                <w:t>Si el cliente no se encuentra en el lugar de residencia, deberá señalar su ubicación en el mapa.</w:t>
              </w:r>
            </w:ins>
          </w:p>
          <w:p w14:paraId="52E38085" w14:textId="77777777" w:rsidR="0074083C" w:rsidRDefault="0074083C" w:rsidP="0074083C">
            <w:pPr>
              <w:pStyle w:val="Sinespaciado"/>
              <w:numPr>
                <w:ilvl w:val="0"/>
                <w:numId w:val="22"/>
              </w:numPr>
              <w:ind w:left="317"/>
              <w:rPr>
                <w:ins w:id="558" w:author="carlos cruz" w:date="2015-05-30T09:51:00Z"/>
              </w:rPr>
            </w:pPr>
            <w:ins w:id="559" w:author="carlos cruz" w:date="2015-05-30T09:51:00Z">
              <w:r>
                <w:t xml:space="preserve"> La aplicación obtendrá las coordenadas.</w:t>
              </w:r>
            </w:ins>
          </w:p>
          <w:p w14:paraId="7CC65809" w14:textId="77777777" w:rsidR="0074083C" w:rsidRDefault="0074083C" w:rsidP="0074083C">
            <w:pPr>
              <w:pStyle w:val="Sinespaciado"/>
              <w:numPr>
                <w:ilvl w:val="0"/>
                <w:numId w:val="22"/>
              </w:numPr>
              <w:ind w:left="317"/>
              <w:rPr>
                <w:ins w:id="560" w:author="carlos cruz" w:date="2015-05-30T09:51:00Z"/>
              </w:rPr>
            </w:pPr>
            <w:ins w:id="561" w:author="carlos cruz" w:date="2015-05-30T09:51:00Z">
              <w:r>
                <w:t>La aplicación móvil enviara los datos al servidor.</w:t>
              </w:r>
            </w:ins>
          </w:p>
          <w:p w14:paraId="602C5CC9" w14:textId="77777777" w:rsidR="0074083C" w:rsidRDefault="0074083C" w:rsidP="0074083C">
            <w:pPr>
              <w:pStyle w:val="Sinespaciado"/>
              <w:numPr>
                <w:ilvl w:val="0"/>
                <w:numId w:val="22"/>
              </w:numPr>
              <w:ind w:left="317"/>
              <w:rPr>
                <w:ins w:id="562" w:author="carlos cruz" w:date="2015-05-30T09:51:00Z"/>
              </w:rPr>
            </w:pPr>
            <w:ins w:id="563" w:author="carlos cruz" w:date="2015-05-30T09:51:00Z">
              <w:r>
                <w:t>El servidor procesa la solicitud y los almacena de forma persistente en la base de datos.</w:t>
              </w:r>
            </w:ins>
          </w:p>
          <w:p w14:paraId="20F06D41" w14:textId="77777777" w:rsidR="0074083C" w:rsidRPr="00E62D19" w:rsidRDefault="0074083C" w:rsidP="0074083C">
            <w:pPr>
              <w:pStyle w:val="Sinespaciado"/>
              <w:numPr>
                <w:ilvl w:val="0"/>
                <w:numId w:val="22"/>
              </w:numPr>
              <w:ind w:left="317"/>
              <w:rPr>
                <w:ins w:id="564" w:author="carlos cruz" w:date="2015-05-30T09:51:00Z"/>
              </w:rPr>
            </w:pPr>
            <w:ins w:id="565" w:author="carlos cruz" w:date="2015-05-30T09:51:00Z">
              <w:r>
                <w:t>El caso de uso finaliza cuando servidor enviara una notificación indicando su solicitud asido registrada correctamente.</w:t>
              </w:r>
            </w:ins>
          </w:p>
        </w:tc>
      </w:tr>
      <w:tr w:rsidR="0074083C" w:rsidRPr="007A6F19" w14:paraId="4D0963A2" w14:textId="77777777" w:rsidTr="000576A3">
        <w:trPr>
          <w:ins w:id="566" w:author="carlos cruz" w:date="2015-05-30T09:51:00Z"/>
        </w:trPr>
        <w:tc>
          <w:tcPr>
            <w:tcW w:w="2405" w:type="dxa"/>
            <w:shd w:val="clear" w:color="auto" w:fill="DBE5F1"/>
          </w:tcPr>
          <w:p w14:paraId="77FC7D5C" w14:textId="77777777" w:rsidR="0074083C" w:rsidRPr="007A6F19" w:rsidRDefault="0074083C" w:rsidP="000576A3">
            <w:pPr>
              <w:ind w:right="-250" w:firstLine="0"/>
              <w:contextualSpacing/>
              <w:jc w:val="left"/>
              <w:rPr>
                <w:ins w:id="567" w:author="carlos cruz" w:date="2015-05-30T09:51:00Z"/>
                <w:rFonts w:cs="Calibri"/>
                <w:b/>
                <w:bCs/>
              </w:rPr>
            </w:pPr>
            <w:ins w:id="568" w:author="carlos cruz" w:date="2015-05-30T09:51:00Z">
              <w:r w:rsidRPr="007A6F19">
                <w:rPr>
                  <w:rFonts w:cs="Calibri"/>
                  <w:b/>
                  <w:bCs/>
                </w:rPr>
                <w:lastRenderedPageBreak/>
                <w:t>Flujo(s) alternativo(s):</w:t>
              </w:r>
            </w:ins>
          </w:p>
        </w:tc>
        <w:tc>
          <w:tcPr>
            <w:tcW w:w="6946" w:type="dxa"/>
          </w:tcPr>
          <w:p w14:paraId="2C622A9C" w14:textId="77777777" w:rsidR="0074083C" w:rsidRPr="00490048" w:rsidRDefault="0074083C" w:rsidP="0074083C">
            <w:pPr>
              <w:pStyle w:val="Prrafodelista"/>
              <w:numPr>
                <w:ilvl w:val="0"/>
                <w:numId w:val="24"/>
              </w:numPr>
              <w:spacing w:before="240" w:beforeAutospacing="0" w:line="276" w:lineRule="auto"/>
              <w:ind w:left="459"/>
              <w:contextualSpacing/>
              <w:rPr>
                <w:ins w:id="569" w:author="carlos cruz" w:date="2015-05-30T09:51:00Z"/>
              </w:rPr>
            </w:pPr>
            <w:ins w:id="570" w:author="carlos cruz" w:date="2015-05-30T09:51:00Z">
              <w:r>
                <w:t>En el punto 4</w:t>
              </w:r>
              <w:r w:rsidRPr="00F56394">
                <w:t>. del flujo principal, si el cliente no</w:t>
              </w:r>
              <w:r>
                <w:t xml:space="preserve"> se encuentra en el lugar de residencia debe señalar en el mapa el lugar donde vive</w:t>
              </w:r>
              <w:r w:rsidRPr="00F56394">
                <w:t>.</w:t>
              </w:r>
            </w:ins>
          </w:p>
        </w:tc>
      </w:tr>
    </w:tbl>
    <w:p w14:paraId="7C402A32" w14:textId="3A2DF80F" w:rsidR="0074083C" w:rsidRPr="008E2AF3" w:rsidRDefault="00EA5448">
      <w:pPr>
        <w:pStyle w:val="Encabezado"/>
        <w:tabs>
          <w:tab w:val="clear" w:pos="4419"/>
          <w:tab w:val="clear" w:pos="8838"/>
        </w:tabs>
        <w:spacing w:before="100" w:after="100" w:line="360" w:lineRule="auto"/>
        <w:jc w:val="center"/>
        <w:rPr>
          <w:ins w:id="571" w:author="carlos cruz" w:date="2015-05-30T09:51:00Z"/>
        </w:rPr>
        <w:pPrChange w:id="572" w:author="carlos cruz" w:date="2015-05-30T14:39:00Z">
          <w:pPr/>
        </w:pPrChange>
      </w:pPr>
      <w:ins w:id="573" w:author="carlos cruz" w:date="2015-05-30T14:39:00Z">
        <w:r w:rsidRPr="00EA5448">
          <w:rPr>
            <w:noProof/>
            <w:lang w:val="es-ES" w:eastAsia="es-ES"/>
          </w:rPr>
          <w:lastRenderedPageBreak/>
          <w:drawing>
            <wp:inline distT="0" distB="0" distL="0" distR="0" wp14:anchorId="136F33DD" wp14:editId="2DE16009">
              <wp:extent cx="2686050" cy="5457825"/>
              <wp:effectExtent l="0" t="0" r="0" b="9525"/>
              <wp:docPr id="51" name="Imagen 51" descr="C:\Users\karlos\AppData\Local\Temp\fla3C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os\AppData\Local\Temp\fla3C83.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60D7957D" w14:textId="2C69CBC0" w:rsidR="0074083C" w:rsidRPr="00EF076B" w:rsidDel="0074083C" w:rsidRDefault="0074083C">
      <w:pPr>
        <w:rPr>
          <w:del w:id="574" w:author="carlos cruz" w:date="2015-05-30T09:51:00Z"/>
        </w:rPr>
        <w:pPrChange w:id="575" w:author="carlos cruz" w:date="2015-05-30T09:50:00Z">
          <w:pPr>
            <w:pStyle w:val="Ttulo2"/>
            <w:numPr>
              <w:ilvl w:val="1"/>
              <w:numId w:val="19"/>
            </w:numPr>
            <w:spacing w:before="100" w:after="100"/>
            <w:ind w:left="794" w:hanging="397"/>
          </w:pPr>
        </w:pPrChange>
      </w:pPr>
    </w:p>
    <w:p w14:paraId="5EBE8675" w14:textId="2789AD5D" w:rsidR="006F3FF2" w:rsidRDefault="006F3FF2">
      <w:pPr>
        <w:pStyle w:val="Titulo3"/>
        <w:numPr>
          <w:ilvl w:val="0"/>
          <w:numId w:val="32"/>
        </w:numPr>
        <w:pPrChange w:id="576" w:author="carlos cruz" w:date="2015-05-30T09:56:00Z">
          <w:pPr>
            <w:pStyle w:val="Titulo3"/>
            <w:ind w:left="1080"/>
          </w:pPr>
        </w:pPrChange>
      </w:pPr>
      <w:bookmarkStart w:id="577" w:name="_Toc417646134"/>
      <w:r w:rsidRPr="00B35D39">
        <w:rPr>
          <w:noProof/>
          <w:lang w:eastAsia="es-ES"/>
        </w:rPr>
        <w:drawing>
          <wp:anchor distT="0" distB="0" distL="114300" distR="114300" simplePos="0" relativeHeight="251658248" behindDoc="0" locked="0" layoutInCell="1" allowOverlap="1" wp14:anchorId="2BEC79DF" wp14:editId="2A0C1F07">
            <wp:simplePos x="0" y="0"/>
            <wp:positionH relativeFrom="margin">
              <wp:align>center</wp:align>
            </wp:positionH>
            <wp:positionV relativeFrom="paragraph">
              <wp:posOffset>454660</wp:posOffset>
            </wp:positionV>
            <wp:extent cx="295275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428750"/>
                    </a:xfrm>
                    <a:prstGeom prst="rect">
                      <a:avLst/>
                    </a:prstGeom>
                    <a:noFill/>
                    <a:ln>
                      <a:noFill/>
                    </a:ln>
                  </pic:spPr>
                </pic:pic>
              </a:graphicData>
            </a:graphic>
          </wp:anchor>
        </w:drawing>
      </w:r>
      <w:del w:id="578" w:author="carlos cruz" w:date="2015-05-30T09:56:00Z">
        <w:r w:rsidDel="0074083C">
          <w:delText xml:space="preserve">C.U.2 </w:delText>
        </w:r>
      </w:del>
      <w:r w:rsidRPr="00643429">
        <w:t>Solicitar Ambulancia.</w:t>
      </w:r>
      <w:bookmarkEnd w:id="577"/>
    </w:p>
    <w:p w14:paraId="4E392E9D" w14:textId="77777777" w:rsidR="006F3FF2" w:rsidRDefault="006F3FF2" w:rsidP="006F3FF2"/>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27A75CB" w14:textId="77777777" w:rsidTr="003928A6">
        <w:tc>
          <w:tcPr>
            <w:tcW w:w="9351" w:type="dxa"/>
            <w:gridSpan w:val="2"/>
            <w:shd w:val="clear" w:color="auto" w:fill="4F81BD"/>
          </w:tcPr>
          <w:p w14:paraId="02BE1D66"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Solicitar Ambulancia</w:t>
            </w:r>
          </w:p>
        </w:tc>
      </w:tr>
      <w:tr w:rsidR="006F3FF2" w:rsidRPr="007A6F19" w14:paraId="68D4C4F8" w14:textId="77777777" w:rsidTr="003928A6">
        <w:tc>
          <w:tcPr>
            <w:tcW w:w="2405" w:type="dxa"/>
            <w:shd w:val="clear" w:color="auto" w:fill="DBE5F1"/>
          </w:tcPr>
          <w:p w14:paraId="3F05DF3D"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5F52069E" w14:textId="77777777" w:rsidR="006F3FF2" w:rsidRPr="007A6F19" w:rsidRDefault="006F3FF2" w:rsidP="003928A6">
            <w:pPr>
              <w:ind w:firstLine="0"/>
              <w:contextualSpacing/>
            </w:pPr>
            <w:r>
              <w:t>Cliente</w:t>
            </w:r>
          </w:p>
        </w:tc>
      </w:tr>
      <w:tr w:rsidR="006F3FF2" w:rsidRPr="007A6F19" w14:paraId="01CD3860" w14:textId="77777777" w:rsidTr="003928A6">
        <w:tc>
          <w:tcPr>
            <w:tcW w:w="2405" w:type="dxa"/>
            <w:shd w:val="clear" w:color="auto" w:fill="DBE5F1"/>
          </w:tcPr>
          <w:p w14:paraId="45955BAC"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0DEABFD0" w14:textId="501C70BC" w:rsidR="006F3FF2" w:rsidRPr="007A6F19" w:rsidRDefault="009D212D" w:rsidP="003928A6">
            <w:pPr>
              <w:ind w:firstLine="0"/>
              <w:contextualSpacing/>
              <w:rPr>
                <w:rFonts w:cs="Calibri"/>
              </w:rPr>
            </w:pPr>
            <w:r>
              <w:t>Servicio web</w:t>
            </w:r>
            <w:r w:rsidR="006F3FF2">
              <w:rPr>
                <w:rFonts w:cs="Calibri"/>
              </w:rPr>
              <w:t>, Aplicación Móvil</w:t>
            </w:r>
          </w:p>
        </w:tc>
      </w:tr>
      <w:tr w:rsidR="006F3FF2" w:rsidRPr="007A6F19" w14:paraId="779102A3" w14:textId="77777777" w:rsidTr="003928A6">
        <w:tc>
          <w:tcPr>
            <w:tcW w:w="2405" w:type="dxa"/>
            <w:shd w:val="clear" w:color="auto" w:fill="DBE5F1"/>
          </w:tcPr>
          <w:p w14:paraId="38F87BFD"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2FB96CD5" w14:textId="77777777" w:rsidR="006F3FF2" w:rsidRPr="007A6F19" w:rsidRDefault="006F3FF2" w:rsidP="003928A6">
            <w:pPr>
              <w:pStyle w:val="Sinespaciado"/>
              <w:spacing w:before="240" w:beforeAutospacing="0" w:after="240" w:afterAutospacing="0"/>
              <w:ind w:firstLine="0"/>
            </w:pPr>
            <w:r>
              <w:t>Permite al cliente Realizar una solicitud de ambulancia en caso de una emergencia.</w:t>
            </w:r>
          </w:p>
        </w:tc>
      </w:tr>
      <w:tr w:rsidR="006F3FF2" w:rsidRPr="007A6F19" w14:paraId="046A3B52" w14:textId="77777777" w:rsidTr="003928A6">
        <w:tc>
          <w:tcPr>
            <w:tcW w:w="2405" w:type="dxa"/>
            <w:shd w:val="clear" w:color="auto" w:fill="DBE5F1"/>
          </w:tcPr>
          <w:p w14:paraId="111F3090"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7496B5D6" w14:textId="77777777" w:rsidR="006F3FF2" w:rsidRPr="00F56394" w:rsidRDefault="006F3FF2" w:rsidP="006F3FF2">
            <w:pPr>
              <w:pStyle w:val="Prrafodelista"/>
              <w:numPr>
                <w:ilvl w:val="0"/>
                <w:numId w:val="23"/>
              </w:numPr>
              <w:spacing w:before="240" w:beforeAutospacing="0" w:after="0" w:line="276" w:lineRule="auto"/>
              <w:ind w:left="459"/>
              <w:contextualSpacing/>
            </w:pPr>
            <w:r w:rsidRPr="00F56394">
              <w:t>El Cliente debe estar afiliado a la empresa.</w:t>
            </w:r>
          </w:p>
          <w:p w14:paraId="54CAD56B" w14:textId="77777777" w:rsidR="006F3FF2" w:rsidRPr="00F56394" w:rsidRDefault="006F3FF2" w:rsidP="006F3FF2">
            <w:pPr>
              <w:pStyle w:val="Prrafodelista"/>
              <w:numPr>
                <w:ilvl w:val="0"/>
                <w:numId w:val="23"/>
              </w:numPr>
              <w:spacing w:line="276" w:lineRule="auto"/>
              <w:ind w:left="459"/>
              <w:contextualSpacing/>
            </w:pPr>
            <w:r w:rsidRPr="00F56394">
              <w:t>El cliente debe contar con acceso a internet en su Smartphone.</w:t>
            </w:r>
          </w:p>
        </w:tc>
      </w:tr>
      <w:tr w:rsidR="006F3FF2" w:rsidRPr="007A6F19" w14:paraId="56C5A785" w14:textId="77777777" w:rsidTr="003928A6">
        <w:tc>
          <w:tcPr>
            <w:tcW w:w="2405" w:type="dxa"/>
            <w:shd w:val="clear" w:color="auto" w:fill="DBE5F1"/>
          </w:tcPr>
          <w:p w14:paraId="7A727D45" w14:textId="77777777" w:rsidR="006F3FF2" w:rsidRPr="007A6F19" w:rsidRDefault="006F3FF2" w:rsidP="003928A6">
            <w:pPr>
              <w:ind w:firstLine="0"/>
              <w:contextualSpacing/>
              <w:jc w:val="left"/>
              <w:rPr>
                <w:rFonts w:cs="Calibri"/>
                <w:b/>
                <w:bCs/>
              </w:rPr>
            </w:pPr>
            <w:r w:rsidRPr="007A6F19">
              <w:rPr>
                <w:rFonts w:cs="Calibri"/>
                <w:b/>
                <w:bCs/>
              </w:rPr>
              <w:t>Pos condiciones:</w:t>
            </w:r>
          </w:p>
        </w:tc>
        <w:tc>
          <w:tcPr>
            <w:tcW w:w="6946" w:type="dxa"/>
          </w:tcPr>
          <w:p w14:paraId="153CC105" w14:textId="31FF72D3" w:rsidR="006F3FF2" w:rsidRPr="00F56394" w:rsidRDefault="006F3FF2" w:rsidP="00700DB8">
            <w:pPr>
              <w:pStyle w:val="Prrafodelista"/>
              <w:numPr>
                <w:ilvl w:val="0"/>
                <w:numId w:val="23"/>
              </w:numPr>
              <w:spacing w:before="240" w:beforeAutospacing="0" w:line="276" w:lineRule="auto"/>
              <w:ind w:left="459"/>
              <w:contextualSpacing/>
            </w:pPr>
            <w:r w:rsidRPr="00F56394">
              <w:t>La Atención a una solicitud del cliente debe estar reg</w:t>
            </w:r>
            <w:r w:rsidR="00700DB8">
              <w:t xml:space="preserve">istrado en la base de datos </w:t>
            </w:r>
            <w:r w:rsidRPr="00F56394">
              <w:t>de Emercruz.</w:t>
            </w:r>
          </w:p>
        </w:tc>
      </w:tr>
      <w:tr w:rsidR="006F3FF2" w:rsidRPr="007A6F19" w14:paraId="40A23995" w14:textId="77777777" w:rsidTr="003928A6">
        <w:tc>
          <w:tcPr>
            <w:tcW w:w="2405" w:type="dxa"/>
            <w:shd w:val="clear" w:color="auto" w:fill="DBE5F1"/>
          </w:tcPr>
          <w:p w14:paraId="77B876D3"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7AB370DD" w14:textId="77777777" w:rsidR="006F3FF2" w:rsidRDefault="006F3FF2" w:rsidP="006F3FF2">
            <w:pPr>
              <w:pStyle w:val="Sinespaciado"/>
              <w:numPr>
                <w:ilvl w:val="0"/>
                <w:numId w:val="22"/>
              </w:numPr>
              <w:spacing w:before="240" w:beforeAutospacing="0"/>
              <w:ind w:left="317"/>
            </w:pPr>
            <w:r>
              <w:t>El caso de uso inicia cuando el Cliente selecciona la opción Solicitar Ambulancia.</w:t>
            </w:r>
          </w:p>
          <w:p w14:paraId="50FDC3FF" w14:textId="77777777" w:rsidR="006F3FF2" w:rsidRDefault="006F3FF2" w:rsidP="006F3FF2">
            <w:pPr>
              <w:pStyle w:val="Sinespaciado"/>
              <w:numPr>
                <w:ilvl w:val="0"/>
                <w:numId w:val="22"/>
              </w:numPr>
              <w:ind w:left="317"/>
            </w:pPr>
            <w:r>
              <w:t>La aplicación móvil del cliente habilita el GPS para mostrar la ubicación donde se encuentra el cliente e inmediatamente se envía el código del cliente y coordenadas de la ubicación al servidor.</w:t>
            </w:r>
          </w:p>
          <w:p w14:paraId="3254F544" w14:textId="2A1BC1B2" w:rsidR="006F3FF2" w:rsidRDefault="00DE309A" w:rsidP="006F3FF2">
            <w:pPr>
              <w:pStyle w:val="Sinespaciado"/>
              <w:numPr>
                <w:ilvl w:val="0"/>
                <w:numId w:val="22"/>
              </w:numPr>
              <w:ind w:left="317"/>
            </w:pPr>
            <w:r>
              <w:t>El servicio web</w:t>
            </w:r>
            <w:r w:rsidR="006F3FF2">
              <w:t xml:space="preserve"> procesa la solicitud del cliente.</w:t>
            </w:r>
          </w:p>
          <w:p w14:paraId="0051ED33" w14:textId="16D3A338" w:rsidR="006F3FF2" w:rsidRDefault="006F3FF2" w:rsidP="006F3FF2">
            <w:pPr>
              <w:pStyle w:val="Sinespaciado"/>
              <w:numPr>
                <w:ilvl w:val="0"/>
                <w:numId w:val="22"/>
              </w:numPr>
              <w:ind w:left="317"/>
            </w:pPr>
            <w:r>
              <w:t xml:space="preserve">El </w:t>
            </w:r>
            <w:r w:rsidR="00DE309A">
              <w:t>servicio web</w:t>
            </w:r>
            <w:r>
              <w:t xml:space="preserve"> Asigna Ambulancia y notifica a la misma.</w:t>
            </w:r>
          </w:p>
          <w:p w14:paraId="6205798B" w14:textId="5CC17473" w:rsidR="006F3FF2" w:rsidRDefault="006F3FF2" w:rsidP="009D212D">
            <w:pPr>
              <w:pStyle w:val="Sinespaciado"/>
              <w:numPr>
                <w:ilvl w:val="0"/>
                <w:numId w:val="22"/>
              </w:numPr>
              <w:spacing w:before="100" w:after="100"/>
              <w:ind w:left="317"/>
            </w:pPr>
            <w:r>
              <w:t xml:space="preserve">El </w:t>
            </w:r>
            <w:r w:rsidR="00DE309A">
              <w:t>servicio web</w:t>
            </w:r>
            <w:r>
              <w:t xml:space="preserve"> envía notificación al cliente.</w:t>
            </w:r>
          </w:p>
          <w:p w14:paraId="0714B64C" w14:textId="2E8D8ABC" w:rsidR="006F3FF2" w:rsidRPr="00E62D19" w:rsidRDefault="006F3FF2" w:rsidP="006F3FF2">
            <w:pPr>
              <w:pStyle w:val="Sinespaciado"/>
              <w:numPr>
                <w:ilvl w:val="0"/>
                <w:numId w:val="22"/>
              </w:numPr>
              <w:ind w:left="317"/>
            </w:pPr>
            <w:r>
              <w:t xml:space="preserve">El caso de uso termina cuando </w:t>
            </w:r>
            <w:del w:id="579" w:author="luis angel barrancos ortiz" w:date="2015-05-29T21:11:00Z">
              <w:r w:rsidDel="0057627E">
                <w:delText>el  cliente</w:delText>
              </w:r>
            </w:del>
            <w:ins w:id="580" w:author="luis angel barrancos ortiz" w:date="2015-05-29T21:11:00Z">
              <w:r w:rsidR="0057627E">
                <w:t>el cliente</w:t>
              </w:r>
            </w:ins>
            <w:r>
              <w:t xml:space="preserve"> recibe una notificación con la siguiente información: la ubicación de la ambulancia y el tiempo estimado en llegar, esta información es desplegada en el mapa.</w:t>
            </w:r>
          </w:p>
        </w:tc>
      </w:tr>
      <w:tr w:rsidR="006F3FF2" w:rsidRPr="007A6F19" w14:paraId="756EF0C1" w14:textId="77777777" w:rsidTr="003928A6">
        <w:tc>
          <w:tcPr>
            <w:tcW w:w="2405" w:type="dxa"/>
            <w:shd w:val="clear" w:color="auto" w:fill="DBE5F1"/>
          </w:tcPr>
          <w:p w14:paraId="2A87D6E8"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384C4A96" w14:textId="77777777" w:rsidR="006F3FF2" w:rsidRPr="00F56394" w:rsidRDefault="006F3FF2" w:rsidP="006F3FF2">
            <w:pPr>
              <w:pStyle w:val="Prrafodelista"/>
              <w:numPr>
                <w:ilvl w:val="0"/>
                <w:numId w:val="24"/>
              </w:numPr>
              <w:spacing w:before="240" w:beforeAutospacing="0" w:line="276" w:lineRule="auto"/>
              <w:ind w:left="459"/>
              <w:contextualSpacing/>
            </w:pPr>
            <w:r w:rsidRPr="00F56394">
              <w:t>En el punto 2. del flujo principal, si el cliente no estuviese conectado a internet.</w:t>
            </w:r>
          </w:p>
          <w:p w14:paraId="61D64132" w14:textId="77777777" w:rsidR="006F3FF2" w:rsidRPr="00F56394" w:rsidRDefault="006F3FF2" w:rsidP="006F3FF2">
            <w:pPr>
              <w:pStyle w:val="Prrafodelista"/>
              <w:numPr>
                <w:ilvl w:val="1"/>
                <w:numId w:val="24"/>
              </w:numPr>
              <w:spacing w:after="0" w:line="276" w:lineRule="auto"/>
              <w:ind w:left="1026" w:hanging="567"/>
              <w:contextualSpacing/>
            </w:pPr>
            <w:r w:rsidRPr="00F56394">
              <w:t>La Aplicación móvil emitirá un mensaje de error de conexión.</w:t>
            </w:r>
          </w:p>
          <w:p w14:paraId="738FF9CC" w14:textId="77777777" w:rsidR="006F3FF2" w:rsidRPr="00F56394" w:rsidRDefault="006F3FF2" w:rsidP="006F3FF2">
            <w:pPr>
              <w:pStyle w:val="Prrafodelista"/>
              <w:numPr>
                <w:ilvl w:val="0"/>
                <w:numId w:val="24"/>
              </w:numPr>
              <w:spacing w:after="0" w:line="276" w:lineRule="auto"/>
              <w:ind w:left="459"/>
              <w:contextualSpacing/>
            </w:pPr>
            <w:r w:rsidRPr="00F56394">
              <w:t>En el punto 5. del flujo principal, los tipos de notificación que recibirá el cliente son: Asignación exitosa  y asignación no exitosa explicando los motivos de la misma.</w:t>
            </w:r>
          </w:p>
        </w:tc>
      </w:tr>
    </w:tbl>
    <w:p w14:paraId="3C1720D0" w14:textId="4AF2E786" w:rsidR="006F3FF2" w:rsidRDefault="008E03F0" w:rsidP="008E03F0">
      <w:pPr>
        <w:jc w:val="center"/>
        <w:rPr>
          <w:ins w:id="581" w:author="carlos cruz" w:date="2015-05-30T09:52:00Z"/>
        </w:rPr>
      </w:pPr>
      <w:r>
        <w:rPr>
          <w:noProof/>
          <w:lang w:val="es-ES" w:eastAsia="es-ES"/>
        </w:rPr>
        <w:lastRenderedPageBreak/>
        <w:drawing>
          <wp:inline distT="0" distB="0" distL="0" distR="0" wp14:anchorId="63A8D22D" wp14:editId="73D1AF53">
            <wp:extent cx="2686050" cy="5457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_16.png"/>
                    <pic:cNvPicPr/>
                  </pic:nvPicPr>
                  <pic:blipFill>
                    <a:blip r:embed="rId1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inline>
        </w:drawing>
      </w:r>
    </w:p>
    <w:p w14:paraId="118BF9A2" w14:textId="6F3F82F8" w:rsidR="0074083C" w:rsidRPr="0074083C" w:rsidRDefault="0074083C">
      <w:pPr>
        <w:pStyle w:val="Titulo3"/>
        <w:numPr>
          <w:ilvl w:val="0"/>
          <w:numId w:val="32"/>
        </w:numPr>
        <w:rPr>
          <w:ins w:id="582" w:author="carlos cruz" w:date="2015-05-30T09:54:00Z"/>
        </w:rPr>
      </w:pPr>
      <w:ins w:id="583" w:author="carlos cruz" w:date="2015-05-30T09:54:00Z">
        <w:r w:rsidRPr="00643429">
          <w:t>Gestionar Gesto.</w:t>
        </w:r>
      </w:ins>
    </w:p>
    <w:p w14:paraId="352155D8" w14:textId="77777777" w:rsidR="0074083C" w:rsidRPr="00E17CAE" w:rsidRDefault="0074083C" w:rsidP="0074083C">
      <w:pPr>
        <w:jc w:val="center"/>
        <w:rPr>
          <w:ins w:id="584" w:author="carlos cruz" w:date="2015-05-30T09:54:00Z"/>
        </w:rPr>
      </w:pPr>
      <w:ins w:id="585" w:author="carlos cruz" w:date="2015-05-30T09:54:00Z">
        <w:r w:rsidRPr="002F3B99">
          <w:rPr>
            <w:noProof/>
            <w:lang w:val="es-ES" w:eastAsia="es-ES"/>
          </w:rPr>
          <w:drawing>
            <wp:inline distT="0" distB="0" distL="0" distR="0" wp14:anchorId="1475DF4B" wp14:editId="0903FDC4">
              <wp:extent cx="2981325" cy="1428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6C1C72E5" w14:textId="77777777" w:rsidTr="000576A3">
        <w:trPr>
          <w:ins w:id="586" w:author="carlos cruz" w:date="2015-05-30T09:54:00Z"/>
        </w:trPr>
        <w:tc>
          <w:tcPr>
            <w:tcW w:w="9351" w:type="dxa"/>
            <w:gridSpan w:val="2"/>
            <w:shd w:val="clear" w:color="auto" w:fill="4F81BD"/>
          </w:tcPr>
          <w:p w14:paraId="5AE707A0" w14:textId="77777777" w:rsidR="0074083C" w:rsidRPr="007A6F19" w:rsidRDefault="0074083C" w:rsidP="000576A3">
            <w:pPr>
              <w:contextualSpacing/>
              <w:jc w:val="center"/>
              <w:rPr>
                <w:ins w:id="587" w:author="carlos cruz" w:date="2015-05-30T09:54:00Z"/>
                <w:rFonts w:cs="Calibri"/>
                <w:b/>
                <w:bCs/>
              </w:rPr>
            </w:pPr>
            <w:ins w:id="588" w:author="carlos cruz" w:date="2015-05-30T09:54:00Z">
              <w:r w:rsidRPr="007A6F19">
                <w:rPr>
                  <w:rFonts w:cs="Calibri"/>
                  <w:b/>
                  <w:bCs/>
                </w:rPr>
                <w:lastRenderedPageBreak/>
                <w:t>CASO DE USO:</w:t>
              </w:r>
              <w:r>
                <w:rPr>
                  <w:rFonts w:cs="Calibri"/>
                  <w:b/>
                  <w:bCs/>
                </w:rPr>
                <w:t xml:space="preserve"> Gestionar Gesto</w:t>
              </w:r>
            </w:ins>
          </w:p>
        </w:tc>
      </w:tr>
      <w:tr w:rsidR="0074083C" w:rsidRPr="007A6F19" w14:paraId="63CC645C" w14:textId="77777777" w:rsidTr="000576A3">
        <w:trPr>
          <w:ins w:id="589" w:author="carlos cruz" w:date="2015-05-30T09:54:00Z"/>
        </w:trPr>
        <w:tc>
          <w:tcPr>
            <w:tcW w:w="2405" w:type="dxa"/>
            <w:shd w:val="clear" w:color="auto" w:fill="DBE5F1"/>
          </w:tcPr>
          <w:p w14:paraId="1A709901" w14:textId="77777777" w:rsidR="0074083C" w:rsidRPr="007A6F19" w:rsidRDefault="0074083C" w:rsidP="000576A3">
            <w:pPr>
              <w:ind w:firstLine="0"/>
              <w:contextualSpacing/>
              <w:jc w:val="left"/>
              <w:rPr>
                <w:ins w:id="590" w:author="carlos cruz" w:date="2015-05-30T09:54:00Z"/>
                <w:rFonts w:cs="Calibri"/>
                <w:b/>
                <w:bCs/>
              </w:rPr>
            </w:pPr>
            <w:ins w:id="591" w:author="carlos cruz" w:date="2015-05-30T09:54:00Z">
              <w:r w:rsidRPr="007A6F19">
                <w:rPr>
                  <w:rFonts w:cs="Calibri"/>
                  <w:b/>
                  <w:bCs/>
                </w:rPr>
                <w:t>Actores Primarios:</w:t>
              </w:r>
            </w:ins>
          </w:p>
        </w:tc>
        <w:tc>
          <w:tcPr>
            <w:tcW w:w="6946" w:type="dxa"/>
          </w:tcPr>
          <w:p w14:paraId="6CAA7EB9" w14:textId="77777777" w:rsidR="0074083C" w:rsidRPr="007A6F19" w:rsidRDefault="0074083C" w:rsidP="000576A3">
            <w:pPr>
              <w:ind w:firstLine="0"/>
              <w:contextualSpacing/>
              <w:rPr>
                <w:ins w:id="592" w:author="carlos cruz" w:date="2015-05-30T09:54:00Z"/>
              </w:rPr>
            </w:pPr>
            <w:ins w:id="593" w:author="carlos cruz" w:date="2015-05-30T09:54:00Z">
              <w:r>
                <w:t>Cliente</w:t>
              </w:r>
            </w:ins>
          </w:p>
        </w:tc>
      </w:tr>
      <w:tr w:rsidR="0074083C" w:rsidRPr="007A6F19" w14:paraId="32307B3C" w14:textId="77777777" w:rsidTr="000576A3">
        <w:trPr>
          <w:ins w:id="594" w:author="carlos cruz" w:date="2015-05-30T09:54:00Z"/>
        </w:trPr>
        <w:tc>
          <w:tcPr>
            <w:tcW w:w="2405" w:type="dxa"/>
            <w:shd w:val="clear" w:color="auto" w:fill="DBE5F1"/>
          </w:tcPr>
          <w:p w14:paraId="3332FFA7" w14:textId="77777777" w:rsidR="0074083C" w:rsidRPr="007A6F19" w:rsidRDefault="0074083C" w:rsidP="000576A3">
            <w:pPr>
              <w:ind w:firstLine="0"/>
              <w:contextualSpacing/>
              <w:jc w:val="left"/>
              <w:rPr>
                <w:ins w:id="595" w:author="carlos cruz" w:date="2015-05-30T09:54:00Z"/>
                <w:rFonts w:cs="Calibri"/>
                <w:b/>
                <w:bCs/>
              </w:rPr>
            </w:pPr>
            <w:ins w:id="596" w:author="carlos cruz" w:date="2015-05-30T09:54:00Z">
              <w:r w:rsidRPr="007A6F19">
                <w:rPr>
                  <w:rFonts w:cs="Calibri"/>
                  <w:b/>
                  <w:bCs/>
                </w:rPr>
                <w:t>Actores secundarios:</w:t>
              </w:r>
            </w:ins>
          </w:p>
        </w:tc>
        <w:tc>
          <w:tcPr>
            <w:tcW w:w="6946" w:type="dxa"/>
          </w:tcPr>
          <w:p w14:paraId="46868887" w14:textId="77777777" w:rsidR="0074083C" w:rsidRPr="007A6F19" w:rsidRDefault="0074083C" w:rsidP="000576A3">
            <w:pPr>
              <w:ind w:firstLine="0"/>
              <w:contextualSpacing/>
              <w:rPr>
                <w:ins w:id="597" w:author="carlos cruz" w:date="2015-05-30T09:54:00Z"/>
                <w:rFonts w:cs="Calibri"/>
              </w:rPr>
            </w:pPr>
            <w:ins w:id="598" w:author="carlos cruz" w:date="2015-05-30T09:54:00Z">
              <w:r>
                <w:rPr>
                  <w:rFonts w:cs="Calibri"/>
                </w:rPr>
                <w:t>Aplicación Móvil</w:t>
              </w:r>
            </w:ins>
          </w:p>
        </w:tc>
      </w:tr>
      <w:tr w:rsidR="0074083C" w:rsidRPr="007A6F19" w14:paraId="7067578D" w14:textId="77777777" w:rsidTr="000576A3">
        <w:trPr>
          <w:ins w:id="599" w:author="carlos cruz" w:date="2015-05-30T09:54:00Z"/>
        </w:trPr>
        <w:tc>
          <w:tcPr>
            <w:tcW w:w="2405" w:type="dxa"/>
            <w:shd w:val="clear" w:color="auto" w:fill="DBE5F1"/>
          </w:tcPr>
          <w:p w14:paraId="08F47E9F" w14:textId="77777777" w:rsidR="0074083C" w:rsidRPr="007A6F19" w:rsidRDefault="0074083C" w:rsidP="000576A3">
            <w:pPr>
              <w:ind w:firstLine="0"/>
              <w:contextualSpacing/>
              <w:jc w:val="left"/>
              <w:rPr>
                <w:ins w:id="600" w:author="carlos cruz" w:date="2015-05-30T09:54:00Z"/>
                <w:rFonts w:cs="Calibri"/>
                <w:b/>
                <w:bCs/>
              </w:rPr>
            </w:pPr>
            <w:ins w:id="601" w:author="carlos cruz" w:date="2015-05-30T09:54:00Z">
              <w:r w:rsidRPr="007A6F19">
                <w:rPr>
                  <w:rFonts w:cs="Calibri"/>
                  <w:b/>
                  <w:bCs/>
                </w:rPr>
                <w:t>Descripción:</w:t>
              </w:r>
            </w:ins>
          </w:p>
        </w:tc>
        <w:tc>
          <w:tcPr>
            <w:tcW w:w="6946" w:type="dxa"/>
          </w:tcPr>
          <w:p w14:paraId="26AA5ABA" w14:textId="77777777" w:rsidR="0074083C" w:rsidRPr="007A6F19" w:rsidRDefault="0074083C" w:rsidP="000576A3">
            <w:pPr>
              <w:pStyle w:val="Sinespaciado"/>
              <w:spacing w:before="240" w:beforeAutospacing="0" w:after="240" w:afterAutospacing="0"/>
              <w:ind w:firstLine="0"/>
              <w:rPr>
                <w:ins w:id="602" w:author="carlos cruz" w:date="2015-05-30T09:54:00Z"/>
              </w:rPr>
            </w:pPr>
            <w:ins w:id="603" w:author="carlos cruz" w:date="2015-05-30T09:54:00Z">
              <w:r>
                <w:t>Permite al cliente Realizar una configuración de seguridad para el uso de la aplicación.</w:t>
              </w:r>
            </w:ins>
          </w:p>
        </w:tc>
      </w:tr>
      <w:tr w:rsidR="0074083C" w:rsidRPr="007A6F19" w14:paraId="5DAB36C9" w14:textId="77777777" w:rsidTr="000576A3">
        <w:trPr>
          <w:ins w:id="604" w:author="carlos cruz" w:date="2015-05-30T09:54:00Z"/>
        </w:trPr>
        <w:tc>
          <w:tcPr>
            <w:tcW w:w="2405" w:type="dxa"/>
            <w:shd w:val="clear" w:color="auto" w:fill="DBE5F1"/>
          </w:tcPr>
          <w:p w14:paraId="4796AF16" w14:textId="77777777" w:rsidR="0074083C" w:rsidRPr="007A6F19" w:rsidRDefault="0074083C" w:rsidP="000576A3">
            <w:pPr>
              <w:ind w:firstLine="0"/>
              <w:contextualSpacing/>
              <w:jc w:val="left"/>
              <w:rPr>
                <w:ins w:id="605" w:author="carlos cruz" w:date="2015-05-30T09:54:00Z"/>
                <w:rFonts w:cs="Calibri"/>
                <w:b/>
                <w:bCs/>
              </w:rPr>
            </w:pPr>
            <w:ins w:id="606" w:author="carlos cruz" w:date="2015-05-30T09:54:00Z">
              <w:r w:rsidRPr="007A6F19">
                <w:rPr>
                  <w:rFonts w:cs="Calibri"/>
                  <w:b/>
                  <w:bCs/>
                </w:rPr>
                <w:t>Precondiciones:</w:t>
              </w:r>
            </w:ins>
          </w:p>
        </w:tc>
        <w:tc>
          <w:tcPr>
            <w:tcW w:w="6946" w:type="dxa"/>
          </w:tcPr>
          <w:p w14:paraId="7AC7CA5C" w14:textId="77777777" w:rsidR="0074083C" w:rsidRPr="00913321" w:rsidRDefault="0074083C" w:rsidP="0074083C">
            <w:pPr>
              <w:pStyle w:val="Prrafodelista"/>
              <w:numPr>
                <w:ilvl w:val="0"/>
                <w:numId w:val="23"/>
              </w:numPr>
              <w:spacing w:before="240" w:beforeAutospacing="0" w:after="0" w:line="276" w:lineRule="auto"/>
              <w:ind w:left="459"/>
              <w:contextualSpacing/>
              <w:rPr>
                <w:ins w:id="607" w:author="carlos cruz" w:date="2015-05-30T09:54:00Z"/>
              </w:rPr>
            </w:pPr>
            <w:ins w:id="608" w:author="carlos cruz" w:date="2015-05-30T09:54:00Z">
              <w:r w:rsidRPr="00F56394">
                <w:t xml:space="preserve">El Cliente </w:t>
              </w:r>
              <w:r>
                <w:t>debe estar afiliado a la empresa Emercruz.</w:t>
              </w:r>
            </w:ins>
          </w:p>
        </w:tc>
      </w:tr>
      <w:tr w:rsidR="0074083C" w:rsidRPr="007A6F19" w14:paraId="44E4C3F0" w14:textId="77777777" w:rsidTr="000576A3">
        <w:trPr>
          <w:ins w:id="609" w:author="carlos cruz" w:date="2015-05-30T09:54:00Z"/>
        </w:trPr>
        <w:tc>
          <w:tcPr>
            <w:tcW w:w="2405" w:type="dxa"/>
            <w:shd w:val="clear" w:color="auto" w:fill="DBE5F1"/>
          </w:tcPr>
          <w:p w14:paraId="0C61B788" w14:textId="77777777" w:rsidR="0074083C" w:rsidRPr="007A6F19" w:rsidRDefault="0074083C" w:rsidP="000576A3">
            <w:pPr>
              <w:ind w:firstLine="0"/>
              <w:contextualSpacing/>
              <w:jc w:val="left"/>
              <w:rPr>
                <w:ins w:id="610" w:author="carlos cruz" w:date="2015-05-30T09:54:00Z"/>
                <w:rFonts w:cs="Calibri"/>
                <w:b/>
                <w:bCs/>
              </w:rPr>
            </w:pPr>
            <w:ins w:id="611" w:author="carlos cruz" w:date="2015-05-30T09:54:00Z">
              <w:r w:rsidRPr="007A6F19">
                <w:rPr>
                  <w:rFonts w:cs="Calibri"/>
                  <w:b/>
                  <w:bCs/>
                </w:rPr>
                <w:t>Pos condiciones:</w:t>
              </w:r>
            </w:ins>
          </w:p>
        </w:tc>
        <w:tc>
          <w:tcPr>
            <w:tcW w:w="6946" w:type="dxa"/>
          </w:tcPr>
          <w:p w14:paraId="1BCA8F36" w14:textId="77777777" w:rsidR="0074083C" w:rsidRPr="00F56394" w:rsidRDefault="0074083C" w:rsidP="0074083C">
            <w:pPr>
              <w:pStyle w:val="Prrafodelista"/>
              <w:numPr>
                <w:ilvl w:val="0"/>
                <w:numId w:val="23"/>
              </w:numPr>
              <w:spacing w:before="240" w:beforeAutospacing="0" w:line="276" w:lineRule="auto"/>
              <w:ind w:left="459"/>
              <w:contextualSpacing/>
              <w:rPr>
                <w:ins w:id="612" w:author="carlos cruz" w:date="2015-05-30T09:54:00Z"/>
              </w:rPr>
            </w:pPr>
            <w:ins w:id="613" w:author="carlos cruz" w:date="2015-05-30T09:54:00Z">
              <w:r w:rsidRPr="00F56394">
                <w:t xml:space="preserve">La </w:t>
              </w:r>
              <w:r>
                <w:t>configuración se ajustara para la solicitud inmediata de una ambulancia.</w:t>
              </w:r>
            </w:ins>
          </w:p>
        </w:tc>
      </w:tr>
      <w:tr w:rsidR="0074083C" w:rsidRPr="007A6F19" w14:paraId="742CD18D" w14:textId="77777777" w:rsidTr="000576A3">
        <w:trPr>
          <w:ins w:id="614" w:author="carlos cruz" w:date="2015-05-30T09:54:00Z"/>
        </w:trPr>
        <w:tc>
          <w:tcPr>
            <w:tcW w:w="2405" w:type="dxa"/>
            <w:shd w:val="clear" w:color="auto" w:fill="DBE5F1"/>
          </w:tcPr>
          <w:p w14:paraId="173DA64E" w14:textId="77777777" w:rsidR="0074083C" w:rsidRPr="007A6F19" w:rsidRDefault="0074083C" w:rsidP="000576A3">
            <w:pPr>
              <w:ind w:firstLine="0"/>
              <w:contextualSpacing/>
              <w:jc w:val="left"/>
              <w:rPr>
                <w:ins w:id="615" w:author="carlos cruz" w:date="2015-05-30T09:54:00Z"/>
                <w:rFonts w:cs="Calibri"/>
                <w:b/>
                <w:bCs/>
              </w:rPr>
            </w:pPr>
            <w:ins w:id="616" w:author="carlos cruz" w:date="2015-05-30T09:54:00Z">
              <w:r w:rsidRPr="007A6F19">
                <w:rPr>
                  <w:rFonts w:cs="Calibri"/>
                  <w:b/>
                  <w:bCs/>
                </w:rPr>
                <w:t>Flujo Principal:</w:t>
              </w:r>
            </w:ins>
          </w:p>
        </w:tc>
        <w:tc>
          <w:tcPr>
            <w:tcW w:w="6946" w:type="dxa"/>
          </w:tcPr>
          <w:p w14:paraId="3321C931" w14:textId="77777777" w:rsidR="0074083C" w:rsidRPr="004529D5" w:rsidRDefault="0074083C" w:rsidP="0074083C">
            <w:pPr>
              <w:pStyle w:val="Sinespaciado"/>
              <w:numPr>
                <w:ilvl w:val="0"/>
                <w:numId w:val="33"/>
              </w:numPr>
              <w:spacing w:before="240" w:beforeAutospacing="0"/>
              <w:rPr>
                <w:ins w:id="617" w:author="carlos cruz" w:date="2015-05-30T09:54:00Z"/>
                <w:b/>
              </w:rPr>
            </w:pPr>
            <w:ins w:id="618" w:author="carlos cruz" w:date="2015-05-30T09:54:00Z">
              <w:r w:rsidRPr="004529D5">
                <w:rPr>
                  <w:b/>
                </w:rPr>
                <w:t>Registrar Gesto</w:t>
              </w:r>
            </w:ins>
          </w:p>
          <w:p w14:paraId="323021E3" w14:textId="77777777" w:rsidR="0074083C" w:rsidRDefault="0074083C" w:rsidP="0074083C">
            <w:pPr>
              <w:pStyle w:val="Sinespaciado"/>
              <w:numPr>
                <w:ilvl w:val="1"/>
                <w:numId w:val="33"/>
              </w:numPr>
              <w:spacing w:before="240" w:beforeAutospacing="0"/>
              <w:rPr>
                <w:ins w:id="619" w:author="carlos cruz" w:date="2015-05-30T09:54:00Z"/>
              </w:rPr>
            </w:pPr>
            <w:ins w:id="620" w:author="carlos cruz" w:date="2015-05-30T09:54:00Z">
              <w:r w:rsidRPr="004529D5">
                <w:t>El</w:t>
              </w:r>
              <w:r>
                <w:t xml:space="preserve"> caso de uso inicia cuando el Cliente selecciona la opción gestionar gesto.</w:t>
              </w:r>
            </w:ins>
          </w:p>
          <w:p w14:paraId="7B90C712" w14:textId="77777777" w:rsidR="0074083C" w:rsidRDefault="0074083C" w:rsidP="0074083C">
            <w:pPr>
              <w:pStyle w:val="Sinespaciado"/>
              <w:numPr>
                <w:ilvl w:val="1"/>
                <w:numId w:val="33"/>
              </w:numPr>
              <w:rPr>
                <w:ins w:id="621" w:author="carlos cruz" w:date="2015-05-30T09:54:00Z"/>
              </w:rPr>
            </w:pPr>
            <w:ins w:id="622" w:author="carlos cruz" w:date="2015-05-30T09:54:00Z">
              <w:r>
                <w:t>La aplicación móvil desplegara un área de diseño de patrón.</w:t>
              </w:r>
            </w:ins>
          </w:p>
          <w:p w14:paraId="7C31F3EC" w14:textId="77777777" w:rsidR="0074083C" w:rsidRDefault="0074083C" w:rsidP="0074083C">
            <w:pPr>
              <w:pStyle w:val="Sinespaciado"/>
              <w:numPr>
                <w:ilvl w:val="1"/>
                <w:numId w:val="33"/>
              </w:numPr>
              <w:rPr>
                <w:ins w:id="623" w:author="carlos cruz" w:date="2015-05-30T09:54:00Z"/>
              </w:rPr>
            </w:pPr>
            <w:ins w:id="624" w:author="carlos cruz" w:date="2015-05-30T09:54:00Z">
              <w:r>
                <w:t>El cliente establecerá un gesto basado en líneas.</w:t>
              </w:r>
            </w:ins>
          </w:p>
          <w:p w14:paraId="2367A4A4" w14:textId="77777777" w:rsidR="0074083C" w:rsidRDefault="0074083C" w:rsidP="0074083C">
            <w:pPr>
              <w:pStyle w:val="Sinespaciado"/>
              <w:numPr>
                <w:ilvl w:val="1"/>
                <w:numId w:val="33"/>
              </w:numPr>
              <w:rPr>
                <w:ins w:id="625" w:author="carlos cruz" w:date="2015-05-30T09:54:00Z"/>
              </w:rPr>
            </w:pPr>
            <w:ins w:id="626" w:author="carlos cruz" w:date="2015-05-30T09:54:00Z">
              <w:r>
                <w:t>La aplicación móvil procederá a la habilitación de la nueva configuración.</w:t>
              </w:r>
            </w:ins>
          </w:p>
          <w:p w14:paraId="5A23DD73" w14:textId="77777777" w:rsidR="0074083C" w:rsidRDefault="0074083C" w:rsidP="0074083C">
            <w:pPr>
              <w:pStyle w:val="Sinespaciado"/>
              <w:numPr>
                <w:ilvl w:val="1"/>
                <w:numId w:val="33"/>
              </w:numPr>
              <w:rPr>
                <w:ins w:id="627" w:author="carlos cruz" w:date="2015-05-30T09:54:00Z"/>
              </w:rPr>
            </w:pPr>
            <w:ins w:id="628" w:author="carlos cruz" w:date="2015-05-30T09:54:00Z">
              <w:r>
                <w:t>El caso de uso finalizara cuando se guarde la configuración.</w:t>
              </w:r>
            </w:ins>
          </w:p>
          <w:p w14:paraId="2CF3759F" w14:textId="77777777" w:rsidR="0074083C" w:rsidRDefault="0074083C" w:rsidP="0074083C">
            <w:pPr>
              <w:pStyle w:val="Sinespaciado"/>
              <w:numPr>
                <w:ilvl w:val="0"/>
                <w:numId w:val="33"/>
              </w:numPr>
              <w:rPr>
                <w:ins w:id="629" w:author="carlos cruz" w:date="2015-05-30T09:54:00Z"/>
                <w:b/>
              </w:rPr>
            </w:pPr>
            <w:ins w:id="630" w:author="carlos cruz" w:date="2015-05-30T09:54:00Z">
              <w:r w:rsidRPr="004529D5">
                <w:rPr>
                  <w:b/>
                </w:rPr>
                <w:t>Modificar Gesto</w:t>
              </w:r>
            </w:ins>
          </w:p>
          <w:p w14:paraId="12F41D5F" w14:textId="77777777" w:rsidR="0074083C" w:rsidRPr="004529D5" w:rsidRDefault="0074083C" w:rsidP="0074083C">
            <w:pPr>
              <w:pStyle w:val="Sinespaciado"/>
              <w:numPr>
                <w:ilvl w:val="1"/>
                <w:numId w:val="33"/>
              </w:numPr>
              <w:rPr>
                <w:ins w:id="631" w:author="carlos cruz" w:date="2015-05-30T09:54:00Z"/>
                <w:b/>
              </w:rPr>
            </w:pPr>
            <w:ins w:id="632" w:author="carlos cruz" w:date="2015-05-30T09:54:00Z">
              <w:r>
                <w:t>El caso de uso inicia cuando el cliente selecciona el Modificar Gesto.</w:t>
              </w:r>
            </w:ins>
          </w:p>
          <w:p w14:paraId="3A17795D" w14:textId="77777777" w:rsidR="0074083C" w:rsidRPr="004529D5" w:rsidRDefault="0074083C" w:rsidP="0074083C">
            <w:pPr>
              <w:pStyle w:val="Sinespaciado"/>
              <w:numPr>
                <w:ilvl w:val="1"/>
                <w:numId w:val="33"/>
              </w:numPr>
              <w:rPr>
                <w:ins w:id="633" w:author="carlos cruz" w:date="2015-05-30T09:54:00Z"/>
                <w:b/>
              </w:rPr>
            </w:pPr>
            <w:ins w:id="634" w:author="carlos cruz" w:date="2015-05-30T09:54:00Z">
              <w:r>
                <w:t>El Cliente selecciona modificar gesto.</w:t>
              </w:r>
            </w:ins>
          </w:p>
          <w:p w14:paraId="3197B2F0" w14:textId="77777777" w:rsidR="0074083C" w:rsidRPr="004529D5" w:rsidRDefault="0074083C" w:rsidP="0074083C">
            <w:pPr>
              <w:pStyle w:val="Sinespaciado"/>
              <w:numPr>
                <w:ilvl w:val="1"/>
                <w:numId w:val="33"/>
              </w:numPr>
              <w:rPr>
                <w:ins w:id="635" w:author="carlos cruz" w:date="2015-05-30T09:54:00Z"/>
                <w:b/>
              </w:rPr>
            </w:pPr>
            <w:ins w:id="636" w:author="carlos cruz" w:date="2015-05-30T09:54:00Z">
              <w:r>
                <w:t>La aplicación móvil desplegara una interfaz indicando que ingrese el antiguo gesto y seguido el nuevo gesto a configurar.</w:t>
              </w:r>
            </w:ins>
          </w:p>
          <w:p w14:paraId="23B865F9" w14:textId="77777777" w:rsidR="0074083C" w:rsidRPr="00A75F90" w:rsidRDefault="0074083C" w:rsidP="0074083C">
            <w:pPr>
              <w:pStyle w:val="Sinespaciado"/>
              <w:numPr>
                <w:ilvl w:val="1"/>
                <w:numId w:val="33"/>
              </w:numPr>
              <w:rPr>
                <w:ins w:id="637" w:author="carlos cruz" w:date="2015-05-30T09:54:00Z"/>
                <w:b/>
              </w:rPr>
            </w:pPr>
            <w:ins w:id="638" w:author="carlos cruz" w:date="2015-05-30T09:54:00Z">
              <w:r>
                <w:t>El caso de uso finaliza cuando el cliente selecciona Guardar nuevo gesto.</w:t>
              </w:r>
            </w:ins>
          </w:p>
        </w:tc>
      </w:tr>
      <w:tr w:rsidR="0074083C" w:rsidRPr="007A6F19" w14:paraId="494429CD" w14:textId="77777777" w:rsidTr="000576A3">
        <w:trPr>
          <w:ins w:id="639" w:author="carlos cruz" w:date="2015-05-30T09:54:00Z"/>
        </w:trPr>
        <w:tc>
          <w:tcPr>
            <w:tcW w:w="2405" w:type="dxa"/>
            <w:shd w:val="clear" w:color="auto" w:fill="DBE5F1"/>
          </w:tcPr>
          <w:p w14:paraId="76701517" w14:textId="77777777" w:rsidR="0074083C" w:rsidRPr="007A6F19" w:rsidRDefault="0074083C" w:rsidP="000576A3">
            <w:pPr>
              <w:ind w:right="-250" w:firstLine="0"/>
              <w:contextualSpacing/>
              <w:jc w:val="left"/>
              <w:rPr>
                <w:ins w:id="640" w:author="carlos cruz" w:date="2015-05-30T09:54:00Z"/>
                <w:rFonts w:cs="Calibri"/>
                <w:b/>
                <w:bCs/>
              </w:rPr>
            </w:pPr>
            <w:ins w:id="641" w:author="carlos cruz" w:date="2015-05-30T09:54:00Z">
              <w:r w:rsidRPr="007A6F19">
                <w:rPr>
                  <w:rFonts w:cs="Calibri"/>
                  <w:b/>
                  <w:bCs/>
                </w:rPr>
                <w:t>Flujo(s) alternativo(s):</w:t>
              </w:r>
            </w:ins>
          </w:p>
        </w:tc>
        <w:tc>
          <w:tcPr>
            <w:tcW w:w="6946" w:type="dxa"/>
          </w:tcPr>
          <w:p w14:paraId="44E611C2" w14:textId="77777777" w:rsidR="0074083C" w:rsidRPr="00E17CAE" w:rsidRDefault="0074083C" w:rsidP="000576A3">
            <w:pPr>
              <w:ind w:firstLine="0"/>
              <w:rPr>
                <w:ins w:id="642" w:author="carlos cruz" w:date="2015-05-30T09:54:00Z"/>
              </w:rPr>
            </w:pPr>
            <w:ins w:id="643" w:author="carlos cruz" w:date="2015-05-30T09:54:00Z">
              <w:r>
                <w:t>Ninguno.</w:t>
              </w:r>
            </w:ins>
          </w:p>
        </w:tc>
      </w:tr>
    </w:tbl>
    <w:p w14:paraId="57046DA5" w14:textId="792A9BFE" w:rsidR="0074083C" w:rsidRPr="00913321" w:rsidRDefault="00EA5448">
      <w:pPr>
        <w:jc w:val="center"/>
        <w:rPr>
          <w:ins w:id="644" w:author="carlos cruz" w:date="2015-05-30T09:54:00Z"/>
        </w:rPr>
        <w:pPrChange w:id="645" w:author="carlos cruz" w:date="2015-05-30T14:40:00Z">
          <w:pPr/>
        </w:pPrChange>
      </w:pPr>
      <w:ins w:id="646" w:author="carlos cruz" w:date="2015-05-30T14:40:00Z">
        <w:r w:rsidRPr="00EA5448">
          <w:rPr>
            <w:noProof/>
            <w:lang w:val="es-ES" w:eastAsia="es-ES"/>
          </w:rPr>
          <w:lastRenderedPageBreak/>
          <w:drawing>
            <wp:inline distT="0" distB="0" distL="0" distR="0" wp14:anchorId="62527859" wp14:editId="4439D198">
              <wp:extent cx="2686050" cy="5457825"/>
              <wp:effectExtent l="0" t="0" r="0" b="9525"/>
              <wp:docPr id="52" name="Imagen 52" descr="C:\Users\karlos\AppData\Local\Temp\flaB50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os\AppData\Local\Temp\flaB500.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FEF3A6A" w14:textId="77777777" w:rsidR="0074083C" w:rsidRDefault="0074083C">
      <w:pPr>
        <w:pStyle w:val="Titulo3"/>
        <w:numPr>
          <w:ilvl w:val="0"/>
          <w:numId w:val="32"/>
        </w:numPr>
        <w:rPr>
          <w:ins w:id="647" w:author="carlos cruz" w:date="2015-05-30T09:54:00Z"/>
        </w:rPr>
      </w:pPr>
      <w:ins w:id="648" w:author="carlos cruz" w:date="2015-05-30T09:54:00Z">
        <w:r w:rsidRPr="00643429">
          <w:t>Visualizar Primeros Auxilios.</w:t>
        </w:r>
      </w:ins>
    </w:p>
    <w:p w14:paraId="77A0EECA" w14:textId="77777777" w:rsidR="0074083C" w:rsidRPr="00E17CAE" w:rsidRDefault="0074083C" w:rsidP="0074083C">
      <w:pPr>
        <w:jc w:val="center"/>
        <w:rPr>
          <w:ins w:id="649" w:author="carlos cruz" w:date="2015-05-30T09:54:00Z"/>
        </w:rPr>
      </w:pPr>
      <w:ins w:id="650" w:author="carlos cruz" w:date="2015-05-30T09:54:00Z">
        <w:r w:rsidRPr="005C4D30">
          <w:rPr>
            <w:noProof/>
            <w:lang w:val="es-ES" w:eastAsia="es-ES"/>
          </w:rPr>
          <w:drawing>
            <wp:inline distT="0" distB="0" distL="0" distR="0" wp14:anchorId="792B008C" wp14:editId="01C0EB7B">
              <wp:extent cx="2962275" cy="1428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31EE607C" w14:textId="77777777" w:rsidTr="000576A3">
        <w:trPr>
          <w:ins w:id="651" w:author="carlos cruz" w:date="2015-05-30T09:54:00Z"/>
        </w:trPr>
        <w:tc>
          <w:tcPr>
            <w:tcW w:w="9351" w:type="dxa"/>
            <w:gridSpan w:val="2"/>
            <w:shd w:val="clear" w:color="auto" w:fill="4F81BD"/>
          </w:tcPr>
          <w:p w14:paraId="73F5A601" w14:textId="77777777" w:rsidR="0074083C" w:rsidRPr="007A6F19" w:rsidRDefault="0074083C" w:rsidP="000576A3">
            <w:pPr>
              <w:contextualSpacing/>
              <w:jc w:val="center"/>
              <w:rPr>
                <w:ins w:id="652" w:author="carlos cruz" w:date="2015-05-30T09:54:00Z"/>
                <w:rFonts w:cs="Calibri"/>
                <w:b/>
                <w:bCs/>
              </w:rPr>
            </w:pPr>
            <w:ins w:id="653" w:author="carlos cruz" w:date="2015-05-30T09:54:00Z">
              <w:r w:rsidRPr="007A6F19">
                <w:rPr>
                  <w:rFonts w:cs="Calibri"/>
                  <w:b/>
                  <w:bCs/>
                </w:rPr>
                <w:lastRenderedPageBreak/>
                <w:t>CASO DE USO:</w:t>
              </w:r>
              <w:r>
                <w:rPr>
                  <w:rFonts w:cs="Calibri"/>
                  <w:b/>
                  <w:bCs/>
                </w:rPr>
                <w:t xml:space="preserve"> Visualizar Primeros Auxilios</w:t>
              </w:r>
            </w:ins>
          </w:p>
        </w:tc>
      </w:tr>
      <w:tr w:rsidR="0074083C" w:rsidRPr="007A6F19" w14:paraId="74CC3DFB" w14:textId="77777777" w:rsidTr="000576A3">
        <w:trPr>
          <w:ins w:id="654" w:author="carlos cruz" w:date="2015-05-30T09:54:00Z"/>
        </w:trPr>
        <w:tc>
          <w:tcPr>
            <w:tcW w:w="2405" w:type="dxa"/>
            <w:shd w:val="clear" w:color="auto" w:fill="DBE5F1"/>
          </w:tcPr>
          <w:p w14:paraId="20F85316" w14:textId="77777777" w:rsidR="0074083C" w:rsidRPr="007A6F19" w:rsidRDefault="0074083C" w:rsidP="000576A3">
            <w:pPr>
              <w:ind w:firstLine="0"/>
              <w:contextualSpacing/>
              <w:jc w:val="left"/>
              <w:rPr>
                <w:ins w:id="655" w:author="carlos cruz" w:date="2015-05-30T09:54:00Z"/>
                <w:rFonts w:cs="Calibri"/>
                <w:b/>
                <w:bCs/>
              </w:rPr>
            </w:pPr>
            <w:ins w:id="656" w:author="carlos cruz" w:date="2015-05-30T09:54:00Z">
              <w:r w:rsidRPr="007A6F19">
                <w:rPr>
                  <w:rFonts w:cs="Calibri"/>
                  <w:b/>
                  <w:bCs/>
                </w:rPr>
                <w:t>Actores Primarios:</w:t>
              </w:r>
            </w:ins>
          </w:p>
        </w:tc>
        <w:tc>
          <w:tcPr>
            <w:tcW w:w="6946" w:type="dxa"/>
          </w:tcPr>
          <w:p w14:paraId="719824E4" w14:textId="77777777" w:rsidR="0074083C" w:rsidRPr="007A6F19" w:rsidRDefault="0074083C" w:rsidP="000576A3">
            <w:pPr>
              <w:ind w:firstLine="0"/>
              <w:contextualSpacing/>
              <w:rPr>
                <w:ins w:id="657" w:author="carlos cruz" w:date="2015-05-30T09:54:00Z"/>
              </w:rPr>
            </w:pPr>
            <w:ins w:id="658" w:author="carlos cruz" w:date="2015-05-30T09:54:00Z">
              <w:r>
                <w:t>Cliente</w:t>
              </w:r>
            </w:ins>
          </w:p>
        </w:tc>
      </w:tr>
      <w:tr w:rsidR="0074083C" w:rsidRPr="007A6F19" w14:paraId="431D9DAE" w14:textId="77777777" w:rsidTr="000576A3">
        <w:trPr>
          <w:ins w:id="659" w:author="carlos cruz" w:date="2015-05-30T09:54:00Z"/>
        </w:trPr>
        <w:tc>
          <w:tcPr>
            <w:tcW w:w="2405" w:type="dxa"/>
            <w:shd w:val="clear" w:color="auto" w:fill="DBE5F1"/>
          </w:tcPr>
          <w:p w14:paraId="5A72A976" w14:textId="77777777" w:rsidR="0074083C" w:rsidRPr="007A6F19" w:rsidRDefault="0074083C" w:rsidP="000576A3">
            <w:pPr>
              <w:ind w:firstLine="0"/>
              <w:contextualSpacing/>
              <w:jc w:val="left"/>
              <w:rPr>
                <w:ins w:id="660" w:author="carlos cruz" w:date="2015-05-30T09:54:00Z"/>
                <w:rFonts w:cs="Calibri"/>
                <w:b/>
                <w:bCs/>
              </w:rPr>
            </w:pPr>
            <w:ins w:id="661" w:author="carlos cruz" w:date="2015-05-30T09:54:00Z">
              <w:r w:rsidRPr="007A6F19">
                <w:rPr>
                  <w:rFonts w:cs="Calibri"/>
                  <w:b/>
                  <w:bCs/>
                </w:rPr>
                <w:t>Actores secundarios:</w:t>
              </w:r>
            </w:ins>
          </w:p>
        </w:tc>
        <w:tc>
          <w:tcPr>
            <w:tcW w:w="6946" w:type="dxa"/>
          </w:tcPr>
          <w:p w14:paraId="7BDC07A1" w14:textId="77777777" w:rsidR="0074083C" w:rsidRPr="007A6F19" w:rsidRDefault="0074083C" w:rsidP="000576A3">
            <w:pPr>
              <w:ind w:firstLine="0"/>
              <w:contextualSpacing/>
              <w:rPr>
                <w:ins w:id="662" w:author="carlos cruz" w:date="2015-05-30T09:54:00Z"/>
                <w:rFonts w:cs="Calibri"/>
              </w:rPr>
            </w:pPr>
            <w:ins w:id="663" w:author="carlos cruz" w:date="2015-05-30T09:54:00Z">
              <w:r>
                <w:rPr>
                  <w:rFonts w:cs="Calibri"/>
                </w:rPr>
                <w:t>Servidor, Aplicación Móvil</w:t>
              </w:r>
            </w:ins>
          </w:p>
        </w:tc>
      </w:tr>
      <w:tr w:rsidR="0074083C" w:rsidRPr="007A6F19" w14:paraId="3A084824" w14:textId="77777777" w:rsidTr="000576A3">
        <w:trPr>
          <w:ins w:id="664" w:author="carlos cruz" w:date="2015-05-30T09:54:00Z"/>
        </w:trPr>
        <w:tc>
          <w:tcPr>
            <w:tcW w:w="2405" w:type="dxa"/>
            <w:shd w:val="clear" w:color="auto" w:fill="DBE5F1"/>
          </w:tcPr>
          <w:p w14:paraId="6236EF28" w14:textId="77777777" w:rsidR="0074083C" w:rsidRPr="007A6F19" w:rsidRDefault="0074083C" w:rsidP="000576A3">
            <w:pPr>
              <w:ind w:firstLine="0"/>
              <w:contextualSpacing/>
              <w:jc w:val="left"/>
              <w:rPr>
                <w:ins w:id="665" w:author="carlos cruz" w:date="2015-05-30T09:54:00Z"/>
                <w:rFonts w:cs="Calibri"/>
                <w:b/>
                <w:bCs/>
              </w:rPr>
            </w:pPr>
            <w:ins w:id="666" w:author="carlos cruz" w:date="2015-05-30T09:54:00Z">
              <w:r w:rsidRPr="007A6F19">
                <w:rPr>
                  <w:rFonts w:cs="Calibri"/>
                  <w:b/>
                  <w:bCs/>
                </w:rPr>
                <w:t>Descripción:</w:t>
              </w:r>
            </w:ins>
          </w:p>
        </w:tc>
        <w:tc>
          <w:tcPr>
            <w:tcW w:w="6946" w:type="dxa"/>
          </w:tcPr>
          <w:p w14:paraId="7081AE4A" w14:textId="77777777" w:rsidR="0074083C" w:rsidRPr="007A6F19" w:rsidRDefault="0074083C" w:rsidP="000576A3">
            <w:pPr>
              <w:pStyle w:val="Sinespaciado"/>
              <w:spacing w:before="240" w:beforeAutospacing="0" w:after="240" w:afterAutospacing="0"/>
              <w:ind w:firstLine="0"/>
              <w:rPr>
                <w:ins w:id="667" w:author="carlos cruz" w:date="2015-05-30T09:54:00Z"/>
              </w:rPr>
            </w:pPr>
            <w:ins w:id="668" w:author="carlos cruz" w:date="2015-05-30T09:54:00Z">
              <w:r>
                <w:t>En caso de emergencias se tendrán los primeros auxilios en formato multimedia para que el afiliado este al corriente de que hacer en caso de emergencia.</w:t>
              </w:r>
            </w:ins>
          </w:p>
        </w:tc>
      </w:tr>
      <w:tr w:rsidR="0074083C" w:rsidRPr="007A6F19" w14:paraId="63B3E182" w14:textId="77777777" w:rsidTr="000576A3">
        <w:trPr>
          <w:ins w:id="669" w:author="carlos cruz" w:date="2015-05-30T09:54:00Z"/>
        </w:trPr>
        <w:tc>
          <w:tcPr>
            <w:tcW w:w="2405" w:type="dxa"/>
            <w:shd w:val="clear" w:color="auto" w:fill="DBE5F1"/>
          </w:tcPr>
          <w:p w14:paraId="6AC45F46" w14:textId="77777777" w:rsidR="0074083C" w:rsidRPr="007A6F19" w:rsidRDefault="0074083C" w:rsidP="000576A3">
            <w:pPr>
              <w:ind w:firstLine="0"/>
              <w:contextualSpacing/>
              <w:jc w:val="left"/>
              <w:rPr>
                <w:ins w:id="670" w:author="carlos cruz" w:date="2015-05-30T09:54:00Z"/>
                <w:rFonts w:cs="Calibri"/>
                <w:b/>
                <w:bCs/>
              </w:rPr>
            </w:pPr>
            <w:ins w:id="671" w:author="carlos cruz" w:date="2015-05-30T09:54:00Z">
              <w:r w:rsidRPr="007A6F19">
                <w:rPr>
                  <w:rFonts w:cs="Calibri"/>
                  <w:b/>
                  <w:bCs/>
                </w:rPr>
                <w:t>Precondiciones:</w:t>
              </w:r>
            </w:ins>
          </w:p>
        </w:tc>
        <w:tc>
          <w:tcPr>
            <w:tcW w:w="6946" w:type="dxa"/>
          </w:tcPr>
          <w:p w14:paraId="0A87E43D" w14:textId="77777777" w:rsidR="0074083C" w:rsidRPr="00F56394" w:rsidRDefault="0074083C" w:rsidP="0074083C">
            <w:pPr>
              <w:pStyle w:val="Prrafodelista"/>
              <w:numPr>
                <w:ilvl w:val="0"/>
                <w:numId w:val="23"/>
              </w:numPr>
              <w:spacing w:before="240" w:beforeAutospacing="0" w:after="0" w:line="276" w:lineRule="auto"/>
              <w:ind w:left="459"/>
              <w:contextualSpacing/>
              <w:rPr>
                <w:ins w:id="672" w:author="carlos cruz" w:date="2015-05-30T09:54:00Z"/>
              </w:rPr>
            </w:pPr>
            <w:ins w:id="673" w:author="carlos cruz" w:date="2015-05-30T09:54:00Z">
              <w:r w:rsidRPr="00F56394">
                <w:t xml:space="preserve">El Cliente debe </w:t>
              </w:r>
              <w:r>
                <w:t>descargar los videos básicos de primeros auxilios</w:t>
              </w:r>
              <w:r w:rsidRPr="00F56394">
                <w:t>.</w:t>
              </w:r>
            </w:ins>
          </w:p>
          <w:p w14:paraId="1A4BA98A" w14:textId="77777777" w:rsidR="0074083C" w:rsidRPr="00F56394" w:rsidRDefault="0074083C" w:rsidP="0074083C">
            <w:pPr>
              <w:pStyle w:val="Prrafodelista"/>
              <w:numPr>
                <w:ilvl w:val="0"/>
                <w:numId w:val="23"/>
              </w:numPr>
              <w:spacing w:line="276" w:lineRule="auto"/>
              <w:ind w:left="459"/>
              <w:contextualSpacing/>
              <w:rPr>
                <w:ins w:id="674" w:author="carlos cruz" w:date="2015-05-30T09:54:00Z"/>
              </w:rPr>
            </w:pPr>
            <w:ins w:id="675" w:author="carlos cruz" w:date="2015-05-30T09:54:00Z">
              <w:r w:rsidRPr="00F56394">
                <w:t>El cliente debe contar con acceso a internet en su Smartphone.</w:t>
              </w:r>
            </w:ins>
          </w:p>
        </w:tc>
      </w:tr>
      <w:tr w:rsidR="0074083C" w:rsidRPr="007A6F19" w14:paraId="5E727570" w14:textId="77777777" w:rsidTr="000576A3">
        <w:trPr>
          <w:ins w:id="676" w:author="carlos cruz" w:date="2015-05-30T09:54:00Z"/>
        </w:trPr>
        <w:tc>
          <w:tcPr>
            <w:tcW w:w="2405" w:type="dxa"/>
            <w:shd w:val="clear" w:color="auto" w:fill="DBE5F1"/>
          </w:tcPr>
          <w:p w14:paraId="06DF11EB" w14:textId="77777777" w:rsidR="0074083C" w:rsidRPr="007A6F19" w:rsidRDefault="0074083C" w:rsidP="000576A3">
            <w:pPr>
              <w:ind w:firstLine="0"/>
              <w:contextualSpacing/>
              <w:jc w:val="left"/>
              <w:rPr>
                <w:ins w:id="677" w:author="carlos cruz" w:date="2015-05-30T09:54:00Z"/>
                <w:rFonts w:cs="Calibri"/>
                <w:b/>
                <w:bCs/>
              </w:rPr>
            </w:pPr>
            <w:ins w:id="678" w:author="carlos cruz" w:date="2015-05-30T09:54:00Z">
              <w:r w:rsidRPr="007A6F19">
                <w:rPr>
                  <w:rFonts w:cs="Calibri"/>
                  <w:b/>
                  <w:bCs/>
                </w:rPr>
                <w:t>Pos condiciones:</w:t>
              </w:r>
            </w:ins>
          </w:p>
        </w:tc>
        <w:tc>
          <w:tcPr>
            <w:tcW w:w="6946" w:type="dxa"/>
          </w:tcPr>
          <w:p w14:paraId="36BF281B" w14:textId="77777777" w:rsidR="0074083C" w:rsidRPr="00E17CAE" w:rsidRDefault="0074083C" w:rsidP="000576A3">
            <w:pPr>
              <w:spacing w:before="240" w:beforeAutospacing="0" w:after="240"/>
              <w:ind w:firstLine="0"/>
              <w:rPr>
                <w:ins w:id="679" w:author="carlos cruz" w:date="2015-05-30T09:54:00Z"/>
              </w:rPr>
            </w:pPr>
            <w:ins w:id="680" w:author="carlos cruz" w:date="2015-05-30T09:54:00Z">
              <w:r>
                <w:t>Ninguno.</w:t>
              </w:r>
            </w:ins>
          </w:p>
        </w:tc>
      </w:tr>
      <w:tr w:rsidR="0074083C" w:rsidRPr="007A6F19" w14:paraId="254BEA11" w14:textId="77777777" w:rsidTr="000576A3">
        <w:trPr>
          <w:ins w:id="681" w:author="carlos cruz" w:date="2015-05-30T09:54:00Z"/>
        </w:trPr>
        <w:tc>
          <w:tcPr>
            <w:tcW w:w="2405" w:type="dxa"/>
            <w:shd w:val="clear" w:color="auto" w:fill="DBE5F1"/>
          </w:tcPr>
          <w:p w14:paraId="68103D86" w14:textId="77777777" w:rsidR="0074083C" w:rsidRPr="007A6F19" w:rsidRDefault="0074083C" w:rsidP="000576A3">
            <w:pPr>
              <w:ind w:firstLine="0"/>
              <w:contextualSpacing/>
              <w:jc w:val="left"/>
              <w:rPr>
                <w:ins w:id="682" w:author="carlos cruz" w:date="2015-05-30T09:54:00Z"/>
                <w:rFonts w:cs="Calibri"/>
                <w:b/>
                <w:bCs/>
              </w:rPr>
            </w:pPr>
            <w:ins w:id="683" w:author="carlos cruz" w:date="2015-05-30T09:54:00Z">
              <w:r w:rsidRPr="007A6F19">
                <w:rPr>
                  <w:rFonts w:cs="Calibri"/>
                  <w:b/>
                  <w:bCs/>
                </w:rPr>
                <w:t>Flujo Principal:</w:t>
              </w:r>
            </w:ins>
          </w:p>
        </w:tc>
        <w:tc>
          <w:tcPr>
            <w:tcW w:w="6946" w:type="dxa"/>
          </w:tcPr>
          <w:p w14:paraId="521536D7" w14:textId="77777777" w:rsidR="0074083C" w:rsidRDefault="0074083C" w:rsidP="0074083C">
            <w:pPr>
              <w:pStyle w:val="Sinespaciado"/>
              <w:numPr>
                <w:ilvl w:val="0"/>
                <w:numId w:val="34"/>
              </w:numPr>
              <w:spacing w:before="240" w:beforeAutospacing="0"/>
              <w:rPr>
                <w:ins w:id="684" w:author="carlos cruz" w:date="2015-05-30T09:54:00Z"/>
              </w:rPr>
            </w:pPr>
            <w:ins w:id="685" w:author="carlos cruz" w:date="2015-05-30T09:54:00Z">
              <w:r>
                <w:t>El caso de uso inicia cuando el Cliente selecciona la opción Visualizar Primeros auxilios.</w:t>
              </w:r>
            </w:ins>
          </w:p>
          <w:p w14:paraId="12E5A4EF" w14:textId="77777777" w:rsidR="0074083C" w:rsidRDefault="0074083C" w:rsidP="0074083C">
            <w:pPr>
              <w:pStyle w:val="Sinespaciado"/>
              <w:numPr>
                <w:ilvl w:val="0"/>
                <w:numId w:val="34"/>
              </w:numPr>
              <w:ind w:left="317"/>
              <w:rPr>
                <w:ins w:id="686" w:author="carlos cruz" w:date="2015-05-30T09:54:00Z"/>
              </w:rPr>
            </w:pPr>
            <w:ins w:id="687" w:author="carlos cruz" w:date="2015-05-30T09:54:00Z">
              <w:r>
                <w:t>La aplicación móvil del cliente desplegara una lista con los videos disponibles y/o descargados listos para ser visualizados.</w:t>
              </w:r>
            </w:ins>
          </w:p>
          <w:p w14:paraId="0EF51B9A" w14:textId="77777777" w:rsidR="0074083C" w:rsidRDefault="0074083C" w:rsidP="0074083C">
            <w:pPr>
              <w:pStyle w:val="Sinespaciado"/>
              <w:numPr>
                <w:ilvl w:val="0"/>
                <w:numId w:val="34"/>
              </w:numPr>
              <w:ind w:left="317"/>
              <w:rPr>
                <w:ins w:id="688" w:author="carlos cruz" w:date="2015-05-30T09:54:00Z"/>
              </w:rPr>
            </w:pPr>
            <w:ins w:id="689" w:author="carlos cruz" w:date="2015-05-30T09:54:00Z">
              <w:r>
                <w:t>Si no se descargaron los videos se mostrara en el listado con un icono que indica la disponibilidad descarga del video.</w:t>
              </w:r>
            </w:ins>
          </w:p>
          <w:p w14:paraId="6C308DF4" w14:textId="77777777" w:rsidR="0074083C" w:rsidRDefault="0074083C" w:rsidP="0074083C">
            <w:pPr>
              <w:pStyle w:val="Sinespaciado"/>
              <w:numPr>
                <w:ilvl w:val="0"/>
                <w:numId w:val="34"/>
              </w:numPr>
              <w:ind w:left="317"/>
              <w:rPr>
                <w:ins w:id="690" w:author="carlos cruz" w:date="2015-05-30T09:54:00Z"/>
              </w:rPr>
            </w:pPr>
            <w:ins w:id="691" w:author="carlos cruz" w:date="2015-05-30T09:54:00Z">
              <w:r>
                <w:t>El caso de uso finaliza cuando el cliente haya realizado algunas de las siguientes operaciones.</w:t>
              </w:r>
            </w:ins>
          </w:p>
          <w:p w14:paraId="1DC2AD86" w14:textId="77777777" w:rsidR="0074083C" w:rsidRDefault="0074083C" w:rsidP="0074083C">
            <w:pPr>
              <w:pStyle w:val="Sinespaciado"/>
              <w:numPr>
                <w:ilvl w:val="1"/>
                <w:numId w:val="34"/>
              </w:numPr>
              <w:rPr>
                <w:ins w:id="692" w:author="carlos cruz" w:date="2015-05-30T09:54:00Z"/>
              </w:rPr>
            </w:pPr>
            <w:ins w:id="693" w:author="carlos cruz" w:date="2015-05-30T09:54:00Z">
              <w:r>
                <w:t>El cliente visualizo la lista de videos.</w:t>
              </w:r>
            </w:ins>
          </w:p>
          <w:p w14:paraId="5087A61A" w14:textId="77777777" w:rsidR="0074083C" w:rsidRDefault="0074083C" w:rsidP="0074083C">
            <w:pPr>
              <w:pStyle w:val="Sinespaciado"/>
              <w:numPr>
                <w:ilvl w:val="1"/>
                <w:numId w:val="34"/>
              </w:numPr>
              <w:rPr>
                <w:ins w:id="694" w:author="carlos cruz" w:date="2015-05-30T09:54:00Z"/>
              </w:rPr>
            </w:pPr>
            <w:ins w:id="695" w:author="carlos cruz" w:date="2015-05-30T09:54:00Z">
              <w:r>
                <w:t>El cliente visualizo uno o más de los videos.</w:t>
              </w:r>
            </w:ins>
          </w:p>
          <w:p w14:paraId="7EFC04AA" w14:textId="77777777" w:rsidR="0074083C" w:rsidRPr="00E62D19" w:rsidRDefault="0074083C" w:rsidP="0074083C">
            <w:pPr>
              <w:pStyle w:val="Sinespaciado"/>
              <w:numPr>
                <w:ilvl w:val="1"/>
                <w:numId w:val="34"/>
              </w:numPr>
              <w:rPr>
                <w:ins w:id="696" w:author="carlos cruz" w:date="2015-05-30T09:54:00Z"/>
              </w:rPr>
            </w:pPr>
            <w:ins w:id="697" w:author="carlos cruz" w:date="2015-05-30T09:54:00Z">
              <w:r>
                <w:t>El cliente descargo los videos disponibles.</w:t>
              </w:r>
            </w:ins>
          </w:p>
        </w:tc>
      </w:tr>
      <w:tr w:rsidR="0074083C" w:rsidRPr="007A6F19" w14:paraId="4F1930E7" w14:textId="77777777" w:rsidTr="000576A3">
        <w:trPr>
          <w:ins w:id="698" w:author="carlos cruz" w:date="2015-05-30T09:54:00Z"/>
        </w:trPr>
        <w:tc>
          <w:tcPr>
            <w:tcW w:w="2405" w:type="dxa"/>
            <w:shd w:val="clear" w:color="auto" w:fill="DBE5F1"/>
          </w:tcPr>
          <w:p w14:paraId="6C5F4ED6" w14:textId="77777777" w:rsidR="0074083C" w:rsidRPr="007A6F19" w:rsidRDefault="0074083C" w:rsidP="000576A3">
            <w:pPr>
              <w:ind w:right="-250" w:firstLine="0"/>
              <w:contextualSpacing/>
              <w:jc w:val="left"/>
              <w:rPr>
                <w:ins w:id="699" w:author="carlos cruz" w:date="2015-05-30T09:54:00Z"/>
                <w:rFonts w:cs="Calibri"/>
                <w:b/>
                <w:bCs/>
              </w:rPr>
            </w:pPr>
            <w:ins w:id="700" w:author="carlos cruz" w:date="2015-05-30T09:54:00Z">
              <w:r w:rsidRPr="007A6F19">
                <w:rPr>
                  <w:rFonts w:cs="Calibri"/>
                  <w:b/>
                  <w:bCs/>
                </w:rPr>
                <w:t>Flujo(s) alternativo(s):</w:t>
              </w:r>
            </w:ins>
          </w:p>
        </w:tc>
        <w:tc>
          <w:tcPr>
            <w:tcW w:w="6946" w:type="dxa"/>
          </w:tcPr>
          <w:p w14:paraId="1F605E95" w14:textId="77777777" w:rsidR="0074083C" w:rsidRPr="006C6C18" w:rsidRDefault="0074083C" w:rsidP="0074083C">
            <w:pPr>
              <w:pStyle w:val="Prrafodelista"/>
              <w:numPr>
                <w:ilvl w:val="0"/>
                <w:numId w:val="35"/>
              </w:numPr>
              <w:spacing w:before="240" w:beforeAutospacing="0" w:line="276" w:lineRule="auto"/>
              <w:contextualSpacing/>
              <w:rPr>
                <w:ins w:id="701" w:author="carlos cruz" w:date="2015-05-30T09:54:00Z"/>
              </w:rPr>
            </w:pPr>
            <w:ins w:id="702" w:author="carlos cruz" w:date="2015-05-30T09:54:00Z">
              <w:r w:rsidRPr="00F56394">
                <w:t xml:space="preserve">En el punto </w:t>
              </w:r>
              <w:r>
                <w:t>4.3</w:t>
              </w:r>
              <w:r w:rsidRPr="00F56394">
                <w:t>. del flujo principal, si el cliente no estuviese conectado a internet</w:t>
              </w:r>
              <w:r>
                <w:t xml:space="preserve"> no podrá descargar ningún video</w:t>
              </w:r>
              <w:r w:rsidRPr="00F56394">
                <w:t>.</w:t>
              </w:r>
            </w:ins>
          </w:p>
        </w:tc>
      </w:tr>
    </w:tbl>
    <w:p w14:paraId="1C5C22A4" w14:textId="4C3BE3CC" w:rsidR="0074083C" w:rsidRDefault="00EA5448">
      <w:pPr>
        <w:jc w:val="center"/>
      </w:pPr>
      <w:ins w:id="703" w:author="carlos cruz" w:date="2015-05-30T14:40:00Z">
        <w:r w:rsidRPr="00EA5448">
          <w:rPr>
            <w:noProof/>
            <w:lang w:val="es-ES" w:eastAsia="es-ES"/>
          </w:rPr>
          <w:lastRenderedPageBreak/>
          <w:drawing>
            <wp:inline distT="0" distB="0" distL="0" distR="0" wp14:anchorId="2D79AC73" wp14:editId="21EAEABC">
              <wp:extent cx="2686050" cy="5457825"/>
              <wp:effectExtent l="0" t="0" r="0" b="9525"/>
              <wp:docPr id="53" name="Imagen 53" descr="C:\Users\karlos\AppData\Local\Temp\flaED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os\AppData\Local\Temp\flaED18.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E529969" w14:textId="77777777" w:rsidR="006F3FF2" w:rsidRPr="006B2347" w:rsidRDefault="006F3FF2">
      <w:pPr>
        <w:pStyle w:val="Titulo3"/>
        <w:numPr>
          <w:ilvl w:val="0"/>
          <w:numId w:val="32"/>
        </w:numPr>
        <w:pPrChange w:id="704" w:author="carlos cruz" w:date="2015-05-30T09:56:00Z">
          <w:pPr>
            <w:pStyle w:val="Titulo3"/>
            <w:ind w:left="397"/>
          </w:pPr>
        </w:pPrChange>
      </w:pPr>
      <w:bookmarkStart w:id="705" w:name="_Toc417646135"/>
      <w:del w:id="706" w:author="carlos cruz" w:date="2015-05-30T09:56:00Z">
        <w:r w:rsidDel="0074083C">
          <w:delText xml:space="preserve">C.U.7 </w:delText>
        </w:r>
      </w:del>
      <w:r w:rsidRPr="006B2347">
        <w:t>Asignar Ambulancia</w:t>
      </w:r>
      <w:bookmarkEnd w:id="705"/>
      <w:r w:rsidRPr="006B2347">
        <w:t xml:space="preserve"> </w:t>
      </w:r>
    </w:p>
    <w:p w14:paraId="21D446C9" w14:textId="77777777" w:rsidR="006F3FF2" w:rsidRPr="00060E1A" w:rsidRDefault="006F3FF2" w:rsidP="006F3FF2">
      <w:pPr>
        <w:jc w:val="center"/>
      </w:pPr>
      <w:r w:rsidRPr="00B35D39">
        <w:rPr>
          <w:noProof/>
          <w:lang w:val="es-ES" w:eastAsia="es-ES"/>
        </w:rPr>
        <w:drawing>
          <wp:inline distT="0" distB="0" distL="0" distR="0" wp14:anchorId="2E0F202B" wp14:editId="1551D62F">
            <wp:extent cx="3209925" cy="1466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4668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735CE2B" w14:textId="77777777" w:rsidTr="003928A6">
        <w:tc>
          <w:tcPr>
            <w:tcW w:w="9351" w:type="dxa"/>
            <w:gridSpan w:val="2"/>
            <w:shd w:val="clear" w:color="auto" w:fill="4F81BD"/>
          </w:tcPr>
          <w:p w14:paraId="67AC473D" w14:textId="77777777" w:rsidR="006F3FF2" w:rsidRPr="007A6F19" w:rsidRDefault="006F3FF2" w:rsidP="003928A6">
            <w:pPr>
              <w:contextualSpacing/>
              <w:jc w:val="center"/>
              <w:rPr>
                <w:rFonts w:cs="Calibri"/>
                <w:b/>
                <w:bCs/>
              </w:rPr>
            </w:pPr>
            <w:r w:rsidRPr="007A6F19">
              <w:rPr>
                <w:rFonts w:cs="Calibri"/>
                <w:b/>
                <w:bCs/>
              </w:rPr>
              <w:lastRenderedPageBreak/>
              <w:t>CASO DE USO:</w:t>
            </w:r>
            <w:r>
              <w:rPr>
                <w:rFonts w:cs="Calibri"/>
                <w:b/>
                <w:bCs/>
              </w:rPr>
              <w:t xml:space="preserve"> Asignar Ambulancia</w:t>
            </w:r>
          </w:p>
        </w:tc>
      </w:tr>
      <w:tr w:rsidR="006F3FF2" w:rsidRPr="007A6F19" w14:paraId="1DD3C698" w14:textId="77777777" w:rsidTr="003928A6">
        <w:tc>
          <w:tcPr>
            <w:tcW w:w="2405" w:type="dxa"/>
            <w:shd w:val="clear" w:color="auto" w:fill="DBE5F1"/>
          </w:tcPr>
          <w:p w14:paraId="46332DC0"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346EE855" w14:textId="77777777" w:rsidR="006F3FF2" w:rsidRPr="007A6F19" w:rsidRDefault="006F3FF2" w:rsidP="003928A6">
            <w:pPr>
              <w:ind w:firstLine="0"/>
              <w:contextualSpacing/>
            </w:pPr>
            <w:r>
              <w:t>Aplicación Móvil Cliente</w:t>
            </w:r>
          </w:p>
        </w:tc>
      </w:tr>
      <w:tr w:rsidR="006F3FF2" w:rsidRPr="007A6F19" w14:paraId="7CFB73E6" w14:textId="77777777" w:rsidTr="003928A6">
        <w:tc>
          <w:tcPr>
            <w:tcW w:w="2405" w:type="dxa"/>
            <w:shd w:val="clear" w:color="auto" w:fill="DBE5F1"/>
          </w:tcPr>
          <w:p w14:paraId="60767428"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3B53128D" w14:textId="23752D16" w:rsidR="006F3FF2" w:rsidRPr="007A6F19" w:rsidRDefault="009D212D" w:rsidP="003928A6">
            <w:pPr>
              <w:ind w:firstLine="0"/>
              <w:contextualSpacing/>
              <w:rPr>
                <w:rFonts w:cs="Calibri"/>
              </w:rPr>
            </w:pPr>
            <w:r>
              <w:t>Servicio web</w:t>
            </w:r>
          </w:p>
        </w:tc>
      </w:tr>
      <w:tr w:rsidR="006F3FF2" w:rsidRPr="007A6F19" w14:paraId="3FFA765A" w14:textId="77777777" w:rsidTr="003928A6">
        <w:tc>
          <w:tcPr>
            <w:tcW w:w="2405" w:type="dxa"/>
            <w:shd w:val="clear" w:color="auto" w:fill="DBE5F1"/>
          </w:tcPr>
          <w:p w14:paraId="559A4619"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1A801D8D" w14:textId="29D819CC" w:rsidR="006F3FF2" w:rsidRPr="007A6F19" w:rsidRDefault="006F3FF2" w:rsidP="003928A6">
            <w:pPr>
              <w:pStyle w:val="Sinespaciado"/>
              <w:spacing w:before="240" w:beforeAutospacing="0" w:after="240" w:afterAutospacing="0"/>
              <w:ind w:firstLine="0"/>
            </w:pPr>
            <w:r>
              <w:t xml:space="preserve">Permite al </w:t>
            </w:r>
            <w:r w:rsidR="009D212D">
              <w:t xml:space="preserve">servicio web </w:t>
            </w:r>
            <w:r>
              <w:t>asignar ambulancia a solicitud de clientes, asignando la ambulancia más próxima a su ubicación.</w:t>
            </w:r>
          </w:p>
        </w:tc>
      </w:tr>
      <w:tr w:rsidR="006F3FF2" w:rsidRPr="007A6F19" w14:paraId="0AE0FACF" w14:textId="77777777" w:rsidTr="003928A6">
        <w:tc>
          <w:tcPr>
            <w:tcW w:w="2405" w:type="dxa"/>
            <w:shd w:val="clear" w:color="auto" w:fill="DBE5F1"/>
          </w:tcPr>
          <w:p w14:paraId="069B2328"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08A05B73" w14:textId="77777777" w:rsidR="006F3FF2" w:rsidRPr="00684655" w:rsidRDefault="006F3FF2" w:rsidP="003928A6">
            <w:pPr>
              <w:spacing w:after="240"/>
              <w:ind w:firstLine="0"/>
            </w:pPr>
            <w:r>
              <w:t>Ninguno.</w:t>
            </w:r>
          </w:p>
        </w:tc>
      </w:tr>
      <w:tr w:rsidR="006F3FF2" w:rsidRPr="007A6F19" w14:paraId="580C35A9" w14:textId="77777777" w:rsidTr="003928A6">
        <w:tc>
          <w:tcPr>
            <w:tcW w:w="2405" w:type="dxa"/>
            <w:shd w:val="clear" w:color="auto" w:fill="DBE5F1"/>
          </w:tcPr>
          <w:p w14:paraId="74029B3B" w14:textId="77777777" w:rsidR="006F3FF2" w:rsidRPr="007A6F19" w:rsidRDefault="006F3FF2" w:rsidP="003928A6">
            <w:pPr>
              <w:ind w:firstLine="0"/>
              <w:contextualSpacing/>
              <w:jc w:val="left"/>
              <w:rPr>
                <w:rFonts w:cs="Calibri"/>
                <w:b/>
                <w:bCs/>
              </w:rPr>
            </w:pPr>
            <w:r w:rsidRPr="007A6F19">
              <w:rPr>
                <w:rFonts w:cs="Calibri"/>
                <w:b/>
                <w:bCs/>
              </w:rPr>
              <w:t>Pos condiciones:</w:t>
            </w:r>
          </w:p>
        </w:tc>
        <w:tc>
          <w:tcPr>
            <w:tcW w:w="6946" w:type="dxa"/>
          </w:tcPr>
          <w:p w14:paraId="230A23F1" w14:textId="77777777" w:rsidR="006F3FF2" w:rsidRPr="00684655" w:rsidRDefault="006F3FF2" w:rsidP="006F3FF2">
            <w:pPr>
              <w:pStyle w:val="Prrafodelista"/>
              <w:numPr>
                <w:ilvl w:val="0"/>
                <w:numId w:val="23"/>
              </w:numPr>
              <w:spacing w:before="240" w:beforeAutospacing="0" w:line="276" w:lineRule="auto"/>
              <w:ind w:left="459"/>
              <w:contextualSpacing/>
            </w:pPr>
            <w:r>
              <w:t>Toda solicitud atendida debe notificar al chofer de la Ambulancia, operador y al cliente.</w:t>
            </w:r>
          </w:p>
          <w:p w14:paraId="5711919E" w14:textId="77777777" w:rsidR="006F3FF2" w:rsidRPr="00F56394" w:rsidRDefault="006F3FF2" w:rsidP="006F3FF2">
            <w:pPr>
              <w:pStyle w:val="Prrafodelista"/>
              <w:numPr>
                <w:ilvl w:val="0"/>
                <w:numId w:val="23"/>
              </w:numPr>
              <w:spacing w:before="240" w:beforeAutospacing="0" w:line="276" w:lineRule="auto"/>
              <w:ind w:left="459"/>
              <w:contextualSpacing/>
            </w:pPr>
            <w:r>
              <w:t xml:space="preserve">Las solicitudes atendidas deben estar almacenados en la base de datos. </w:t>
            </w:r>
          </w:p>
        </w:tc>
      </w:tr>
      <w:tr w:rsidR="006F3FF2" w:rsidRPr="007A6F19" w14:paraId="62B9C010" w14:textId="77777777" w:rsidTr="003928A6">
        <w:tc>
          <w:tcPr>
            <w:tcW w:w="2405" w:type="dxa"/>
            <w:shd w:val="clear" w:color="auto" w:fill="DBE5F1"/>
          </w:tcPr>
          <w:p w14:paraId="6773775F"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53B775B1" w14:textId="68B70918" w:rsidR="006F3FF2" w:rsidRDefault="006F3FF2" w:rsidP="006F3FF2">
            <w:pPr>
              <w:pStyle w:val="Sinespaciado"/>
              <w:numPr>
                <w:ilvl w:val="0"/>
                <w:numId w:val="25"/>
              </w:numPr>
            </w:pPr>
            <w:r>
              <w:t xml:space="preserve">El caso de uso inicia cuando el </w:t>
            </w:r>
            <w:r w:rsidR="009D212D">
              <w:t xml:space="preserve">servicio web </w:t>
            </w:r>
            <w:r>
              <w:t>recibe una solicitud de ambulancia.</w:t>
            </w:r>
          </w:p>
          <w:p w14:paraId="402ADCA5" w14:textId="167F552D" w:rsidR="006F3FF2" w:rsidRDefault="006F3FF2" w:rsidP="006F3FF2">
            <w:pPr>
              <w:pStyle w:val="Sinespaciado"/>
              <w:numPr>
                <w:ilvl w:val="0"/>
                <w:numId w:val="25"/>
              </w:numPr>
            </w:pPr>
            <w:r>
              <w:t xml:space="preserve">El </w:t>
            </w:r>
            <w:r w:rsidR="009D212D">
              <w:t xml:space="preserve">servicio web </w:t>
            </w:r>
            <w:r>
              <w:t>verifica la información recibida por parte del cliente.</w:t>
            </w:r>
          </w:p>
          <w:p w14:paraId="475F7B82" w14:textId="77777777" w:rsidR="006F3FF2" w:rsidRDefault="006F3FF2" w:rsidP="006F3FF2">
            <w:pPr>
              <w:pStyle w:val="Sinespaciado"/>
              <w:numPr>
                <w:ilvl w:val="0"/>
                <w:numId w:val="25"/>
              </w:numPr>
            </w:pPr>
            <w:r>
              <w:t>Si los datos enviados corresponden con: código de afiliado y coordenadas.</w:t>
            </w:r>
          </w:p>
          <w:p w14:paraId="351214B3" w14:textId="1A1EC0CE" w:rsidR="006F3FF2" w:rsidRDefault="006F3FF2" w:rsidP="006F3FF2">
            <w:pPr>
              <w:pStyle w:val="Sinespaciado"/>
              <w:numPr>
                <w:ilvl w:val="1"/>
                <w:numId w:val="25"/>
              </w:numPr>
              <w:ind w:left="743" w:hanging="284"/>
            </w:pPr>
            <w:r>
              <w:t xml:space="preserve">El </w:t>
            </w:r>
            <w:r w:rsidR="009D212D">
              <w:t xml:space="preserve">servicio web </w:t>
            </w:r>
            <w:r>
              <w:t>valida el cliente afiliado e inicia la búsqueda del cuadrante perteneciente a dichas coordenadas.</w:t>
            </w:r>
          </w:p>
          <w:p w14:paraId="11B0F524" w14:textId="55B7AAFB" w:rsidR="006F3FF2" w:rsidRDefault="006F3FF2" w:rsidP="006F3FF2">
            <w:pPr>
              <w:pStyle w:val="Sinespaciado"/>
              <w:numPr>
                <w:ilvl w:val="0"/>
                <w:numId w:val="25"/>
              </w:numPr>
            </w:pPr>
            <w:r>
              <w:t xml:space="preserve">Con el cuadrante ubicado, el </w:t>
            </w:r>
            <w:r w:rsidR="009D212D">
              <w:t xml:space="preserve">servicio web </w:t>
            </w:r>
            <w:r>
              <w:t>verifica si la ambulancia perteneciente a ese cuadrante está disponible.</w:t>
            </w:r>
          </w:p>
          <w:p w14:paraId="4CB91EF3" w14:textId="77777777" w:rsidR="006F3FF2" w:rsidRDefault="006F3FF2" w:rsidP="006F3FF2">
            <w:pPr>
              <w:pStyle w:val="Sinespaciado"/>
              <w:numPr>
                <w:ilvl w:val="0"/>
                <w:numId w:val="25"/>
              </w:numPr>
            </w:pPr>
            <w:r>
              <w:t>Si la ambulancia no está disponible.</w:t>
            </w:r>
          </w:p>
          <w:p w14:paraId="74E524F2" w14:textId="1B34D7D8" w:rsidR="006F3FF2" w:rsidRDefault="006F3FF2" w:rsidP="006F3FF2">
            <w:pPr>
              <w:pStyle w:val="Sinespaciado"/>
              <w:numPr>
                <w:ilvl w:val="1"/>
                <w:numId w:val="25"/>
              </w:numPr>
              <w:ind w:hanging="578"/>
            </w:pPr>
            <w:r>
              <w:t xml:space="preserve">El </w:t>
            </w:r>
            <w:r w:rsidR="009D212D">
              <w:t xml:space="preserve">servicio web </w:t>
            </w:r>
            <w:r>
              <w:t>procede a buscar ambulancia disponible cerca de la solicitud en el siguiente cuadrante.</w:t>
            </w:r>
          </w:p>
          <w:p w14:paraId="15C73B7F" w14:textId="50060C82" w:rsidR="006F3FF2" w:rsidRDefault="006F3FF2" w:rsidP="006F3FF2">
            <w:pPr>
              <w:pStyle w:val="Sinespaciado"/>
              <w:numPr>
                <w:ilvl w:val="0"/>
                <w:numId w:val="25"/>
              </w:numPr>
            </w:pPr>
            <w:r>
              <w:t xml:space="preserve">Después de hacer las correspondientes verificaciones y validaciones, el </w:t>
            </w:r>
            <w:r w:rsidR="009D212D">
              <w:t xml:space="preserve">servicio web </w:t>
            </w:r>
            <w:r>
              <w:t>asigna una ambulancia y notifica al chofer de dicha ambulancia.</w:t>
            </w:r>
          </w:p>
          <w:p w14:paraId="17423A0D" w14:textId="77777777" w:rsidR="006F3FF2" w:rsidRPr="00E62D19" w:rsidRDefault="006F3FF2" w:rsidP="006F3FF2">
            <w:pPr>
              <w:pStyle w:val="Sinespaciado"/>
              <w:numPr>
                <w:ilvl w:val="0"/>
                <w:numId w:val="25"/>
              </w:numPr>
            </w:pPr>
            <w:r>
              <w:t>El caso de uso finaliza cuando se notifica al cliente sobre su solicitud de ambulancia.</w:t>
            </w:r>
          </w:p>
        </w:tc>
      </w:tr>
      <w:tr w:rsidR="006F3FF2" w:rsidRPr="007A6F19" w14:paraId="12E88B15" w14:textId="77777777" w:rsidTr="003928A6">
        <w:tc>
          <w:tcPr>
            <w:tcW w:w="2405" w:type="dxa"/>
            <w:shd w:val="clear" w:color="auto" w:fill="DBE5F1"/>
          </w:tcPr>
          <w:p w14:paraId="0B0A20A0" w14:textId="77777777" w:rsidR="006F3FF2" w:rsidRPr="007A6F19" w:rsidRDefault="006F3FF2" w:rsidP="003928A6">
            <w:pPr>
              <w:ind w:right="-250" w:firstLine="0"/>
              <w:contextualSpacing/>
              <w:jc w:val="left"/>
              <w:rPr>
                <w:rFonts w:cs="Calibri"/>
                <w:b/>
                <w:bCs/>
              </w:rPr>
            </w:pPr>
            <w:r w:rsidRPr="007A6F19">
              <w:rPr>
                <w:rFonts w:cs="Calibri"/>
                <w:b/>
                <w:bCs/>
              </w:rPr>
              <w:t>Flujo(s) alternativo(s):</w:t>
            </w:r>
          </w:p>
        </w:tc>
        <w:tc>
          <w:tcPr>
            <w:tcW w:w="6946" w:type="dxa"/>
          </w:tcPr>
          <w:p w14:paraId="1E924270" w14:textId="4BD92731" w:rsidR="006F3FF2" w:rsidRPr="004F59B0" w:rsidRDefault="006F3FF2" w:rsidP="006F3FF2">
            <w:pPr>
              <w:pStyle w:val="Prrafodelista"/>
              <w:numPr>
                <w:ilvl w:val="0"/>
                <w:numId w:val="26"/>
              </w:numPr>
              <w:spacing w:after="0" w:line="276" w:lineRule="auto"/>
              <w:contextualSpacing/>
            </w:pPr>
            <w:r>
              <w:t xml:space="preserve">En el punto 3. Del flujo principal, si los datos no corresponden el </w:t>
            </w:r>
            <w:r w:rsidR="009D212D">
              <w:t xml:space="preserve">servicio web </w:t>
            </w:r>
            <w:r>
              <w:t>notifica al cliente que sus datos no corresponden a un cliente afiliado y el caso de uso finaliza.</w:t>
            </w:r>
          </w:p>
          <w:p w14:paraId="6C0B91E2" w14:textId="577ADBBC" w:rsidR="006F3FF2" w:rsidRPr="00165A3E" w:rsidRDefault="006F3FF2" w:rsidP="006F3FF2">
            <w:pPr>
              <w:pStyle w:val="Prrafodelista"/>
              <w:numPr>
                <w:ilvl w:val="0"/>
                <w:numId w:val="26"/>
              </w:numPr>
              <w:spacing w:after="0" w:line="276" w:lineRule="auto"/>
              <w:contextualSpacing/>
            </w:pPr>
            <w:r>
              <w:lastRenderedPageBreak/>
              <w:t xml:space="preserve">En el punto 5.1. del flujo principal, si el </w:t>
            </w:r>
            <w:r w:rsidR="009D212D">
              <w:t xml:space="preserve">servicio web </w:t>
            </w:r>
            <w:r>
              <w:t>no hubiera encontrado ambulancia disponible calcula el tiempo que demorara en desocuparse una ambulancia, luego notifica al cliente sobre la disponibilidad de ambulancias indicando el tiempo que le tomara llegar a la ambulancia y el cliente decide aceptar o rechazar la espera, y el caso de uso finaliza.</w:t>
            </w:r>
          </w:p>
        </w:tc>
      </w:tr>
    </w:tbl>
    <w:p w14:paraId="7E2C6164" w14:textId="50BEFE21" w:rsidR="006F3FF2" w:rsidDel="0065343B" w:rsidRDefault="00151BB7">
      <w:pPr>
        <w:pStyle w:val="Titulo3"/>
        <w:numPr>
          <w:ilvl w:val="0"/>
          <w:numId w:val="32"/>
        </w:numPr>
        <w:rPr>
          <w:ins w:id="707" w:author="luis angel barrancos ortiz" w:date="2015-05-29T20:52:00Z"/>
          <w:del w:id="708" w:author="carlos cruz" w:date="2015-05-30T09:59:00Z"/>
        </w:rPr>
        <w:pPrChange w:id="709" w:author="carlos cruz" w:date="2015-05-30T09:56:00Z">
          <w:pPr>
            <w:ind w:firstLine="0"/>
          </w:pPr>
        </w:pPrChange>
      </w:pPr>
      <w:ins w:id="710" w:author="luis angel barrancos ortiz" w:date="2015-05-29T20:52:00Z">
        <w:del w:id="711" w:author="carlos cruz" w:date="2015-05-30T09:59:00Z">
          <w:r w:rsidRPr="00151BB7" w:rsidDel="0065343B">
            <w:rPr>
              <w:b w:val="0"/>
              <w:noProof/>
              <w:lang w:eastAsia="es-ES"/>
              <w:rPrChange w:id="712" w:author="Unknown">
                <w:rPr>
                  <w:b/>
                  <w:noProof/>
                  <w:lang w:val="es-ES" w:eastAsia="es-ES"/>
                </w:rPr>
              </w:rPrChange>
            </w:rPr>
            <w:lastRenderedPageBreak/>
            <w:drawing>
              <wp:anchor distT="0" distB="0" distL="114300" distR="114300" simplePos="0" relativeHeight="251658258" behindDoc="0" locked="0" layoutInCell="1" allowOverlap="1" wp14:anchorId="65942B34" wp14:editId="74FB9D06">
                <wp:simplePos x="0" y="0"/>
                <wp:positionH relativeFrom="margin">
                  <wp:align>center</wp:align>
                </wp:positionH>
                <wp:positionV relativeFrom="paragraph">
                  <wp:posOffset>434975</wp:posOffset>
                </wp:positionV>
                <wp:extent cx="3057525" cy="14287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1428750"/>
                        </a:xfrm>
                        <a:prstGeom prst="rect">
                          <a:avLst/>
                        </a:prstGeom>
                        <a:noFill/>
                        <a:ln>
                          <a:noFill/>
                        </a:ln>
                      </pic:spPr>
                    </pic:pic>
                  </a:graphicData>
                </a:graphic>
              </wp:anchor>
            </w:drawing>
          </w:r>
        </w:del>
      </w:ins>
      <w:ins w:id="713" w:author="luis angel barrancos ortiz" w:date="2015-05-29T20:28:00Z">
        <w:del w:id="714" w:author="carlos cruz" w:date="2015-05-30T09:56:00Z">
          <w:r w:rsidR="00335F9E" w:rsidDel="0074083C">
            <w:delText xml:space="preserve">C.U.9 </w:delText>
          </w:r>
        </w:del>
        <w:del w:id="715" w:author="carlos cruz" w:date="2015-05-30T09:59:00Z">
          <w:r w:rsidR="00335F9E" w:rsidDel="0065343B">
            <w:delText>Trazar Ruta</w:delText>
          </w:r>
        </w:del>
      </w:ins>
      <w:ins w:id="716" w:author="luis angel barrancos ortiz" w:date="2015-05-29T20:32:00Z">
        <w:del w:id="717" w:author="carlos cruz" w:date="2015-05-30T09:59:00Z">
          <w:r w:rsidR="00335F9E" w:rsidDel="0065343B">
            <w:delText>.</w:delText>
          </w:r>
        </w:del>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718" w:author="carlos cruz" w:date="2015-05-30T10:24:00Z">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2405"/>
        <w:gridCol w:w="6946"/>
        <w:tblGridChange w:id="719">
          <w:tblGrid>
            <w:gridCol w:w="2405"/>
            <w:gridCol w:w="6946"/>
          </w:tblGrid>
        </w:tblGridChange>
      </w:tblGrid>
      <w:tr w:rsidR="00151BB7" w:rsidRPr="007A6F19" w:rsidDel="0065343B" w14:paraId="6B7E71D0" w14:textId="5E2CDBFC" w:rsidTr="000C7BEB">
        <w:trPr>
          <w:ins w:id="720" w:author="luis angel barrancos ortiz" w:date="2015-05-29T20:52:00Z"/>
          <w:del w:id="721" w:author="carlos cruz" w:date="2015-05-30T09:59:00Z"/>
        </w:trPr>
        <w:tc>
          <w:tcPr>
            <w:tcW w:w="9351" w:type="dxa"/>
            <w:gridSpan w:val="2"/>
            <w:tcBorders>
              <w:top w:val="single" w:sz="4" w:space="0" w:color="auto"/>
              <w:left w:val="single" w:sz="4" w:space="0" w:color="auto"/>
              <w:bottom w:val="single" w:sz="4" w:space="0" w:color="auto"/>
              <w:right w:val="single" w:sz="4" w:space="0" w:color="auto"/>
            </w:tcBorders>
            <w:shd w:val="clear" w:color="auto" w:fill="4F81BD"/>
            <w:tcPrChange w:id="722" w:author="carlos cruz" w:date="2015-05-30T10:24:00Z">
              <w:tcPr>
                <w:tcW w:w="9351" w:type="dxa"/>
                <w:gridSpan w:val="2"/>
                <w:shd w:val="clear" w:color="auto" w:fill="4F81BD"/>
              </w:tcPr>
            </w:tcPrChange>
          </w:tcPr>
          <w:p w14:paraId="674F6264" w14:textId="7BAAAFF2" w:rsidR="00151BB7" w:rsidRPr="007A6F19" w:rsidDel="0065343B" w:rsidRDefault="00151BB7">
            <w:pPr>
              <w:pStyle w:val="Titulo3"/>
              <w:outlineLvl w:val="9"/>
              <w:rPr>
                <w:ins w:id="723" w:author="luis angel barrancos ortiz" w:date="2015-05-29T20:52:00Z"/>
                <w:del w:id="724" w:author="carlos cruz" w:date="2015-05-30T09:59:00Z"/>
              </w:rPr>
              <w:pPrChange w:id="725" w:author="carlos cruz" w:date="2015-05-30T10:23:00Z">
                <w:pPr>
                  <w:contextualSpacing/>
                  <w:jc w:val="center"/>
                </w:pPr>
              </w:pPrChange>
            </w:pPr>
            <w:ins w:id="726" w:author="luis angel barrancos ortiz" w:date="2015-05-29T20:52:00Z">
              <w:del w:id="727" w:author="carlos cruz" w:date="2015-05-30T09:59:00Z">
                <w:r w:rsidRPr="007A6F19" w:rsidDel="0065343B">
                  <w:delText>CASO DE USO:</w:delText>
                </w:r>
                <w:r w:rsidDel="0065343B">
                  <w:delText xml:space="preserve"> </w:delText>
                </w:r>
              </w:del>
            </w:ins>
            <w:ins w:id="728" w:author="luis angel barrancos ortiz" w:date="2015-05-29T20:55:00Z">
              <w:del w:id="729" w:author="carlos cruz" w:date="2015-05-30T09:59:00Z">
                <w:r w:rsidDel="0065343B">
                  <w:delText>Trazar Ruta</w:delText>
                </w:r>
              </w:del>
            </w:ins>
          </w:p>
        </w:tc>
      </w:tr>
      <w:tr w:rsidR="00151BB7" w:rsidRPr="007A6F19" w:rsidDel="0065343B" w14:paraId="7746E8F9" w14:textId="0DC3D45A" w:rsidTr="000C7BEB">
        <w:trPr>
          <w:ins w:id="730" w:author="luis angel barrancos ortiz" w:date="2015-05-29T20:52:00Z"/>
          <w:del w:id="731" w:author="carlos cruz" w:date="2015-05-30T09:59:00Z"/>
        </w:trPr>
        <w:tc>
          <w:tcPr>
            <w:tcW w:w="2405" w:type="dxa"/>
            <w:tcBorders>
              <w:top w:val="single" w:sz="4" w:space="0" w:color="auto"/>
            </w:tcBorders>
            <w:shd w:val="clear" w:color="auto" w:fill="DBE5F1"/>
            <w:tcPrChange w:id="732" w:author="carlos cruz" w:date="2015-05-30T10:24:00Z">
              <w:tcPr>
                <w:tcW w:w="2405" w:type="dxa"/>
                <w:shd w:val="clear" w:color="auto" w:fill="DBE5F1"/>
              </w:tcPr>
            </w:tcPrChange>
          </w:tcPr>
          <w:p w14:paraId="6CE13072" w14:textId="771D7C52" w:rsidR="00151BB7" w:rsidRPr="007A6F19" w:rsidDel="0065343B" w:rsidRDefault="00151BB7">
            <w:pPr>
              <w:pStyle w:val="Titulo3"/>
              <w:outlineLvl w:val="9"/>
              <w:rPr>
                <w:ins w:id="733" w:author="luis angel barrancos ortiz" w:date="2015-05-29T20:52:00Z"/>
                <w:del w:id="734" w:author="carlos cruz" w:date="2015-05-30T09:59:00Z"/>
              </w:rPr>
              <w:pPrChange w:id="735" w:author="carlos cruz" w:date="2015-05-30T10:23:00Z">
                <w:pPr>
                  <w:ind w:firstLine="0"/>
                  <w:contextualSpacing/>
                  <w:jc w:val="left"/>
                </w:pPr>
              </w:pPrChange>
            </w:pPr>
            <w:ins w:id="736" w:author="luis angel barrancos ortiz" w:date="2015-05-29T20:52:00Z">
              <w:del w:id="737" w:author="carlos cruz" w:date="2015-05-30T09:59:00Z">
                <w:r w:rsidRPr="007A6F19" w:rsidDel="0065343B">
                  <w:delText>Actores Primarios:</w:delText>
                </w:r>
              </w:del>
            </w:ins>
          </w:p>
        </w:tc>
        <w:tc>
          <w:tcPr>
            <w:tcW w:w="6946" w:type="dxa"/>
            <w:tcBorders>
              <w:top w:val="single" w:sz="4" w:space="0" w:color="auto"/>
            </w:tcBorders>
            <w:tcPrChange w:id="738" w:author="carlos cruz" w:date="2015-05-30T10:24:00Z">
              <w:tcPr>
                <w:tcW w:w="6946" w:type="dxa"/>
              </w:tcPr>
            </w:tcPrChange>
          </w:tcPr>
          <w:p w14:paraId="160C773C" w14:textId="7F196EFD" w:rsidR="00151BB7" w:rsidRPr="007A6F19" w:rsidDel="0065343B" w:rsidRDefault="00151BB7">
            <w:pPr>
              <w:pStyle w:val="Titulo3"/>
              <w:outlineLvl w:val="9"/>
              <w:rPr>
                <w:ins w:id="739" w:author="luis angel barrancos ortiz" w:date="2015-05-29T20:52:00Z"/>
                <w:del w:id="740" w:author="carlos cruz" w:date="2015-05-30T09:59:00Z"/>
              </w:rPr>
              <w:pPrChange w:id="741" w:author="carlos cruz" w:date="2015-05-30T10:23:00Z">
                <w:pPr>
                  <w:ind w:firstLine="0"/>
                  <w:contextualSpacing/>
                </w:pPr>
              </w:pPrChange>
            </w:pPr>
            <w:ins w:id="742" w:author="luis angel barrancos ortiz" w:date="2015-05-29T20:52:00Z">
              <w:del w:id="743" w:author="carlos cruz" w:date="2015-05-30T09:59:00Z">
                <w:r w:rsidDel="0065343B">
                  <w:delText>Aplicación Móvil Cliente</w:delText>
                </w:r>
              </w:del>
            </w:ins>
          </w:p>
        </w:tc>
      </w:tr>
      <w:tr w:rsidR="00151BB7" w:rsidRPr="007A6F19" w:rsidDel="0065343B" w14:paraId="07C07FDE" w14:textId="0E39D60A" w:rsidTr="000576A3">
        <w:trPr>
          <w:ins w:id="744" w:author="luis angel barrancos ortiz" w:date="2015-05-29T20:52:00Z"/>
          <w:del w:id="745" w:author="carlos cruz" w:date="2015-05-30T09:59:00Z"/>
        </w:trPr>
        <w:tc>
          <w:tcPr>
            <w:tcW w:w="2405" w:type="dxa"/>
            <w:shd w:val="clear" w:color="auto" w:fill="DBE5F1"/>
          </w:tcPr>
          <w:p w14:paraId="766490CA" w14:textId="668EBB8C" w:rsidR="00151BB7" w:rsidRPr="007A6F19" w:rsidDel="0065343B" w:rsidRDefault="00151BB7">
            <w:pPr>
              <w:pStyle w:val="Titulo3"/>
              <w:outlineLvl w:val="9"/>
              <w:rPr>
                <w:ins w:id="746" w:author="luis angel barrancos ortiz" w:date="2015-05-29T20:52:00Z"/>
                <w:del w:id="747" w:author="carlos cruz" w:date="2015-05-30T09:59:00Z"/>
              </w:rPr>
              <w:pPrChange w:id="748" w:author="carlos cruz" w:date="2015-05-30T10:23:00Z">
                <w:pPr>
                  <w:ind w:firstLine="0"/>
                  <w:contextualSpacing/>
                  <w:jc w:val="left"/>
                </w:pPr>
              </w:pPrChange>
            </w:pPr>
            <w:ins w:id="749" w:author="luis angel barrancos ortiz" w:date="2015-05-29T20:52:00Z">
              <w:del w:id="750" w:author="carlos cruz" w:date="2015-05-30T09:59:00Z">
                <w:r w:rsidRPr="007A6F19" w:rsidDel="0065343B">
                  <w:delText>Actores secundarios:</w:delText>
                </w:r>
              </w:del>
            </w:ins>
          </w:p>
        </w:tc>
        <w:tc>
          <w:tcPr>
            <w:tcW w:w="6946" w:type="dxa"/>
          </w:tcPr>
          <w:p w14:paraId="0B138ACD" w14:textId="4A2F28B7" w:rsidR="00151BB7" w:rsidRPr="007A6F19" w:rsidDel="0065343B" w:rsidRDefault="00151BB7">
            <w:pPr>
              <w:pStyle w:val="Titulo3"/>
              <w:outlineLvl w:val="9"/>
              <w:rPr>
                <w:ins w:id="751" w:author="luis angel barrancos ortiz" w:date="2015-05-29T20:52:00Z"/>
                <w:del w:id="752" w:author="carlos cruz" w:date="2015-05-30T09:59:00Z"/>
              </w:rPr>
              <w:pPrChange w:id="753" w:author="carlos cruz" w:date="2015-05-30T10:23:00Z">
                <w:pPr>
                  <w:ind w:firstLine="0"/>
                  <w:contextualSpacing/>
                </w:pPr>
              </w:pPrChange>
            </w:pPr>
            <w:ins w:id="754" w:author="luis angel barrancos ortiz" w:date="2015-05-29T20:55:00Z">
              <w:del w:id="755" w:author="carlos cruz" w:date="2015-05-30T09:59:00Z">
                <w:r w:rsidDel="0065343B">
                  <w:delText xml:space="preserve">Aplicación Web Operador, Aplicación </w:delText>
                </w:r>
              </w:del>
            </w:ins>
            <w:ins w:id="756" w:author="luis angel barrancos ortiz" w:date="2015-05-29T20:56:00Z">
              <w:del w:id="757" w:author="carlos cruz" w:date="2015-05-30T09:59:00Z">
                <w:r w:rsidDel="0065343B">
                  <w:delText>Móvil</w:delText>
                </w:r>
              </w:del>
            </w:ins>
            <w:ins w:id="758" w:author="luis angel barrancos ortiz" w:date="2015-05-29T20:55:00Z">
              <w:del w:id="759" w:author="carlos cruz" w:date="2015-05-30T09:59:00Z">
                <w:r w:rsidDel="0065343B">
                  <w:delText xml:space="preserve"> Ambulancia </w:delText>
                </w:r>
              </w:del>
            </w:ins>
          </w:p>
        </w:tc>
      </w:tr>
      <w:tr w:rsidR="00151BB7" w:rsidRPr="007A6F19" w:rsidDel="0065343B" w14:paraId="6313F34D" w14:textId="1513DDE8" w:rsidTr="000576A3">
        <w:trPr>
          <w:ins w:id="760" w:author="luis angel barrancos ortiz" w:date="2015-05-29T20:52:00Z"/>
          <w:del w:id="761" w:author="carlos cruz" w:date="2015-05-30T09:59:00Z"/>
        </w:trPr>
        <w:tc>
          <w:tcPr>
            <w:tcW w:w="2405" w:type="dxa"/>
            <w:shd w:val="clear" w:color="auto" w:fill="DBE5F1"/>
          </w:tcPr>
          <w:p w14:paraId="7EF60D42" w14:textId="160CAFFF" w:rsidR="00151BB7" w:rsidRPr="007A6F19" w:rsidDel="0065343B" w:rsidRDefault="00151BB7">
            <w:pPr>
              <w:pStyle w:val="Titulo3"/>
              <w:outlineLvl w:val="9"/>
              <w:rPr>
                <w:ins w:id="762" w:author="luis angel barrancos ortiz" w:date="2015-05-29T20:52:00Z"/>
                <w:del w:id="763" w:author="carlos cruz" w:date="2015-05-30T09:59:00Z"/>
              </w:rPr>
              <w:pPrChange w:id="764" w:author="carlos cruz" w:date="2015-05-30T10:23:00Z">
                <w:pPr>
                  <w:ind w:firstLine="0"/>
                  <w:contextualSpacing/>
                  <w:jc w:val="left"/>
                </w:pPr>
              </w:pPrChange>
            </w:pPr>
            <w:ins w:id="765" w:author="luis angel barrancos ortiz" w:date="2015-05-29T20:52:00Z">
              <w:del w:id="766" w:author="carlos cruz" w:date="2015-05-30T09:59:00Z">
                <w:r w:rsidRPr="007A6F19" w:rsidDel="0065343B">
                  <w:delText>Descripción:</w:delText>
                </w:r>
              </w:del>
            </w:ins>
          </w:p>
        </w:tc>
        <w:tc>
          <w:tcPr>
            <w:tcW w:w="6946" w:type="dxa"/>
          </w:tcPr>
          <w:p w14:paraId="4067A439" w14:textId="2B451A6F" w:rsidR="00151BB7" w:rsidRPr="007A6F19" w:rsidDel="0065343B" w:rsidRDefault="00151BB7">
            <w:pPr>
              <w:pStyle w:val="Titulo3"/>
              <w:outlineLvl w:val="9"/>
              <w:rPr>
                <w:ins w:id="767" w:author="luis angel barrancos ortiz" w:date="2015-05-29T20:52:00Z"/>
                <w:del w:id="768" w:author="carlos cruz" w:date="2015-05-30T09:59:00Z"/>
              </w:rPr>
              <w:pPrChange w:id="769" w:author="carlos cruz" w:date="2015-05-30T10:23:00Z">
                <w:pPr>
                  <w:pStyle w:val="Sinespaciado"/>
                  <w:spacing w:before="240" w:beforeAutospacing="0" w:after="240" w:afterAutospacing="0"/>
                  <w:ind w:firstLine="0"/>
                </w:pPr>
              </w:pPrChange>
            </w:pPr>
            <w:ins w:id="770" w:author="luis angel barrancos ortiz" w:date="2015-05-29T20:52:00Z">
              <w:del w:id="771" w:author="carlos cruz" w:date="2015-05-30T09:59:00Z">
                <w:r w:rsidDel="0065343B">
                  <w:delText xml:space="preserve">Permite </w:delText>
                </w:r>
              </w:del>
            </w:ins>
            <w:ins w:id="772" w:author="luis angel barrancos ortiz" w:date="2015-05-29T20:56:00Z">
              <w:del w:id="773" w:author="carlos cruz" w:date="2015-05-30T09:59:00Z">
                <w:r w:rsidDel="0065343B">
                  <w:delText>a la aplicación web y móvil el trazado de una ruta</w:delText>
                </w:r>
              </w:del>
            </w:ins>
          </w:p>
        </w:tc>
      </w:tr>
      <w:tr w:rsidR="00151BB7" w:rsidRPr="007A6F19" w:rsidDel="0065343B" w14:paraId="64448824" w14:textId="3C6232B6" w:rsidTr="000576A3">
        <w:trPr>
          <w:ins w:id="774" w:author="luis angel barrancos ortiz" w:date="2015-05-29T20:52:00Z"/>
          <w:del w:id="775" w:author="carlos cruz" w:date="2015-05-30T09:59:00Z"/>
        </w:trPr>
        <w:tc>
          <w:tcPr>
            <w:tcW w:w="2405" w:type="dxa"/>
            <w:shd w:val="clear" w:color="auto" w:fill="DBE5F1"/>
          </w:tcPr>
          <w:p w14:paraId="0F69AD96" w14:textId="22F5CB94" w:rsidR="00151BB7" w:rsidRPr="007A6F19" w:rsidDel="0065343B" w:rsidRDefault="00151BB7">
            <w:pPr>
              <w:pStyle w:val="Titulo3"/>
              <w:outlineLvl w:val="9"/>
              <w:rPr>
                <w:ins w:id="776" w:author="luis angel barrancos ortiz" w:date="2015-05-29T20:52:00Z"/>
                <w:del w:id="777" w:author="carlos cruz" w:date="2015-05-30T09:59:00Z"/>
              </w:rPr>
              <w:pPrChange w:id="778" w:author="carlos cruz" w:date="2015-05-30T10:23:00Z">
                <w:pPr>
                  <w:ind w:firstLine="0"/>
                  <w:contextualSpacing/>
                  <w:jc w:val="left"/>
                </w:pPr>
              </w:pPrChange>
            </w:pPr>
            <w:ins w:id="779" w:author="luis angel barrancos ortiz" w:date="2015-05-29T20:52:00Z">
              <w:del w:id="780" w:author="carlos cruz" w:date="2015-05-30T09:59:00Z">
                <w:r w:rsidRPr="007A6F19" w:rsidDel="0065343B">
                  <w:delText>Precondiciones:</w:delText>
                </w:r>
              </w:del>
            </w:ins>
          </w:p>
        </w:tc>
        <w:tc>
          <w:tcPr>
            <w:tcW w:w="6946" w:type="dxa"/>
          </w:tcPr>
          <w:p w14:paraId="3E109072" w14:textId="065615EB" w:rsidR="00151BB7" w:rsidDel="0065343B" w:rsidRDefault="0057627E">
            <w:pPr>
              <w:pStyle w:val="Titulo3"/>
              <w:outlineLvl w:val="9"/>
              <w:rPr>
                <w:ins w:id="781" w:author="luis angel barrancos ortiz" w:date="2015-05-29T21:30:00Z"/>
                <w:del w:id="782" w:author="carlos cruz" w:date="2015-05-30T09:59:00Z"/>
              </w:rPr>
              <w:pPrChange w:id="783" w:author="carlos cruz" w:date="2015-05-30T10:23:00Z">
                <w:pPr>
                  <w:spacing w:after="240"/>
                  <w:ind w:firstLine="0"/>
                </w:pPr>
              </w:pPrChange>
            </w:pPr>
            <w:ins w:id="784" w:author="luis angel barrancos ortiz" w:date="2015-05-29T21:13:00Z">
              <w:del w:id="785" w:author="carlos cruz" w:date="2015-05-30T09:59:00Z">
                <w:r w:rsidDel="0065343B">
                  <w:delText>Que se haya invocado el caso de uso asignar ambulancia</w:delText>
                </w:r>
              </w:del>
            </w:ins>
          </w:p>
          <w:p w14:paraId="64351A73" w14:textId="69C81889" w:rsidR="0070501C" w:rsidRPr="00684655" w:rsidDel="0065343B" w:rsidRDefault="0070501C">
            <w:pPr>
              <w:pStyle w:val="Titulo3"/>
              <w:outlineLvl w:val="9"/>
              <w:rPr>
                <w:ins w:id="786" w:author="luis angel barrancos ortiz" w:date="2015-05-29T20:52:00Z"/>
                <w:del w:id="787" w:author="carlos cruz" w:date="2015-05-30T09:59:00Z"/>
              </w:rPr>
              <w:pPrChange w:id="788" w:author="carlos cruz" w:date="2015-05-30T10:23:00Z">
                <w:pPr>
                  <w:spacing w:after="240"/>
                  <w:ind w:firstLine="0"/>
                </w:pPr>
              </w:pPrChange>
            </w:pPr>
            <w:ins w:id="789" w:author="luis angel barrancos ortiz" w:date="2015-05-29T21:30:00Z">
              <w:del w:id="790" w:author="carlos cruz" w:date="2015-05-30T09:59:00Z">
                <w:r w:rsidDel="0065343B">
                  <w:delText>La aplicación móvil de la ambulancia debe tener acceso a internet</w:delText>
                </w:r>
              </w:del>
            </w:ins>
          </w:p>
        </w:tc>
      </w:tr>
      <w:tr w:rsidR="00151BB7" w:rsidRPr="007A6F19" w:rsidDel="0065343B" w14:paraId="4FFD7C59" w14:textId="3246C2C5" w:rsidTr="000576A3">
        <w:trPr>
          <w:ins w:id="791" w:author="luis angel barrancos ortiz" w:date="2015-05-29T20:52:00Z"/>
          <w:del w:id="792" w:author="carlos cruz" w:date="2015-05-30T09:59:00Z"/>
        </w:trPr>
        <w:tc>
          <w:tcPr>
            <w:tcW w:w="2405" w:type="dxa"/>
            <w:shd w:val="clear" w:color="auto" w:fill="DBE5F1"/>
          </w:tcPr>
          <w:p w14:paraId="3427A92B" w14:textId="32B2CFAC" w:rsidR="00151BB7" w:rsidRPr="007A6F19" w:rsidDel="0065343B" w:rsidRDefault="00151BB7">
            <w:pPr>
              <w:pStyle w:val="Titulo3"/>
              <w:outlineLvl w:val="9"/>
              <w:rPr>
                <w:ins w:id="793" w:author="luis angel barrancos ortiz" w:date="2015-05-29T20:52:00Z"/>
                <w:del w:id="794" w:author="carlos cruz" w:date="2015-05-30T09:59:00Z"/>
              </w:rPr>
              <w:pPrChange w:id="795" w:author="carlos cruz" w:date="2015-05-30T10:23:00Z">
                <w:pPr>
                  <w:ind w:firstLine="0"/>
                  <w:contextualSpacing/>
                  <w:jc w:val="left"/>
                </w:pPr>
              </w:pPrChange>
            </w:pPr>
            <w:ins w:id="796" w:author="luis angel barrancos ortiz" w:date="2015-05-29T20:57:00Z">
              <w:del w:id="797" w:author="carlos cruz" w:date="2015-05-30T09:59:00Z">
                <w:r w:rsidDel="0065343B">
                  <w:delText>Pos</w:delText>
                </w:r>
                <w:r w:rsidRPr="007A6F19" w:rsidDel="0065343B">
                  <w:delText xml:space="preserve"> condiciones</w:delText>
                </w:r>
              </w:del>
            </w:ins>
            <w:ins w:id="798" w:author="luis angel barrancos ortiz" w:date="2015-05-29T20:52:00Z">
              <w:del w:id="799" w:author="carlos cruz" w:date="2015-05-30T09:59:00Z">
                <w:r w:rsidRPr="007A6F19" w:rsidDel="0065343B">
                  <w:delText>:</w:delText>
                </w:r>
              </w:del>
            </w:ins>
          </w:p>
        </w:tc>
        <w:tc>
          <w:tcPr>
            <w:tcW w:w="6946" w:type="dxa"/>
          </w:tcPr>
          <w:p w14:paraId="1BC7831C" w14:textId="6090E8FB" w:rsidR="00151BB7" w:rsidRPr="00F56394" w:rsidDel="0065343B" w:rsidRDefault="00151BB7">
            <w:pPr>
              <w:pStyle w:val="Titulo3"/>
              <w:outlineLvl w:val="9"/>
              <w:rPr>
                <w:ins w:id="800" w:author="luis angel barrancos ortiz" w:date="2015-05-29T20:52:00Z"/>
                <w:del w:id="801" w:author="carlos cruz" w:date="2015-05-30T09:59:00Z"/>
              </w:rPr>
              <w:pPrChange w:id="802" w:author="carlos cruz" w:date="2015-05-30T10:23:00Z">
                <w:pPr>
                  <w:pStyle w:val="Prrafodelista"/>
                  <w:numPr>
                    <w:numId w:val="23"/>
                  </w:numPr>
                  <w:spacing w:before="240" w:beforeAutospacing="0" w:line="276" w:lineRule="auto"/>
                  <w:ind w:left="459" w:hanging="360"/>
                  <w:contextualSpacing/>
                </w:pPr>
              </w:pPrChange>
            </w:pPr>
            <w:ins w:id="803" w:author="luis angel barrancos ortiz" w:date="2015-05-29T20:58:00Z">
              <w:del w:id="804" w:author="carlos cruz" w:date="2015-05-30T09:59:00Z">
                <w:r w:rsidDel="0065343B">
                  <w:delText xml:space="preserve">La aplicación </w:delText>
                </w:r>
              </w:del>
            </w:ins>
            <w:ins w:id="805" w:author="luis angel barrancos ortiz" w:date="2015-05-29T20:59:00Z">
              <w:del w:id="806" w:author="carlos cruz" w:date="2015-05-30T09:59:00Z">
                <w:r w:rsidDel="0065343B">
                  <w:delText>móvil</w:delText>
                </w:r>
              </w:del>
            </w:ins>
            <w:ins w:id="807" w:author="luis angel barrancos ortiz" w:date="2015-05-29T20:58:00Z">
              <w:del w:id="808" w:author="carlos cruz" w:date="2015-05-30T09:59:00Z">
                <w:r w:rsidDel="0065343B">
                  <w:delText xml:space="preserve"> </w:delText>
                </w:r>
              </w:del>
            </w:ins>
            <w:ins w:id="809" w:author="luis angel barrancos ortiz" w:date="2015-05-29T20:59:00Z">
              <w:del w:id="810" w:author="carlos cruz" w:date="2015-05-30T09:59:00Z">
                <w:r w:rsidDel="0065343B">
                  <w:delText>y web deberán visualizar la ruta trazada</w:delText>
                </w:r>
              </w:del>
            </w:ins>
          </w:p>
        </w:tc>
      </w:tr>
      <w:tr w:rsidR="00151BB7" w:rsidRPr="007A6F19" w:rsidDel="0065343B" w14:paraId="63898426" w14:textId="7D99F514" w:rsidTr="000576A3">
        <w:trPr>
          <w:ins w:id="811" w:author="luis angel barrancos ortiz" w:date="2015-05-29T20:52:00Z"/>
          <w:del w:id="812" w:author="carlos cruz" w:date="2015-05-30T09:59:00Z"/>
        </w:trPr>
        <w:tc>
          <w:tcPr>
            <w:tcW w:w="2405" w:type="dxa"/>
            <w:shd w:val="clear" w:color="auto" w:fill="DBE5F1"/>
          </w:tcPr>
          <w:p w14:paraId="4A983E7E" w14:textId="37A2A51E" w:rsidR="00151BB7" w:rsidRPr="007A6F19" w:rsidDel="0065343B" w:rsidRDefault="00151BB7">
            <w:pPr>
              <w:pStyle w:val="Titulo3"/>
              <w:outlineLvl w:val="9"/>
              <w:rPr>
                <w:ins w:id="813" w:author="luis angel barrancos ortiz" w:date="2015-05-29T20:52:00Z"/>
                <w:del w:id="814" w:author="carlos cruz" w:date="2015-05-30T09:59:00Z"/>
              </w:rPr>
              <w:pPrChange w:id="815" w:author="carlos cruz" w:date="2015-05-30T10:23:00Z">
                <w:pPr>
                  <w:ind w:firstLine="0"/>
                  <w:contextualSpacing/>
                  <w:jc w:val="left"/>
                </w:pPr>
              </w:pPrChange>
            </w:pPr>
            <w:ins w:id="816" w:author="luis angel barrancos ortiz" w:date="2015-05-29T20:52:00Z">
              <w:del w:id="817" w:author="carlos cruz" w:date="2015-05-30T09:59:00Z">
                <w:r w:rsidRPr="007A6F19" w:rsidDel="0065343B">
                  <w:delText>Flujo Principal:</w:delText>
                </w:r>
              </w:del>
            </w:ins>
          </w:p>
        </w:tc>
        <w:tc>
          <w:tcPr>
            <w:tcW w:w="6946" w:type="dxa"/>
          </w:tcPr>
          <w:p w14:paraId="57CE6C52" w14:textId="6B1B1C0C" w:rsidR="00151BB7" w:rsidDel="0065343B" w:rsidRDefault="0057627E">
            <w:pPr>
              <w:pStyle w:val="Titulo3"/>
              <w:outlineLvl w:val="9"/>
              <w:rPr>
                <w:ins w:id="818" w:author="luis angel barrancos ortiz" w:date="2015-05-29T21:07:00Z"/>
                <w:del w:id="819" w:author="carlos cruz" w:date="2015-05-30T09:59:00Z"/>
              </w:rPr>
              <w:pPrChange w:id="820" w:author="carlos cruz" w:date="2015-05-30T10:23:00Z">
                <w:pPr>
                  <w:pStyle w:val="Sinespaciado"/>
                  <w:numPr>
                    <w:numId w:val="25"/>
                  </w:numPr>
                  <w:ind w:left="677" w:hanging="360"/>
                </w:pPr>
              </w:pPrChange>
            </w:pPr>
            <w:ins w:id="821" w:author="luis angel barrancos ortiz" w:date="2015-05-29T21:05:00Z">
              <w:del w:id="822" w:author="carlos cruz" w:date="2015-05-30T09:59:00Z">
                <w:r w:rsidDel="0065343B">
                  <w:delText xml:space="preserve">El caso de uso </w:delText>
                </w:r>
              </w:del>
            </w:ins>
            <w:ins w:id="823" w:author="luis angel barrancos ortiz" w:date="2015-05-29T21:27:00Z">
              <w:del w:id="824" w:author="carlos cruz" w:date="2015-05-30T09:59:00Z">
                <w:r w:rsidR="0070501C" w:rsidDel="0065343B">
                  <w:delText xml:space="preserve">trazar ruta </w:delText>
                </w:r>
              </w:del>
            </w:ins>
            <w:ins w:id="825" w:author="luis angel barrancos ortiz" w:date="2015-05-29T21:05:00Z">
              <w:del w:id="826" w:author="carlos cruz" w:date="2015-05-30T09:59:00Z">
                <w:r w:rsidDel="0065343B">
                  <w:delText xml:space="preserve">inicializa cuando </w:delText>
                </w:r>
              </w:del>
            </w:ins>
            <w:ins w:id="827" w:author="luis angel barrancos ortiz" w:date="2015-05-29T21:26:00Z">
              <w:del w:id="828" w:author="carlos cruz" w:date="2015-05-30T09:59:00Z">
                <w:r w:rsidR="0070501C" w:rsidDel="0065343B">
                  <w:delText xml:space="preserve">se </w:delText>
                </w:r>
              </w:del>
            </w:ins>
            <w:ins w:id="829" w:author="luis angel barrancos ortiz" w:date="2015-05-29T21:27:00Z">
              <w:del w:id="830" w:author="carlos cruz" w:date="2015-05-30T09:59:00Z">
                <w:r w:rsidR="0070501C" w:rsidDel="0065343B">
                  <w:delText>realizó</w:delText>
                </w:r>
              </w:del>
            </w:ins>
            <w:ins w:id="831" w:author="luis angel barrancos ortiz" w:date="2015-05-29T21:26:00Z">
              <w:del w:id="832" w:author="carlos cruz" w:date="2015-05-30T09:59:00Z">
                <w:r w:rsidR="0070501C" w:rsidDel="0065343B">
                  <w:delText xml:space="preserve"> la </w:delText>
                </w:r>
              </w:del>
            </w:ins>
            <w:ins w:id="833" w:author="luis angel barrancos ortiz" w:date="2015-05-29T21:27:00Z">
              <w:del w:id="834" w:author="carlos cruz" w:date="2015-05-30T09:59:00Z">
                <w:r w:rsidR="0070501C" w:rsidDel="0065343B">
                  <w:delText>asignación</w:delText>
                </w:r>
              </w:del>
            </w:ins>
            <w:ins w:id="835" w:author="luis angel barrancos ortiz" w:date="2015-05-29T21:26:00Z">
              <w:del w:id="836" w:author="carlos cruz" w:date="2015-05-30T09:59:00Z">
                <w:r w:rsidR="0070501C" w:rsidDel="0065343B">
                  <w:delText xml:space="preserve"> </w:delText>
                </w:r>
              </w:del>
            </w:ins>
            <w:ins w:id="837" w:author="luis angel barrancos ortiz" w:date="2015-05-29T21:27:00Z">
              <w:del w:id="838" w:author="carlos cruz" w:date="2015-05-30T09:59:00Z">
                <w:r w:rsidR="0070501C" w:rsidDel="0065343B">
                  <w:delText>de ambulancia.</w:delText>
                </w:r>
              </w:del>
            </w:ins>
          </w:p>
          <w:p w14:paraId="0EFC41B1" w14:textId="7DCF02D7" w:rsidR="0057627E" w:rsidDel="0065343B" w:rsidRDefault="00A66A10">
            <w:pPr>
              <w:pStyle w:val="Titulo3"/>
              <w:outlineLvl w:val="9"/>
              <w:rPr>
                <w:ins w:id="839" w:author="luis angel barrancos ortiz" w:date="2015-05-29T21:22:00Z"/>
                <w:del w:id="840" w:author="carlos cruz" w:date="2015-05-30T09:59:00Z"/>
              </w:rPr>
              <w:pPrChange w:id="841" w:author="carlos cruz" w:date="2015-05-30T10:23:00Z">
                <w:pPr>
                  <w:pStyle w:val="Sinespaciado"/>
                  <w:numPr>
                    <w:numId w:val="25"/>
                  </w:numPr>
                  <w:ind w:left="677" w:hanging="360"/>
                </w:pPr>
              </w:pPrChange>
            </w:pPr>
            <w:ins w:id="842" w:author="luis angel barrancos ortiz" w:date="2015-05-29T21:15:00Z">
              <w:del w:id="843" w:author="carlos cruz" w:date="2015-05-30T09:59:00Z">
                <w:r w:rsidDel="0065343B">
                  <w:delText xml:space="preserve">El servicio web envía </w:delText>
                </w:r>
              </w:del>
            </w:ins>
            <w:ins w:id="844" w:author="luis angel barrancos ortiz" w:date="2015-05-29T21:29:00Z">
              <w:del w:id="845" w:author="carlos cruz" w:date="2015-05-30T09:59:00Z">
                <w:r w:rsidR="0070501C" w:rsidDel="0065343B">
                  <w:delText xml:space="preserve">la posición del incidente </w:delText>
                </w:r>
              </w:del>
            </w:ins>
            <w:ins w:id="846" w:author="luis angel barrancos ortiz" w:date="2015-05-29T21:15:00Z">
              <w:del w:id="847" w:author="carlos cruz" w:date="2015-05-30T09:59:00Z">
                <w:r w:rsidDel="0065343B">
                  <w:delText xml:space="preserve">a la </w:delText>
                </w:r>
              </w:del>
            </w:ins>
            <w:ins w:id="848" w:author="luis angel barrancos ortiz" w:date="2015-05-29T21:16:00Z">
              <w:del w:id="849" w:author="carlos cruz" w:date="2015-05-30T09:59:00Z">
                <w:r w:rsidDel="0065343B">
                  <w:delText>aplicación</w:delText>
                </w:r>
              </w:del>
            </w:ins>
            <w:ins w:id="850" w:author="luis angel barrancos ortiz" w:date="2015-05-29T21:15:00Z">
              <w:del w:id="851" w:author="carlos cruz" w:date="2015-05-30T09:59:00Z">
                <w:r w:rsidDel="0065343B">
                  <w:delText xml:space="preserve"> </w:delText>
                </w:r>
              </w:del>
            </w:ins>
            <w:ins w:id="852" w:author="luis angel barrancos ortiz" w:date="2015-05-29T21:16:00Z">
              <w:del w:id="853" w:author="carlos cruz" w:date="2015-05-30T09:59:00Z">
                <w:r w:rsidDel="0065343B">
                  <w:delText>móvil de la ambulancia y la aplicación web del operador</w:delText>
                </w:r>
              </w:del>
            </w:ins>
            <w:ins w:id="854" w:author="luis angel barrancos ortiz" w:date="2015-05-29T21:22:00Z">
              <w:del w:id="855" w:author="carlos cruz" w:date="2015-05-30T09:59:00Z">
                <w:r w:rsidDel="0065343B">
                  <w:delText>.</w:delText>
                </w:r>
              </w:del>
            </w:ins>
          </w:p>
          <w:p w14:paraId="58AF98E6" w14:textId="0F95B6FE" w:rsidR="00A66A10" w:rsidRPr="00E62D19" w:rsidDel="0065343B" w:rsidRDefault="00A66A10">
            <w:pPr>
              <w:pStyle w:val="Titulo3"/>
              <w:outlineLvl w:val="9"/>
              <w:rPr>
                <w:ins w:id="856" w:author="luis angel barrancos ortiz" w:date="2015-05-29T20:52:00Z"/>
                <w:del w:id="857" w:author="carlos cruz" w:date="2015-05-30T09:59:00Z"/>
              </w:rPr>
              <w:pPrChange w:id="858" w:author="carlos cruz" w:date="2015-05-30T10:23:00Z">
                <w:pPr>
                  <w:pStyle w:val="Sinespaciado"/>
                  <w:numPr>
                    <w:numId w:val="25"/>
                  </w:numPr>
                  <w:ind w:left="677" w:hanging="360"/>
                </w:pPr>
              </w:pPrChange>
            </w:pPr>
            <w:ins w:id="859" w:author="luis angel barrancos ortiz" w:date="2015-05-29T21:23:00Z">
              <w:del w:id="860" w:author="carlos cruz" w:date="2015-05-30T09:59:00Z">
                <w:r w:rsidDel="0065343B">
                  <w:delText>El caso de uso finaliza cuando en ambas aplicaciones se realiza el trazado de ruta</w:delText>
                </w:r>
              </w:del>
            </w:ins>
            <w:ins w:id="861" w:author="luis angel barrancos ortiz" w:date="2015-05-29T21:24:00Z">
              <w:del w:id="862" w:author="carlos cruz" w:date="2015-05-30T09:59:00Z">
                <w:r w:rsidDel="0065343B">
                  <w:delText>.</w:delText>
                </w:r>
              </w:del>
            </w:ins>
          </w:p>
        </w:tc>
      </w:tr>
      <w:tr w:rsidR="00151BB7" w:rsidRPr="007A6F19" w:rsidDel="0065343B" w14:paraId="410A3953" w14:textId="4E2A619E" w:rsidTr="000576A3">
        <w:trPr>
          <w:ins w:id="863" w:author="luis angel barrancos ortiz" w:date="2015-05-29T20:52:00Z"/>
          <w:del w:id="864" w:author="carlos cruz" w:date="2015-05-30T09:59:00Z"/>
        </w:trPr>
        <w:tc>
          <w:tcPr>
            <w:tcW w:w="2405" w:type="dxa"/>
            <w:shd w:val="clear" w:color="auto" w:fill="DBE5F1"/>
          </w:tcPr>
          <w:p w14:paraId="2D9F826B" w14:textId="6088446A" w:rsidR="00151BB7" w:rsidRPr="007A6F19" w:rsidDel="0065343B" w:rsidRDefault="00151BB7">
            <w:pPr>
              <w:pStyle w:val="Titulo3"/>
              <w:outlineLvl w:val="9"/>
              <w:rPr>
                <w:ins w:id="865" w:author="luis angel barrancos ortiz" w:date="2015-05-29T20:52:00Z"/>
                <w:del w:id="866" w:author="carlos cruz" w:date="2015-05-30T09:59:00Z"/>
              </w:rPr>
              <w:pPrChange w:id="867" w:author="carlos cruz" w:date="2015-05-30T10:23:00Z">
                <w:pPr>
                  <w:ind w:right="-250" w:firstLine="0"/>
                  <w:contextualSpacing/>
                  <w:jc w:val="left"/>
                </w:pPr>
              </w:pPrChange>
            </w:pPr>
            <w:ins w:id="868" w:author="luis angel barrancos ortiz" w:date="2015-05-29T20:52:00Z">
              <w:del w:id="869" w:author="carlos cruz" w:date="2015-05-30T09:59:00Z">
                <w:r w:rsidRPr="007A6F19" w:rsidDel="0065343B">
                  <w:delText>Flujo(s) alternativo(s):</w:delText>
                </w:r>
              </w:del>
            </w:ins>
          </w:p>
        </w:tc>
        <w:tc>
          <w:tcPr>
            <w:tcW w:w="6946" w:type="dxa"/>
          </w:tcPr>
          <w:p w14:paraId="4E94E461" w14:textId="5AE2E9A6" w:rsidR="00151BB7" w:rsidRPr="00165A3E" w:rsidDel="0065343B" w:rsidRDefault="00A66A10">
            <w:pPr>
              <w:pStyle w:val="Titulo3"/>
              <w:outlineLvl w:val="9"/>
              <w:rPr>
                <w:ins w:id="870" w:author="luis angel barrancos ortiz" w:date="2015-05-29T20:52:00Z"/>
                <w:del w:id="871" w:author="carlos cruz" w:date="2015-05-30T09:59:00Z"/>
              </w:rPr>
              <w:pPrChange w:id="872" w:author="carlos cruz" w:date="2015-05-30T10:23:00Z">
                <w:pPr>
                  <w:pStyle w:val="Prrafodelista"/>
                  <w:numPr>
                    <w:numId w:val="26"/>
                  </w:numPr>
                  <w:spacing w:after="0" w:line="276" w:lineRule="auto"/>
                  <w:ind w:left="720" w:hanging="360"/>
                  <w:contextualSpacing/>
                </w:pPr>
              </w:pPrChange>
            </w:pPr>
            <w:ins w:id="873" w:author="luis angel barrancos ortiz" w:date="2015-05-29T21:24:00Z">
              <w:del w:id="874" w:author="carlos cruz" w:date="2015-05-30T09:59:00Z">
                <w:r w:rsidDel="0065343B">
                  <w:delText>Ninguno</w:delText>
                </w:r>
              </w:del>
            </w:ins>
          </w:p>
        </w:tc>
      </w:tr>
    </w:tbl>
    <w:p w14:paraId="513A7450" w14:textId="49CB8F89" w:rsidR="000C7BEB" w:rsidRDefault="000C7BEB">
      <w:pPr>
        <w:ind w:firstLine="0"/>
        <w:rPr>
          <w:ins w:id="875" w:author="carlos cruz" w:date="2015-05-30T10:25:00Z"/>
        </w:rPr>
        <w:pPrChange w:id="876" w:author="luis angel barrancos ortiz" w:date="2015-05-30T16:58:00Z">
          <w:pPr>
            <w:jc w:val="center"/>
          </w:pPr>
        </w:pPrChange>
      </w:pPr>
      <w:ins w:id="877" w:author="carlos cruz" w:date="2015-05-30T10:26:00Z">
        <w:del w:id="878" w:author="luis angel barrancos ortiz" w:date="2015-05-30T16:44:00Z">
          <w:r w:rsidRPr="000C7BEB">
            <w:rPr>
              <w:highlight w:val="yellow"/>
              <w:rPrChange w:id="879" w:author="carlos cruz" w:date="2015-05-30T10:26:00Z">
                <w:rPr/>
              </w:rPrChange>
            </w:rPr>
            <w:delText>Prototipo aquí.</w:delText>
          </w:r>
        </w:del>
      </w:ins>
    </w:p>
    <w:p w14:paraId="0EDB1D97" w14:textId="77777777" w:rsidR="00D620A7" w:rsidRDefault="009D3B2E">
      <w:pPr>
        <w:pStyle w:val="Titulo3"/>
        <w:numPr>
          <w:ilvl w:val="0"/>
          <w:numId w:val="32"/>
        </w:numPr>
        <w:rPr>
          <w:ins w:id="880" w:author="luis angel barrancos ortiz" w:date="2015-05-30T18:24:00Z"/>
        </w:rPr>
        <w:pPrChange w:id="881" w:author="carlos cruz" w:date="2015-05-30T10:25:00Z">
          <w:pPr>
            <w:jc w:val="center"/>
          </w:pPr>
        </w:pPrChange>
      </w:pPr>
      <w:ins w:id="882" w:author="luis angel barrancos ortiz" w:date="2015-05-30T17:14:00Z">
        <w:r>
          <w:t>Notificar</w:t>
        </w:r>
      </w:ins>
    </w:p>
    <w:p w14:paraId="18F8DE65" w14:textId="77777777" w:rsidR="00D620A7" w:rsidRDefault="00D620A7" w:rsidP="00D620A7">
      <w:pPr>
        <w:rPr>
          <w:ins w:id="883" w:author="luis angel barrancos ortiz" w:date="2015-05-30T18:25:00Z"/>
        </w:rPr>
        <w:pPrChange w:id="884" w:author="luis angel barrancos ortiz" w:date="2015-05-30T18:24:00Z">
          <w:pPr>
            <w:jc w:val="center"/>
          </w:pPr>
        </w:pPrChange>
      </w:pPr>
      <w:ins w:id="885" w:author="luis angel barrancos ortiz" w:date="2015-05-30T18:25:00Z">
        <w:r w:rsidRPr="00E44394">
          <w:rPr>
            <w:noProof/>
            <w:lang w:val="es-ES" w:eastAsia="es-ES"/>
          </w:rPr>
          <w:drawing>
            <wp:inline distT="0" distB="0" distL="0" distR="0" wp14:anchorId="3C7E1786" wp14:editId="4C594D57">
              <wp:extent cx="359092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9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620A7" w:rsidRPr="007A6F19" w14:paraId="1739D75E" w14:textId="77777777" w:rsidTr="0037506B">
        <w:trPr>
          <w:ins w:id="886" w:author="luis angel barrancos ortiz" w:date="2015-05-30T18:25:00Z"/>
        </w:trPr>
        <w:tc>
          <w:tcPr>
            <w:tcW w:w="9351" w:type="dxa"/>
            <w:gridSpan w:val="2"/>
            <w:shd w:val="clear" w:color="auto" w:fill="4F81BD"/>
          </w:tcPr>
          <w:p w14:paraId="2932A6E8" w14:textId="77777777" w:rsidR="00D620A7" w:rsidRPr="007A6F19" w:rsidRDefault="00D620A7" w:rsidP="0037506B">
            <w:pPr>
              <w:contextualSpacing/>
              <w:jc w:val="center"/>
              <w:rPr>
                <w:ins w:id="887" w:author="luis angel barrancos ortiz" w:date="2015-05-30T18:25:00Z"/>
                <w:rFonts w:cs="Calibri"/>
                <w:b/>
                <w:bCs/>
              </w:rPr>
            </w:pPr>
            <w:ins w:id="888" w:author="luis angel barrancos ortiz" w:date="2015-05-30T18:25:00Z">
              <w:r w:rsidRPr="007A6F19">
                <w:rPr>
                  <w:rFonts w:cs="Calibri"/>
                  <w:b/>
                  <w:bCs/>
                </w:rPr>
                <w:t>CASO DE USO:</w:t>
              </w:r>
              <w:r>
                <w:rPr>
                  <w:rFonts w:cs="Calibri"/>
                  <w:b/>
                  <w:bCs/>
                </w:rPr>
                <w:t xml:space="preserve"> Notificar</w:t>
              </w:r>
            </w:ins>
          </w:p>
        </w:tc>
      </w:tr>
      <w:tr w:rsidR="00D620A7" w:rsidRPr="007A6F19" w14:paraId="0AC1480B" w14:textId="77777777" w:rsidTr="0037506B">
        <w:trPr>
          <w:ins w:id="889" w:author="luis angel barrancos ortiz" w:date="2015-05-30T18:25:00Z"/>
        </w:trPr>
        <w:tc>
          <w:tcPr>
            <w:tcW w:w="2405" w:type="dxa"/>
            <w:shd w:val="clear" w:color="auto" w:fill="DBE5F1"/>
          </w:tcPr>
          <w:p w14:paraId="2107F6C2" w14:textId="77777777" w:rsidR="00D620A7" w:rsidRPr="007A6F19" w:rsidRDefault="00D620A7" w:rsidP="0037506B">
            <w:pPr>
              <w:ind w:firstLine="0"/>
              <w:contextualSpacing/>
              <w:jc w:val="left"/>
              <w:rPr>
                <w:ins w:id="890" w:author="luis angel barrancos ortiz" w:date="2015-05-30T18:25:00Z"/>
                <w:rFonts w:cs="Calibri"/>
                <w:b/>
                <w:bCs/>
              </w:rPr>
            </w:pPr>
            <w:ins w:id="891" w:author="luis angel barrancos ortiz" w:date="2015-05-30T18:25:00Z">
              <w:r w:rsidRPr="007A6F19">
                <w:rPr>
                  <w:rFonts w:cs="Calibri"/>
                  <w:b/>
                  <w:bCs/>
                </w:rPr>
                <w:t>Actores Primarios:</w:t>
              </w:r>
            </w:ins>
          </w:p>
        </w:tc>
        <w:tc>
          <w:tcPr>
            <w:tcW w:w="6946" w:type="dxa"/>
          </w:tcPr>
          <w:p w14:paraId="49924080" w14:textId="77777777" w:rsidR="00D620A7" w:rsidRPr="007A6F19" w:rsidRDefault="00D620A7" w:rsidP="0037506B">
            <w:pPr>
              <w:ind w:firstLine="0"/>
              <w:contextualSpacing/>
              <w:rPr>
                <w:ins w:id="892" w:author="luis angel barrancos ortiz" w:date="2015-05-30T18:25:00Z"/>
              </w:rPr>
            </w:pPr>
            <w:ins w:id="893" w:author="luis angel barrancos ortiz" w:date="2015-05-30T18:25:00Z">
              <w:r>
                <w:t>Servicio Web</w:t>
              </w:r>
            </w:ins>
          </w:p>
        </w:tc>
      </w:tr>
      <w:tr w:rsidR="00D620A7" w:rsidRPr="007A6F19" w14:paraId="32FB5C7D" w14:textId="77777777" w:rsidTr="0037506B">
        <w:trPr>
          <w:ins w:id="894" w:author="luis angel barrancos ortiz" w:date="2015-05-30T18:25:00Z"/>
        </w:trPr>
        <w:tc>
          <w:tcPr>
            <w:tcW w:w="2405" w:type="dxa"/>
            <w:shd w:val="clear" w:color="auto" w:fill="DBE5F1"/>
          </w:tcPr>
          <w:p w14:paraId="33F583CC" w14:textId="77777777" w:rsidR="00D620A7" w:rsidRPr="007A6F19" w:rsidRDefault="00D620A7" w:rsidP="0037506B">
            <w:pPr>
              <w:ind w:firstLine="0"/>
              <w:contextualSpacing/>
              <w:jc w:val="left"/>
              <w:rPr>
                <w:ins w:id="895" w:author="luis angel barrancos ortiz" w:date="2015-05-30T18:25:00Z"/>
                <w:rFonts w:cs="Calibri"/>
                <w:b/>
                <w:bCs/>
              </w:rPr>
            </w:pPr>
            <w:ins w:id="896" w:author="luis angel barrancos ortiz" w:date="2015-05-30T18:25:00Z">
              <w:r w:rsidRPr="007A6F19">
                <w:rPr>
                  <w:rFonts w:cs="Calibri"/>
                  <w:b/>
                  <w:bCs/>
                </w:rPr>
                <w:t>Actores secundarios:</w:t>
              </w:r>
            </w:ins>
          </w:p>
        </w:tc>
        <w:tc>
          <w:tcPr>
            <w:tcW w:w="6946" w:type="dxa"/>
          </w:tcPr>
          <w:p w14:paraId="6CCDEC9E" w14:textId="77777777" w:rsidR="00D620A7" w:rsidRPr="007A6F19" w:rsidRDefault="00D620A7" w:rsidP="0037506B">
            <w:pPr>
              <w:ind w:firstLine="0"/>
              <w:contextualSpacing/>
              <w:rPr>
                <w:ins w:id="897" w:author="luis angel barrancos ortiz" w:date="2015-05-30T18:25:00Z"/>
                <w:rFonts w:cs="Calibri"/>
              </w:rPr>
            </w:pPr>
            <w:ins w:id="898" w:author="luis angel barrancos ortiz" w:date="2015-05-30T18:25:00Z">
              <w:r>
                <w:rPr>
                  <w:rFonts w:cs="Calibri"/>
                </w:rPr>
                <w:t>Ninguno</w:t>
              </w:r>
            </w:ins>
          </w:p>
        </w:tc>
      </w:tr>
      <w:tr w:rsidR="00D620A7" w:rsidRPr="007A6F19" w14:paraId="4059C846" w14:textId="77777777" w:rsidTr="0037506B">
        <w:trPr>
          <w:ins w:id="899" w:author="luis angel barrancos ortiz" w:date="2015-05-30T18:25:00Z"/>
        </w:trPr>
        <w:tc>
          <w:tcPr>
            <w:tcW w:w="2405" w:type="dxa"/>
            <w:shd w:val="clear" w:color="auto" w:fill="DBE5F1"/>
          </w:tcPr>
          <w:p w14:paraId="7018013F" w14:textId="77777777" w:rsidR="00D620A7" w:rsidRPr="007A6F19" w:rsidRDefault="00D620A7" w:rsidP="0037506B">
            <w:pPr>
              <w:ind w:firstLine="0"/>
              <w:contextualSpacing/>
              <w:jc w:val="left"/>
              <w:rPr>
                <w:ins w:id="900" w:author="luis angel barrancos ortiz" w:date="2015-05-30T18:25:00Z"/>
                <w:rFonts w:cs="Calibri"/>
                <w:b/>
                <w:bCs/>
              </w:rPr>
            </w:pPr>
            <w:ins w:id="901" w:author="luis angel barrancos ortiz" w:date="2015-05-30T18:25:00Z">
              <w:r w:rsidRPr="007A6F19">
                <w:rPr>
                  <w:rFonts w:cs="Calibri"/>
                  <w:b/>
                  <w:bCs/>
                </w:rPr>
                <w:t>Descripción:</w:t>
              </w:r>
            </w:ins>
          </w:p>
        </w:tc>
        <w:tc>
          <w:tcPr>
            <w:tcW w:w="6946" w:type="dxa"/>
          </w:tcPr>
          <w:p w14:paraId="63F4C5EC" w14:textId="77777777" w:rsidR="00D620A7" w:rsidRPr="007A6F19" w:rsidRDefault="00D620A7" w:rsidP="0037506B">
            <w:pPr>
              <w:pStyle w:val="Sinespaciado"/>
              <w:spacing w:before="240" w:beforeAutospacing="0" w:after="240" w:afterAutospacing="0"/>
              <w:ind w:firstLine="0"/>
              <w:rPr>
                <w:ins w:id="902" w:author="luis angel barrancos ortiz" w:date="2015-05-30T18:25:00Z"/>
              </w:rPr>
            </w:pPr>
            <w:ins w:id="903" w:author="luis angel barrancos ortiz" w:date="2015-05-30T18:25:00Z">
              <w:r>
                <w:t>Notifica a la aplicación móvil de la ambulancia, cliente y a la aplicación web del operador cuando ocurre algún evento</w:t>
              </w:r>
            </w:ins>
          </w:p>
        </w:tc>
      </w:tr>
      <w:tr w:rsidR="00D620A7" w:rsidRPr="007A6F19" w14:paraId="6498BDA9" w14:textId="77777777" w:rsidTr="0037506B">
        <w:trPr>
          <w:ins w:id="904" w:author="luis angel barrancos ortiz" w:date="2015-05-30T18:25:00Z"/>
        </w:trPr>
        <w:tc>
          <w:tcPr>
            <w:tcW w:w="2405" w:type="dxa"/>
            <w:shd w:val="clear" w:color="auto" w:fill="DBE5F1"/>
          </w:tcPr>
          <w:p w14:paraId="4F650197" w14:textId="77777777" w:rsidR="00D620A7" w:rsidRPr="007A6F19" w:rsidRDefault="00D620A7" w:rsidP="0037506B">
            <w:pPr>
              <w:ind w:firstLine="0"/>
              <w:contextualSpacing/>
              <w:jc w:val="left"/>
              <w:rPr>
                <w:ins w:id="905" w:author="luis angel barrancos ortiz" w:date="2015-05-30T18:25:00Z"/>
                <w:rFonts w:cs="Calibri"/>
                <w:b/>
                <w:bCs/>
              </w:rPr>
            </w:pPr>
            <w:ins w:id="906" w:author="luis angel barrancos ortiz" w:date="2015-05-30T18:25:00Z">
              <w:r w:rsidRPr="007A6F19">
                <w:rPr>
                  <w:rFonts w:cs="Calibri"/>
                  <w:b/>
                  <w:bCs/>
                </w:rPr>
                <w:t>Precondiciones:</w:t>
              </w:r>
            </w:ins>
          </w:p>
        </w:tc>
        <w:tc>
          <w:tcPr>
            <w:tcW w:w="6946" w:type="dxa"/>
          </w:tcPr>
          <w:p w14:paraId="70FAE7BA" w14:textId="77777777" w:rsidR="00D620A7" w:rsidRPr="00C75DEE" w:rsidRDefault="00D620A7" w:rsidP="0037506B">
            <w:pPr>
              <w:spacing w:before="240" w:beforeAutospacing="0" w:after="0" w:line="276" w:lineRule="auto"/>
              <w:ind w:firstLine="0"/>
              <w:contextualSpacing/>
              <w:rPr>
                <w:ins w:id="907" w:author="luis angel barrancos ortiz" w:date="2015-05-30T18:25:00Z"/>
              </w:rPr>
            </w:pPr>
            <w:ins w:id="908" w:author="luis angel barrancos ortiz" w:date="2015-05-30T18:25:00Z">
              <w:r>
                <w:t>Solicitar Afiliación, Solicitar Ambulancia, Solicitar Centro De Salud, Confirmar Afiliación, Asignar Ambulancia</w:t>
              </w:r>
            </w:ins>
          </w:p>
        </w:tc>
      </w:tr>
      <w:tr w:rsidR="00D620A7" w:rsidRPr="007A6F19" w14:paraId="539B0DFB" w14:textId="77777777" w:rsidTr="0037506B">
        <w:trPr>
          <w:ins w:id="909" w:author="luis angel barrancos ortiz" w:date="2015-05-30T18:25:00Z"/>
        </w:trPr>
        <w:tc>
          <w:tcPr>
            <w:tcW w:w="2405" w:type="dxa"/>
            <w:shd w:val="clear" w:color="auto" w:fill="DBE5F1"/>
          </w:tcPr>
          <w:p w14:paraId="52B0D63C" w14:textId="77777777" w:rsidR="00D620A7" w:rsidRPr="007A6F19" w:rsidRDefault="00D620A7" w:rsidP="0037506B">
            <w:pPr>
              <w:ind w:firstLine="0"/>
              <w:contextualSpacing/>
              <w:jc w:val="left"/>
              <w:rPr>
                <w:ins w:id="910" w:author="luis angel barrancos ortiz" w:date="2015-05-30T18:25:00Z"/>
                <w:rFonts w:cs="Calibri"/>
                <w:b/>
                <w:bCs/>
              </w:rPr>
            </w:pPr>
            <w:ins w:id="911" w:author="luis angel barrancos ortiz" w:date="2015-05-30T18:25:00Z">
              <w:r w:rsidRPr="007A6F19">
                <w:rPr>
                  <w:rFonts w:cs="Calibri"/>
                  <w:b/>
                  <w:bCs/>
                </w:rPr>
                <w:t>Pos condiciones:</w:t>
              </w:r>
            </w:ins>
          </w:p>
        </w:tc>
        <w:tc>
          <w:tcPr>
            <w:tcW w:w="6946" w:type="dxa"/>
          </w:tcPr>
          <w:p w14:paraId="65178D77" w14:textId="77777777" w:rsidR="00D620A7" w:rsidRPr="00F56394" w:rsidRDefault="00D620A7" w:rsidP="0037506B">
            <w:pPr>
              <w:spacing w:before="240" w:beforeAutospacing="0" w:line="276" w:lineRule="auto"/>
              <w:ind w:firstLine="0"/>
              <w:contextualSpacing/>
              <w:rPr>
                <w:ins w:id="912" w:author="luis angel barrancos ortiz" w:date="2015-05-30T18:25:00Z"/>
              </w:rPr>
            </w:pPr>
            <w:ins w:id="913" w:author="luis angel barrancos ortiz" w:date="2015-05-30T18:25:00Z">
              <w:r>
                <w:t>La aplicación móvil de la ambulancia, cliente y la aplicación web del operador reciben una notificación</w:t>
              </w:r>
            </w:ins>
          </w:p>
        </w:tc>
      </w:tr>
      <w:tr w:rsidR="00D620A7" w:rsidRPr="007A6F19" w14:paraId="0A5793FB" w14:textId="77777777" w:rsidTr="0037506B">
        <w:trPr>
          <w:ins w:id="914" w:author="luis angel barrancos ortiz" w:date="2015-05-30T18:25:00Z"/>
        </w:trPr>
        <w:tc>
          <w:tcPr>
            <w:tcW w:w="2405" w:type="dxa"/>
            <w:shd w:val="clear" w:color="auto" w:fill="DBE5F1"/>
          </w:tcPr>
          <w:p w14:paraId="7E744AC5" w14:textId="77777777" w:rsidR="00D620A7" w:rsidRPr="007A6F19" w:rsidRDefault="00D620A7" w:rsidP="0037506B">
            <w:pPr>
              <w:ind w:firstLine="0"/>
              <w:contextualSpacing/>
              <w:jc w:val="left"/>
              <w:rPr>
                <w:ins w:id="915" w:author="luis angel barrancos ortiz" w:date="2015-05-30T18:25:00Z"/>
                <w:rFonts w:cs="Calibri"/>
                <w:b/>
                <w:bCs/>
              </w:rPr>
            </w:pPr>
            <w:ins w:id="916" w:author="luis angel barrancos ortiz" w:date="2015-05-30T18:25:00Z">
              <w:r w:rsidRPr="007A6F19">
                <w:rPr>
                  <w:rFonts w:cs="Calibri"/>
                  <w:b/>
                  <w:bCs/>
                </w:rPr>
                <w:t>Flujo Principal:</w:t>
              </w:r>
            </w:ins>
          </w:p>
        </w:tc>
        <w:tc>
          <w:tcPr>
            <w:tcW w:w="6946" w:type="dxa"/>
          </w:tcPr>
          <w:p w14:paraId="4E6559AF" w14:textId="77777777" w:rsidR="00D620A7" w:rsidRDefault="00D620A7" w:rsidP="0037506B">
            <w:pPr>
              <w:pStyle w:val="Sinespaciado"/>
              <w:numPr>
                <w:ilvl w:val="0"/>
                <w:numId w:val="37"/>
              </w:numPr>
              <w:ind w:left="317"/>
              <w:rPr>
                <w:ins w:id="917" w:author="luis angel barrancos ortiz" w:date="2015-05-30T18:25:00Z"/>
              </w:rPr>
            </w:pPr>
            <w:ins w:id="918" w:author="luis angel barrancos ortiz" w:date="2015-05-30T18:25:00Z">
              <w:r>
                <w:t>El servicio web establece conexión con la aplicación móvil del cliente, de la ambulancia y la aplicación web del operador</w:t>
              </w:r>
            </w:ins>
          </w:p>
          <w:p w14:paraId="212E5AA1" w14:textId="77777777" w:rsidR="00D620A7" w:rsidRPr="00E62D19" w:rsidRDefault="00D620A7" w:rsidP="0037506B">
            <w:pPr>
              <w:pStyle w:val="Sinespaciado"/>
              <w:numPr>
                <w:ilvl w:val="0"/>
                <w:numId w:val="37"/>
              </w:numPr>
              <w:ind w:left="317"/>
              <w:rPr>
                <w:ins w:id="919" w:author="luis angel barrancos ortiz" w:date="2015-05-30T18:25:00Z"/>
              </w:rPr>
            </w:pPr>
            <w:ins w:id="920" w:author="luis angel barrancos ortiz" w:date="2015-05-30T18:25:00Z">
              <w:r>
                <w:t xml:space="preserve">Envía la notificación de acuerdo al evento que disparo este caso de uso </w:t>
              </w:r>
            </w:ins>
          </w:p>
        </w:tc>
      </w:tr>
      <w:tr w:rsidR="00D620A7" w:rsidRPr="007A6F19" w14:paraId="51DF6757" w14:textId="77777777" w:rsidTr="0037506B">
        <w:trPr>
          <w:ins w:id="921" w:author="luis angel barrancos ortiz" w:date="2015-05-30T18:25:00Z"/>
        </w:trPr>
        <w:tc>
          <w:tcPr>
            <w:tcW w:w="2405" w:type="dxa"/>
            <w:shd w:val="clear" w:color="auto" w:fill="DBE5F1"/>
          </w:tcPr>
          <w:p w14:paraId="5CD4AE38" w14:textId="77777777" w:rsidR="00D620A7" w:rsidRPr="007A6F19" w:rsidRDefault="00D620A7" w:rsidP="0037506B">
            <w:pPr>
              <w:ind w:right="-250" w:firstLine="0"/>
              <w:contextualSpacing/>
              <w:jc w:val="left"/>
              <w:rPr>
                <w:ins w:id="922" w:author="luis angel barrancos ortiz" w:date="2015-05-30T18:25:00Z"/>
                <w:rFonts w:cs="Calibri"/>
                <w:b/>
                <w:bCs/>
              </w:rPr>
            </w:pPr>
            <w:ins w:id="923" w:author="luis angel barrancos ortiz" w:date="2015-05-30T18:25:00Z">
              <w:r w:rsidRPr="007A6F19">
                <w:rPr>
                  <w:rFonts w:cs="Calibri"/>
                  <w:b/>
                  <w:bCs/>
                </w:rPr>
                <w:lastRenderedPageBreak/>
                <w:t>Flujo(s) alternativo(s):</w:t>
              </w:r>
            </w:ins>
          </w:p>
        </w:tc>
        <w:tc>
          <w:tcPr>
            <w:tcW w:w="6946" w:type="dxa"/>
          </w:tcPr>
          <w:p w14:paraId="662C705C" w14:textId="77777777" w:rsidR="00D620A7" w:rsidRPr="0024185A" w:rsidRDefault="00D620A7" w:rsidP="0037506B">
            <w:pPr>
              <w:spacing w:after="0" w:line="276" w:lineRule="auto"/>
              <w:ind w:firstLine="0"/>
              <w:contextualSpacing/>
              <w:rPr>
                <w:ins w:id="924" w:author="luis angel barrancos ortiz" w:date="2015-05-30T18:25:00Z"/>
              </w:rPr>
            </w:pPr>
            <w:ins w:id="925" w:author="luis angel barrancos ortiz" w:date="2015-05-30T18:25:00Z">
              <w:r>
                <w:t>Ninguno</w:t>
              </w:r>
            </w:ins>
          </w:p>
        </w:tc>
      </w:tr>
    </w:tbl>
    <w:p w14:paraId="4A8CF342" w14:textId="1E788FBA" w:rsidR="000C7BEB" w:rsidRDefault="000C7BEB" w:rsidP="00D620A7">
      <w:pPr>
        <w:rPr>
          <w:ins w:id="926" w:author="luis angel barrancos ortiz" w:date="2015-05-30T17:13:00Z"/>
        </w:rPr>
        <w:pPrChange w:id="927" w:author="luis angel barrancos ortiz" w:date="2015-05-30T18:24:00Z">
          <w:pPr>
            <w:jc w:val="center"/>
          </w:pPr>
        </w:pPrChange>
      </w:pPr>
      <w:bookmarkStart w:id="928" w:name="_GoBack"/>
      <w:bookmarkEnd w:id="928"/>
      <w:ins w:id="929" w:author="carlos cruz" w:date="2015-05-30T10:25:00Z">
        <w:del w:id="930" w:author="luis angel barrancos ortiz" w:date="2015-05-30T17:14:00Z">
          <w:r>
            <w:delText>Cambiar Estado</w:delText>
          </w:r>
        </w:del>
      </w:ins>
    </w:p>
    <w:p w14:paraId="3661151B" w14:textId="11C9E17D" w:rsidR="009D3B2E" w:rsidRPr="009D3B2E" w:rsidRDefault="009D3B2E">
      <w:pPr>
        <w:pStyle w:val="Titulo3"/>
        <w:numPr>
          <w:ilvl w:val="0"/>
          <w:numId w:val="32"/>
        </w:numPr>
        <w:rPr>
          <w:ins w:id="931" w:author="carlos cruz" w:date="2015-05-30T10:25:00Z"/>
          <w:rPrChange w:id="932" w:author="luis angel barrancos ortiz" w:date="2015-05-30T17:13:00Z">
            <w:rPr>
              <w:ins w:id="933" w:author="carlos cruz" w:date="2015-05-30T10:25:00Z"/>
            </w:rPr>
          </w:rPrChange>
        </w:rPr>
        <w:pPrChange w:id="934" w:author="luis angel barrancos ortiz" w:date="2015-05-30T17:13:00Z">
          <w:pPr>
            <w:jc w:val="center"/>
          </w:pPr>
        </w:pPrChange>
      </w:pPr>
      <w:ins w:id="935" w:author="luis angel barrancos ortiz" w:date="2015-05-30T17:14:00Z">
        <w:r>
          <w:t>Cambiar Estado</w:t>
        </w:r>
      </w:ins>
    </w:p>
    <w:p w14:paraId="29DBAE27" w14:textId="77777777" w:rsidR="00D53979" w:rsidRDefault="00D53979" w:rsidP="00D53979">
      <w:pPr>
        <w:jc w:val="center"/>
        <w:rPr>
          <w:ins w:id="936" w:author="carlos cruz" w:date="2015-05-30T09:58:00Z"/>
        </w:rPr>
      </w:pPr>
      <w:ins w:id="937" w:author="carlos cruz" w:date="2015-05-30T09:58:00Z">
        <w:r w:rsidRPr="00FD73C5">
          <w:rPr>
            <w:noProof/>
            <w:lang w:val="es-ES" w:eastAsia="es-ES"/>
          </w:rPr>
          <w:drawing>
            <wp:inline distT="0" distB="0" distL="0" distR="0" wp14:anchorId="5E7DCC9E" wp14:editId="1B1FB898">
              <wp:extent cx="3114675" cy="14287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11AC1AA6" w14:textId="77777777" w:rsidTr="000576A3">
        <w:trPr>
          <w:ins w:id="938" w:author="carlos cruz" w:date="2015-05-30T09:58:00Z"/>
        </w:trPr>
        <w:tc>
          <w:tcPr>
            <w:tcW w:w="9351" w:type="dxa"/>
            <w:gridSpan w:val="2"/>
            <w:shd w:val="clear" w:color="auto" w:fill="4F81BD"/>
          </w:tcPr>
          <w:p w14:paraId="6BB4C9BC" w14:textId="77777777" w:rsidR="00D53979" w:rsidRPr="007A6F19" w:rsidRDefault="00D53979" w:rsidP="000576A3">
            <w:pPr>
              <w:contextualSpacing/>
              <w:jc w:val="center"/>
              <w:rPr>
                <w:ins w:id="939" w:author="carlos cruz" w:date="2015-05-30T09:58:00Z"/>
                <w:rFonts w:cs="Calibri"/>
                <w:b/>
                <w:bCs/>
              </w:rPr>
            </w:pPr>
            <w:ins w:id="940" w:author="carlos cruz" w:date="2015-05-30T09:58:00Z">
              <w:r w:rsidRPr="007A6F19">
                <w:rPr>
                  <w:rFonts w:cs="Calibri"/>
                  <w:b/>
                  <w:bCs/>
                </w:rPr>
                <w:t>CASO DE USO:</w:t>
              </w:r>
              <w:r>
                <w:rPr>
                  <w:rFonts w:cs="Calibri"/>
                  <w:b/>
                  <w:bCs/>
                </w:rPr>
                <w:t xml:space="preserve"> Cambiar Estado</w:t>
              </w:r>
            </w:ins>
          </w:p>
        </w:tc>
      </w:tr>
      <w:tr w:rsidR="00D53979" w:rsidRPr="007A6F19" w14:paraId="70577909" w14:textId="77777777" w:rsidTr="000576A3">
        <w:trPr>
          <w:ins w:id="941" w:author="carlos cruz" w:date="2015-05-30T09:58:00Z"/>
        </w:trPr>
        <w:tc>
          <w:tcPr>
            <w:tcW w:w="2405" w:type="dxa"/>
            <w:shd w:val="clear" w:color="auto" w:fill="DBE5F1"/>
          </w:tcPr>
          <w:p w14:paraId="128714C5" w14:textId="77777777" w:rsidR="00D53979" w:rsidRPr="007A6F19" w:rsidRDefault="00D53979" w:rsidP="000576A3">
            <w:pPr>
              <w:ind w:firstLine="0"/>
              <w:contextualSpacing/>
              <w:jc w:val="left"/>
              <w:rPr>
                <w:ins w:id="942" w:author="carlos cruz" w:date="2015-05-30T09:58:00Z"/>
                <w:rFonts w:cs="Calibri"/>
                <w:b/>
                <w:bCs/>
              </w:rPr>
            </w:pPr>
            <w:ins w:id="943" w:author="carlos cruz" w:date="2015-05-30T09:58:00Z">
              <w:r w:rsidRPr="007A6F19">
                <w:rPr>
                  <w:rFonts w:cs="Calibri"/>
                  <w:b/>
                  <w:bCs/>
                </w:rPr>
                <w:t>Actores Primarios:</w:t>
              </w:r>
            </w:ins>
          </w:p>
        </w:tc>
        <w:tc>
          <w:tcPr>
            <w:tcW w:w="6946" w:type="dxa"/>
          </w:tcPr>
          <w:p w14:paraId="63348176" w14:textId="77777777" w:rsidR="00D53979" w:rsidRPr="007A6F19" w:rsidRDefault="00D53979" w:rsidP="000576A3">
            <w:pPr>
              <w:ind w:firstLine="0"/>
              <w:contextualSpacing/>
              <w:rPr>
                <w:ins w:id="944" w:author="carlos cruz" w:date="2015-05-30T09:58:00Z"/>
              </w:rPr>
            </w:pPr>
            <w:ins w:id="945" w:author="carlos cruz" w:date="2015-05-30T09:58:00Z">
              <w:r>
                <w:t>Conductor</w:t>
              </w:r>
            </w:ins>
          </w:p>
        </w:tc>
      </w:tr>
      <w:tr w:rsidR="00D53979" w:rsidRPr="007A6F19" w14:paraId="726F7472" w14:textId="77777777" w:rsidTr="000576A3">
        <w:trPr>
          <w:ins w:id="946" w:author="carlos cruz" w:date="2015-05-30T09:58:00Z"/>
        </w:trPr>
        <w:tc>
          <w:tcPr>
            <w:tcW w:w="2405" w:type="dxa"/>
            <w:shd w:val="clear" w:color="auto" w:fill="DBE5F1"/>
          </w:tcPr>
          <w:p w14:paraId="66CB410F" w14:textId="77777777" w:rsidR="00D53979" w:rsidRPr="007A6F19" w:rsidRDefault="00D53979" w:rsidP="000576A3">
            <w:pPr>
              <w:ind w:firstLine="0"/>
              <w:contextualSpacing/>
              <w:jc w:val="left"/>
              <w:rPr>
                <w:ins w:id="947" w:author="carlos cruz" w:date="2015-05-30T09:58:00Z"/>
                <w:rFonts w:cs="Calibri"/>
                <w:b/>
                <w:bCs/>
              </w:rPr>
            </w:pPr>
            <w:ins w:id="948" w:author="carlos cruz" w:date="2015-05-30T09:58:00Z">
              <w:r w:rsidRPr="007A6F19">
                <w:rPr>
                  <w:rFonts w:cs="Calibri"/>
                  <w:b/>
                  <w:bCs/>
                </w:rPr>
                <w:t>Actores secundarios:</w:t>
              </w:r>
            </w:ins>
          </w:p>
        </w:tc>
        <w:tc>
          <w:tcPr>
            <w:tcW w:w="6946" w:type="dxa"/>
          </w:tcPr>
          <w:p w14:paraId="1E8BC0C8" w14:textId="6272D967" w:rsidR="00D53979" w:rsidRPr="007A6F19" w:rsidRDefault="00D53979">
            <w:pPr>
              <w:ind w:firstLine="0"/>
              <w:contextualSpacing/>
              <w:rPr>
                <w:ins w:id="949" w:author="carlos cruz" w:date="2015-05-30T09:58:00Z"/>
                <w:rFonts w:cs="Calibri"/>
              </w:rPr>
            </w:pPr>
            <w:ins w:id="950" w:author="carlos cruz" w:date="2015-05-30T09:58:00Z">
              <w:r>
                <w:rPr>
                  <w:rFonts w:cs="Calibri"/>
                </w:rPr>
                <w:t>Servid</w:t>
              </w:r>
              <w:r w:rsidR="003B3D94">
                <w:rPr>
                  <w:rFonts w:cs="Calibri"/>
                </w:rPr>
                <w:t>or, Aplicación Móvil Ambulancia</w:t>
              </w:r>
            </w:ins>
          </w:p>
        </w:tc>
      </w:tr>
      <w:tr w:rsidR="00D53979" w:rsidRPr="007A6F19" w14:paraId="44F48EA4" w14:textId="77777777" w:rsidTr="000576A3">
        <w:trPr>
          <w:ins w:id="951" w:author="carlos cruz" w:date="2015-05-30T09:58:00Z"/>
        </w:trPr>
        <w:tc>
          <w:tcPr>
            <w:tcW w:w="2405" w:type="dxa"/>
            <w:shd w:val="clear" w:color="auto" w:fill="DBE5F1"/>
          </w:tcPr>
          <w:p w14:paraId="38D337AB" w14:textId="77777777" w:rsidR="00D53979" w:rsidRPr="007A6F19" w:rsidRDefault="00D53979" w:rsidP="000576A3">
            <w:pPr>
              <w:ind w:firstLine="0"/>
              <w:contextualSpacing/>
              <w:jc w:val="left"/>
              <w:rPr>
                <w:ins w:id="952" w:author="carlos cruz" w:date="2015-05-30T09:58:00Z"/>
                <w:rFonts w:cs="Calibri"/>
                <w:b/>
                <w:bCs/>
              </w:rPr>
            </w:pPr>
            <w:ins w:id="953" w:author="carlos cruz" w:date="2015-05-30T09:58:00Z">
              <w:r w:rsidRPr="007A6F19">
                <w:rPr>
                  <w:rFonts w:cs="Calibri"/>
                  <w:b/>
                  <w:bCs/>
                </w:rPr>
                <w:t>Descripción:</w:t>
              </w:r>
            </w:ins>
          </w:p>
        </w:tc>
        <w:tc>
          <w:tcPr>
            <w:tcW w:w="6946" w:type="dxa"/>
          </w:tcPr>
          <w:p w14:paraId="1A0B7783" w14:textId="77777777" w:rsidR="00D53979" w:rsidRPr="007A6F19" w:rsidRDefault="00D53979" w:rsidP="000576A3">
            <w:pPr>
              <w:pStyle w:val="Sinespaciado"/>
              <w:spacing w:before="240" w:beforeAutospacing="0" w:after="240" w:afterAutospacing="0"/>
              <w:ind w:firstLine="0"/>
              <w:rPr>
                <w:ins w:id="954" w:author="carlos cruz" w:date="2015-05-30T09:58:00Z"/>
              </w:rPr>
            </w:pPr>
            <w:ins w:id="955" w:author="carlos cruz" w:date="2015-05-30T09:58:00Z">
              <w:r>
                <w:t>Permite al conductor indicar cuando finalizo el traslado de un paciente hacia un centro de salud.</w:t>
              </w:r>
            </w:ins>
          </w:p>
        </w:tc>
      </w:tr>
      <w:tr w:rsidR="00D53979" w:rsidRPr="007A6F19" w14:paraId="76AA874E" w14:textId="77777777" w:rsidTr="000576A3">
        <w:trPr>
          <w:ins w:id="956" w:author="carlos cruz" w:date="2015-05-30T09:58:00Z"/>
        </w:trPr>
        <w:tc>
          <w:tcPr>
            <w:tcW w:w="2405" w:type="dxa"/>
            <w:shd w:val="clear" w:color="auto" w:fill="DBE5F1"/>
          </w:tcPr>
          <w:p w14:paraId="7511104D" w14:textId="77777777" w:rsidR="00D53979" w:rsidRPr="007A6F19" w:rsidRDefault="00D53979" w:rsidP="000576A3">
            <w:pPr>
              <w:ind w:firstLine="0"/>
              <w:contextualSpacing/>
              <w:jc w:val="left"/>
              <w:rPr>
                <w:ins w:id="957" w:author="carlos cruz" w:date="2015-05-30T09:58:00Z"/>
                <w:rFonts w:cs="Calibri"/>
                <w:b/>
                <w:bCs/>
              </w:rPr>
            </w:pPr>
            <w:ins w:id="958" w:author="carlos cruz" w:date="2015-05-30T09:58:00Z">
              <w:r w:rsidRPr="007A6F19">
                <w:rPr>
                  <w:rFonts w:cs="Calibri"/>
                  <w:b/>
                  <w:bCs/>
                </w:rPr>
                <w:t>Precondiciones:</w:t>
              </w:r>
            </w:ins>
          </w:p>
        </w:tc>
        <w:tc>
          <w:tcPr>
            <w:tcW w:w="6946" w:type="dxa"/>
          </w:tcPr>
          <w:p w14:paraId="2AAB5B4D" w14:textId="77777777" w:rsidR="00D53979" w:rsidRDefault="00D53979" w:rsidP="00D53979">
            <w:pPr>
              <w:pStyle w:val="Prrafodelista"/>
              <w:numPr>
                <w:ilvl w:val="0"/>
                <w:numId w:val="23"/>
              </w:numPr>
              <w:spacing w:before="240" w:beforeAutospacing="0" w:after="0" w:line="276" w:lineRule="auto"/>
              <w:ind w:left="459"/>
              <w:contextualSpacing/>
              <w:rPr>
                <w:ins w:id="959" w:author="carlos cruz" w:date="2015-05-30T09:58:00Z"/>
              </w:rPr>
            </w:pPr>
            <w:ins w:id="960" w:author="carlos cruz" w:date="2015-05-30T09:58:00Z">
              <w:r>
                <w:t>La aplicación móvil de la ambulancia debe tener acceso a internet.</w:t>
              </w:r>
            </w:ins>
          </w:p>
          <w:p w14:paraId="0ADA603C" w14:textId="77777777" w:rsidR="00D53979" w:rsidRPr="00C75DEE" w:rsidRDefault="00D53979" w:rsidP="00D53979">
            <w:pPr>
              <w:pStyle w:val="Prrafodelista"/>
              <w:numPr>
                <w:ilvl w:val="0"/>
                <w:numId w:val="23"/>
              </w:numPr>
              <w:spacing w:before="240" w:beforeAutospacing="0" w:after="0" w:line="276" w:lineRule="auto"/>
              <w:ind w:left="459"/>
              <w:contextualSpacing/>
              <w:rPr>
                <w:ins w:id="961" w:author="carlos cruz" w:date="2015-05-30T09:58:00Z"/>
              </w:rPr>
            </w:pPr>
            <w:ins w:id="962" w:author="carlos cruz" w:date="2015-05-30T09:58:00Z">
              <w:r>
                <w:t>La ambulancia fue asignada por el servidor para atender una solicitud</w:t>
              </w:r>
              <w:r w:rsidRPr="00F56394">
                <w:t>.</w:t>
              </w:r>
            </w:ins>
          </w:p>
        </w:tc>
      </w:tr>
      <w:tr w:rsidR="00D53979" w:rsidRPr="007A6F19" w14:paraId="370FF6DF" w14:textId="77777777" w:rsidTr="000576A3">
        <w:trPr>
          <w:ins w:id="963" w:author="carlos cruz" w:date="2015-05-30T09:58:00Z"/>
        </w:trPr>
        <w:tc>
          <w:tcPr>
            <w:tcW w:w="2405" w:type="dxa"/>
            <w:shd w:val="clear" w:color="auto" w:fill="DBE5F1"/>
          </w:tcPr>
          <w:p w14:paraId="0715AD4E" w14:textId="77777777" w:rsidR="00D53979" w:rsidRPr="007A6F19" w:rsidRDefault="00D53979" w:rsidP="000576A3">
            <w:pPr>
              <w:ind w:firstLine="0"/>
              <w:contextualSpacing/>
              <w:jc w:val="left"/>
              <w:rPr>
                <w:ins w:id="964" w:author="carlos cruz" w:date="2015-05-30T09:58:00Z"/>
                <w:rFonts w:cs="Calibri"/>
                <w:b/>
                <w:bCs/>
              </w:rPr>
            </w:pPr>
            <w:ins w:id="965" w:author="carlos cruz" w:date="2015-05-30T09:58:00Z">
              <w:r w:rsidRPr="007A6F19">
                <w:rPr>
                  <w:rFonts w:cs="Calibri"/>
                  <w:b/>
                  <w:bCs/>
                </w:rPr>
                <w:t>Pos condiciones:</w:t>
              </w:r>
            </w:ins>
          </w:p>
        </w:tc>
        <w:tc>
          <w:tcPr>
            <w:tcW w:w="6946" w:type="dxa"/>
          </w:tcPr>
          <w:p w14:paraId="65A64773" w14:textId="77777777" w:rsidR="00D53979" w:rsidRPr="00F56394" w:rsidRDefault="00D53979" w:rsidP="00D53979">
            <w:pPr>
              <w:pStyle w:val="Prrafodelista"/>
              <w:numPr>
                <w:ilvl w:val="0"/>
                <w:numId w:val="23"/>
              </w:numPr>
              <w:spacing w:before="240" w:beforeAutospacing="0" w:line="276" w:lineRule="auto"/>
              <w:ind w:left="459"/>
              <w:contextualSpacing/>
              <w:rPr>
                <w:ins w:id="966" w:author="carlos cruz" w:date="2015-05-30T09:58:00Z"/>
              </w:rPr>
            </w:pPr>
            <w:ins w:id="967" w:author="carlos cruz" w:date="2015-05-30T09:58:00Z">
              <w:r>
                <w:t>Se registrar la atención o servicio realizado</w:t>
              </w:r>
              <w:r w:rsidRPr="00F56394">
                <w:t>.</w:t>
              </w:r>
            </w:ins>
          </w:p>
        </w:tc>
      </w:tr>
      <w:tr w:rsidR="00D53979" w:rsidRPr="007A6F19" w14:paraId="03FFA945" w14:textId="77777777" w:rsidTr="000576A3">
        <w:trPr>
          <w:ins w:id="968" w:author="carlos cruz" w:date="2015-05-30T09:58:00Z"/>
        </w:trPr>
        <w:tc>
          <w:tcPr>
            <w:tcW w:w="2405" w:type="dxa"/>
            <w:shd w:val="clear" w:color="auto" w:fill="DBE5F1"/>
          </w:tcPr>
          <w:p w14:paraId="7A7E98A8" w14:textId="77777777" w:rsidR="00D53979" w:rsidRPr="007A6F19" w:rsidRDefault="00D53979" w:rsidP="000576A3">
            <w:pPr>
              <w:ind w:firstLine="0"/>
              <w:contextualSpacing/>
              <w:jc w:val="left"/>
              <w:rPr>
                <w:ins w:id="969" w:author="carlos cruz" w:date="2015-05-30T09:58:00Z"/>
                <w:rFonts w:cs="Calibri"/>
                <w:b/>
                <w:bCs/>
              </w:rPr>
            </w:pPr>
            <w:ins w:id="970" w:author="carlos cruz" w:date="2015-05-30T09:58:00Z">
              <w:r w:rsidRPr="007A6F19">
                <w:rPr>
                  <w:rFonts w:cs="Calibri"/>
                  <w:b/>
                  <w:bCs/>
                </w:rPr>
                <w:t>Flujo Principal:</w:t>
              </w:r>
            </w:ins>
          </w:p>
        </w:tc>
        <w:tc>
          <w:tcPr>
            <w:tcW w:w="6946" w:type="dxa"/>
          </w:tcPr>
          <w:p w14:paraId="65B36874" w14:textId="77777777" w:rsidR="00D53979" w:rsidRDefault="00D53979" w:rsidP="00D53979">
            <w:pPr>
              <w:pStyle w:val="Sinespaciado"/>
              <w:numPr>
                <w:ilvl w:val="0"/>
                <w:numId w:val="37"/>
              </w:numPr>
              <w:spacing w:before="240" w:beforeAutospacing="0"/>
              <w:rPr>
                <w:ins w:id="971" w:author="carlos cruz" w:date="2015-05-30T09:58:00Z"/>
              </w:rPr>
            </w:pPr>
            <w:ins w:id="972" w:author="carlos cruz" w:date="2015-05-30T09:58:00Z">
              <w:r>
                <w:t>El caso de uso inicia cuando el conductor selecciona cambiar estado.</w:t>
              </w:r>
            </w:ins>
          </w:p>
          <w:p w14:paraId="2EBB1B0F" w14:textId="77777777" w:rsidR="00D53979" w:rsidRDefault="00D53979" w:rsidP="00D53979">
            <w:pPr>
              <w:pStyle w:val="Sinespaciado"/>
              <w:numPr>
                <w:ilvl w:val="0"/>
                <w:numId w:val="37"/>
              </w:numPr>
              <w:ind w:left="317"/>
              <w:rPr>
                <w:ins w:id="973" w:author="carlos cruz" w:date="2015-05-30T09:58:00Z"/>
              </w:rPr>
            </w:pPr>
            <w:ins w:id="974" w:author="carlos cruz" w:date="2015-05-30T09:58:00Z">
              <w:r>
                <w:t>La aplicación móvil desplegar opción de cambio de estado.</w:t>
              </w:r>
            </w:ins>
          </w:p>
          <w:p w14:paraId="5B09DE06" w14:textId="77777777" w:rsidR="00D53979" w:rsidRDefault="00D53979" w:rsidP="00D53979">
            <w:pPr>
              <w:pStyle w:val="Sinespaciado"/>
              <w:numPr>
                <w:ilvl w:val="0"/>
                <w:numId w:val="37"/>
              </w:numPr>
              <w:ind w:left="317"/>
              <w:rPr>
                <w:ins w:id="975" w:author="carlos cruz" w:date="2015-05-30T09:58:00Z"/>
              </w:rPr>
            </w:pPr>
            <w:ins w:id="976" w:author="carlos cruz" w:date="2015-05-30T09:58:00Z">
              <w:r>
                <w:t>La aplicación móvil obtiene datos necesarios de la ambulancia y las envía al servidor.</w:t>
              </w:r>
            </w:ins>
          </w:p>
          <w:p w14:paraId="24976246" w14:textId="77777777" w:rsidR="00D53979" w:rsidRDefault="00D53979" w:rsidP="00D53979">
            <w:pPr>
              <w:pStyle w:val="Sinespaciado"/>
              <w:numPr>
                <w:ilvl w:val="0"/>
                <w:numId w:val="37"/>
              </w:numPr>
              <w:ind w:left="317"/>
              <w:rPr>
                <w:ins w:id="977" w:author="carlos cruz" w:date="2015-05-30T09:58:00Z"/>
              </w:rPr>
            </w:pPr>
            <w:ins w:id="978" w:author="carlos cruz" w:date="2015-05-30T09:58:00Z">
              <w:r>
                <w:lastRenderedPageBreak/>
                <w:t>El servidor valida los datos recibidos y registra el cambio de estado de dicha ambulancia habilitándola para un nuevo servicio.</w:t>
              </w:r>
            </w:ins>
          </w:p>
          <w:p w14:paraId="5EA1E5F4" w14:textId="77777777" w:rsidR="00D53979" w:rsidRPr="00E62D19" w:rsidRDefault="00D53979" w:rsidP="00D53979">
            <w:pPr>
              <w:pStyle w:val="Sinespaciado"/>
              <w:numPr>
                <w:ilvl w:val="0"/>
                <w:numId w:val="37"/>
              </w:numPr>
              <w:ind w:left="317"/>
              <w:rPr>
                <w:ins w:id="979" w:author="carlos cruz" w:date="2015-05-30T09:58:00Z"/>
              </w:rPr>
            </w:pPr>
            <w:ins w:id="980" w:author="carlos cruz" w:date="2015-05-30T09:58:00Z">
              <w:r>
                <w:t>El caso de uso finaliza cuando el servidor notifica al conductor que se registró el cambio.</w:t>
              </w:r>
            </w:ins>
          </w:p>
        </w:tc>
      </w:tr>
      <w:tr w:rsidR="00D53979" w:rsidRPr="007A6F19" w14:paraId="340B9E04" w14:textId="77777777" w:rsidTr="000576A3">
        <w:trPr>
          <w:ins w:id="981" w:author="carlos cruz" w:date="2015-05-30T09:58:00Z"/>
        </w:trPr>
        <w:tc>
          <w:tcPr>
            <w:tcW w:w="2405" w:type="dxa"/>
            <w:shd w:val="clear" w:color="auto" w:fill="DBE5F1"/>
          </w:tcPr>
          <w:p w14:paraId="020D7790" w14:textId="77777777" w:rsidR="00D53979" w:rsidRPr="007A6F19" w:rsidRDefault="00D53979" w:rsidP="000576A3">
            <w:pPr>
              <w:ind w:right="-250" w:firstLine="0"/>
              <w:contextualSpacing/>
              <w:jc w:val="left"/>
              <w:rPr>
                <w:ins w:id="982" w:author="carlos cruz" w:date="2015-05-30T09:58:00Z"/>
                <w:rFonts w:cs="Calibri"/>
                <w:b/>
                <w:bCs/>
              </w:rPr>
            </w:pPr>
            <w:ins w:id="983" w:author="carlos cruz" w:date="2015-05-30T09:58:00Z">
              <w:r w:rsidRPr="007A6F19">
                <w:rPr>
                  <w:rFonts w:cs="Calibri"/>
                  <w:b/>
                  <w:bCs/>
                </w:rPr>
                <w:lastRenderedPageBreak/>
                <w:t>Flujo(s) alternativo(s):</w:t>
              </w:r>
            </w:ins>
          </w:p>
        </w:tc>
        <w:tc>
          <w:tcPr>
            <w:tcW w:w="6946" w:type="dxa"/>
          </w:tcPr>
          <w:p w14:paraId="59B08B54" w14:textId="77777777" w:rsidR="00D53979" w:rsidRPr="00F56394" w:rsidRDefault="00D53979" w:rsidP="00D53979">
            <w:pPr>
              <w:pStyle w:val="Prrafodelista"/>
              <w:numPr>
                <w:ilvl w:val="0"/>
                <w:numId w:val="38"/>
              </w:numPr>
              <w:spacing w:before="240" w:beforeAutospacing="0" w:line="276" w:lineRule="auto"/>
              <w:contextualSpacing/>
              <w:rPr>
                <w:ins w:id="984" w:author="carlos cruz" w:date="2015-05-30T09:58:00Z"/>
              </w:rPr>
            </w:pPr>
            <w:ins w:id="985" w:author="carlos cruz" w:date="2015-05-30T09:58:00Z">
              <w:r>
                <w:t>En el punto 3</w:t>
              </w:r>
              <w:r w:rsidRPr="00F56394">
                <w:t>. del flujo principal, si el cliente no estuviese conectado a internet.</w:t>
              </w:r>
            </w:ins>
          </w:p>
          <w:p w14:paraId="64DE0250" w14:textId="77777777" w:rsidR="00D53979" w:rsidRPr="0024185A" w:rsidRDefault="00D53979" w:rsidP="00D53979">
            <w:pPr>
              <w:pStyle w:val="Prrafodelista"/>
              <w:numPr>
                <w:ilvl w:val="1"/>
                <w:numId w:val="38"/>
              </w:numPr>
              <w:spacing w:after="0" w:line="276" w:lineRule="auto"/>
              <w:ind w:left="1026" w:hanging="567"/>
              <w:contextualSpacing/>
              <w:rPr>
                <w:ins w:id="986" w:author="carlos cruz" w:date="2015-05-30T09:58:00Z"/>
              </w:rPr>
            </w:pPr>
            <w:ins w:id="987" w:author="carlos cruz" w:date="2015-05-30T09:58:00Z">
              <w:r w:rsidRPr="00F56394">
                <w:t>La Aplicación móvil emitirá un mensaje de error de conexión.</w:t>
              </w:r>
            </w:ins>
          </w:p>
        </w:tc>
      </w:tr>
    </w:tbl>
    <w:p w14:paraId="3CB9C8F5" w14:textId="327C3A4A" w:rsidR="00D53979" w:rsidRPr="00DF4471" w:rsidRDefault="00EA5448">
      <w:pPr>
        <w:jc w:val="center"/>
        <w:rPr>
          <w:ins w:id="988" w:author="carlos cruz" w:date="2015-05-30T09:58:00Z"/>
        </w:rPr>
        <w:pPrChange w:id="989" w:author="carlos cruz" w:date="2015-05-30T14:40:00Z">
          <w:pPr/>
        </w:pPrChange>
      </w:pPr>
      <w:ins w:id="990" w:author="carlos cruz" w:date="2015-05-30T14:40:00Z">
        <w:r w:rsidRPr="00EA5448">
          <w:rPr>
            <w:noProof/>
            <w:lang w:val="es-ES" w:eastAsia="es-ES"/>
          </w:rPr>
          <w:drawing>
            <wp:inline distT="0" distB="0" distL="0" distR="0" wp14:anchorId="53C5024F" wp14:editId="0DD96A80">
              <wp:extent cx="5086350" cy="3257550"/>
              <wp:effectExtent l="0" t="0" r="0" b="0"/>
              <wp:docPr id="54" name="Imagen 54" descr="C:\Users\karlos\AppData\Local\Temp\fla5F5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os\AppData\Local\Temp\fla5F5B.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997" cy="3257964"/>
                      </a:xfrm>
                      <a:prstGeom prst="rect">
                        <a:avLst/>
                      </a:prstGeom>
                      <a:noFill/>
                      <a:ln>
                        <a:noFill/>
                      </a:ln>
                    </pic:spPr>
                  </pic:pic>
                </a:graphicData>
              </a:graphic>
            </wp:inline>
          </w:drawing>
        </w:r>
      </w:ins>
    </w:p>
    <w:p w14:paraId="3E5F401D" w14:textId="77777777" w:rsidR="00D53979" w:rsidRDefault="00D53979" w:rsidP="00D53979">
      <w:pPr>
        <w:pStyle w:val="Titulo3"/>
        <w:numPr>
          <w:ilvl w:val="0"/>
          <w:numId w:val="32"/>
        </w:numPr>
        <w:rPr>
          <w:ins w:id="991" w:author="carlos cruz" w:date="2015-05-30T09:58:00Z"/>
          <w:szCs w:val="22"/>
        </w:rPr>
      </w:pPr>
      <w:ins w:id="992" w:author="carlos cruz" w:date="2015-05-30T09:58: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672B5B98" w14:textId="77777777" w:rsidR="00D53979" w:rsidRDefault="00D53979" w:rsidP="00D53979">
      <w:pPr>
        <w:jc w:val="center"/>
        <w:rPr>
          <w:ins w:id="993" w:author="carlos cruz" w:date="2015-05-30T09:58:00Z"/>
        </w:rPr>
      </w:pPr>
      <w:ins w:id="994" w:author="carlos cruz" w:date="2015-05-30T09:58:00Z">
        <w:r w:rsidRPr="006118B5">
          <w:rPr>
            <w:noProof/>
            <w:lang w:val="es-ES" w:eastAsia="es-ES"/>
          </w:rPr>
          <w:drawing>
            <wp:inline distT="0" distB="0" distL="0" distR="0" wp14:anchorId="2AF967FA" wp14:editId="3D16A39C">
              <wp:extent cx="3219450"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2C647B7D" w14:textId="77777777" w:rsidTr="000576A3">
        <w:trPr>
          <w:ins w:id="995" w:author="carlos cruz" w:date="2015-05-30T09:58:00Z"/>
        </w:trPr>
        <w:tc>
          <w:tcPr>
            <w:tcW w:w="9351" w:type="dxa"/>
            <w:gridSpan w:val="2"/>
            <w:shd w:val="clear" w:color="auto" w:fill="4F81BD"/>
          </w:tcPr>
          <w:p w14:paraId="0565C5DE" w14:textId="77777777" w:rsidR="00D53979" w:rsidRPr="007A6F19" w:rsidRDefault="00D53979" w:rsidP="000576A3">
            <w:pPr>
              <w:contextualSpacing/>
              <w:jc w:val="center"/>
              <w:rPr>
                <w:ins w:id="996" w:author="carlos cruz" w:date="2015-05-30T09:58:00Z"/>
                <w:rFonts w:cs="Calibri"/>
                <w:b/>
                <w:bCs/>
              </w:rPr>
            </w:pPr>
            <w:ins w:id="997" w:author="carlos cruz" w:date="2015-05-30T09:58:00Z">
              <w:r w:rsidRPr="007A6F19">
                <w:rPr>
                  <w:rFonts w:cs="Calibri"/>
                  <w:b/>
                  <w:bCs/>
                </w:rPr>
                <w:t>CASO DE USO:</w:t>
              </w:r>
              <w:r>
                <w:rPr>
                  <w:rFonts w:cs="Calibri"/>
                  <w:b/>
                  <w:bCs/>
                </w:rPr>
                <w:t xml:space="preserve"> Solicitar Centros de Salud</w:t>
              </w:r>
            </w:ins>
          </w:p>
        </w:tc>
      </w:tr>
      <w:tr w:rsidR="00D53979" w:rsidRPr="007A6F19" w14:paraId="6C63E452" w14:textId="77777777" w:rsidTr="000576A3">
        <w:trPr>
          <w:ins w:id="998" w:author="carlos cruz" w:date="2015-05-30T09:58:00Z"/>
        </w:trPr>
        <w:tc>
          <w:tcPr>
            <w:tcW w:w="2405" w:type="dxa"/>
            <w:shd w:val="clear" w:color="auto" w:fill="DBE5F1"/>
          </w:tcPr>
          <w:p w14:paraId="25E239D6" w14:textId="77777777" w:rsidR="00D53979" w:rsidRPr="007A6F19" w:rsidRDefault="00D53979" w:rsidP="000576A3">
            <w:pPr>
              <w:ind w:firstLine="0"/>
              <w:contextualSpacing/>
              <w:jc w:val="left"/>
              <w:rPr>
                <w:ins w:id="999" w:author="carlos cruz" w:date="2015-05-30T09:58:00Z"/>
                <w:rFonts w:cs="Calibri"/>
                <w:b/>
                <w:bCs/>
              </w:rPr>
            </w:pPr>
            <w:ins w:id="1000" w:author="carlos cruz" w:date="2015-05-30T09:58:00Z">
              <w:r w:rsidRPr="007A6F19">
                <w:rPr>
                  <w:rFonts w:cs="Calibri"/>
                  <w:b/>
                  <w:bCs/>
                </w:rPr>
                <w:lastRenderedPageBreak/>
                <w:t>Actores Primarios:</w:t>
              </w:r>
            </w:ins>
          </w:p>
        </w:tc>
        <w:tc>
          <w:tcPr>
            <w:tcW w:w="6946" w:type="dxa"/>
          </w:tcPr>
          <w:p w14:paraId="72D18EE5" w14:textId="77777777" w:rsidR="00D53979" w:rsidRPr="007A6F19" w:rsidRDefault="00D53979" w:rsidP="000576A3">
            <w:pPr>
              <w:ind w:firstLine="0"/>
              <w:contextualSpacing/>
              <w:rPr>
                <w:ins w:id="1001" w:author="carlos cruz" w:date="2015-05-30T09:58:00Z"/>
              </w:rPr>
            </w:pPr>
            <w:ins w:id="1002" w:author="carlos cruz" w:date="2015-05-30T09:58:00Z">
              <w:r>
                <w:t>Conductor</w:t>
              </w:r>
            </w:ins>
          </w:p>
        </w:tc>
      </w:tr>
      <w:tr w:rsidR="00D53979" w:rsidRPr="007A6F19" w14:paraId="4A7D83E9" w14:textId="77777777" w:rsidTr="000576A3">
        <w:trPr>
          <w:ins w:id="1003" w:author="carlos cruz" w:date="2015-05-30T09:58:00Z"/>
        </w:trPr>
        <w:tc>
          <w:tcPr>
            <w:tcW w:w="2405" w:type="dxa"/>
            <w:shd w:val="clear" w:color="auto" w:fill="DBE5F1"/>
          </w:tcPr>
          <w:p w14:paraId="4F3B04D1" w14:textId="77777777" w:rsidR="00D53979" w:rsidRPr="007A6F19" w:rsidRDefault="00D53979" w:rsidP="000576A3">
            <w:pPr>
              <w:ind w:firstLine="0"/>
              <w:contextualSpacing/>
              <w:jc w:val="left"/>
              <w:rPr>
                <w:ins w:id="1004" w:author="carlos cruz" w:date="2015-05-30T09:58:00Z"/>
                <w:rFonts w:cs="Calibri"/>
                <w:b/>
                <w:bCs/>
              </w:rPr>
            </w:pPr>
            <w:ins w:id="1005" w:author="carlos cruz" w:date="2015-05-30T09:58:00Z">
              <w:r w:rsidRPr="007A6F19">
                <w:rPr>
                  <w:rFonts w:cs="Calibri"/>
                  <w:b/>
                  <w:bCs/>
                </w:rPr>
                <w:t>Actores secundarios:</w:t>
              </w:r>
            </w:ins>
          </w:p>
        </w:tc>
        <w:tc>
          <w:tcPr>
            <w:tcW w:w="6946" w:type="dxa"/>
          </w:tcPr>
          <w:p w14:paraId="2634967A" w14:textId="77777777" w:rsidR="00D53979" w:rsidRPr="007A6F19" w:rsidRDefault="00D53979" w:rsidP="000576A3">
            <w:pPr>
              <w:ind w:firstLine="0"/>
              <w:contextualSpacing/>
              <w:rPr>
                <w:ins w:id="1006" w:author="carlos cruz" w:date="2015-05-30T09:58:00Z"/>
                <w:rFonts w:cs="Calibri"/>
              </w:rPr>
            </w:pPr>
            <w:ins w:id="1007" w:author="carlos cruz" w:date="2015-05-30T09:58:00Z">
              <w:r>
                <w:rPr>
                  <w:rFonts w:cs="Calibri"/>
                </w:rPr>
                <w:t>Servidor, Aplicación Móvil Ambulancia, Operador</w:t>
              </w:r>
            </w:ins>
          </w:p>
        </w:tc>
      </w:tr>
      <w:tr w:rsidR="00D53979" w:rsidRPr="007A6F19" w14:paraId="022A47F6" w14:textId="77777777" w:rsidTr="000576A3">
        <w:trPr>
          <w:ins w:id="1008" w:author="carlos cruz" w:date="2015-05-30T09:58:00Z"/>
        </w:trPr>
        <w:tc>
          <w:tcPr>
            <w:tcW w:w="2405" w:type="dxa"/>
            <w:shd w:val="clear" w:color="auto" w:fill="DBE5F1"/>
          </w:tcPr>
          <w:p w14:paraId="4C3A6752" w14:textId="77777777" w:rsidR="00D53979" w:rsidRPr="007A6F19" w:rsidRDefault="00D53979" w:rsidP="000576A3">
            <w:pPr>
              <w:ind w:firstLine="0"/>
              <w:contextualSpacing/>
              <w:jc w:val="left"/>
              <w:rPr>
                <w:ins w:id="1009" w:author="carlos cruz" w:date="2015-05-30T09:58:00Z"/>
                <w:rFonts w:cs="Calibri"/>
                <w:b/>
                <w:bCs/>
              </w:rPr>
            </w:pPr>
            <w:ins w:id="1010" w:author="carlos cruz" w:date="2015-05-30T09:58:00Z">
              <w:r w:rsidRPr="007A6F19">
                <w:rPr>
                  <w:rFonts w:cs="Calibri"/>
                  <w:b/>
                  <w:bCs/>
                </w:rPr>
                <w:t>Descripción:</w:t>
              </w:r>
            </w:ins>
          </w:p>
        </w:tc>
        <w:tc>
          <w:tcPr>
            <w:tcW w:w="6946" w:type="dxa"/>
          </w:tcPr>
          <w:p w14:paraId="779AA148" w14:textId="77777777" w:rsidR="00D53979" w:rsidRPr="007A6F19" w:rsidRDefault="00D53979" w:rsidP="000576A3">
            <w:pPr>
              <w:pStyle w:val="Sinespaciado"/>
              <w:spacing w:before="240" w:beforeAutospacing="0" w:after="240" w:afterAutospacing="0"/>
              <w:ind w:firstLine="0"/>
              <w:rPr>
                <w:ins w:id="1011" w:author="carlos cruz" w:date="2015-05-30T09:58:00Z"/>
              </w:rPr>
            </w:pPr>
            <w:ins w:id="1012" w:author="carlos cruz" w:date="2015-05-30T09:58:00Z">
              <w:r>
                <w:t>Solicita al operador de mesa un centro de salud en base a exigencias de la emergencia.</w:t>
              </w:r>
            </w:ins>
          </w:p>
        </w:tc>
      </w:tr>
      <w:tr w:rsidR="00D53979" w:rsidRPr="007A6F19" w14:paraId="5CD41842" w14:textId="77777777" w:rsidTr="000576A3">
        <w:trPr>
          <w:ins w:id="1013" w:author="carlos cruz" w:date="2015-05-30T09:58:00Z"/>
        </w:trPr>
        <w:tc>
          <w:tcPr>
            <w:tcW w:w="2405" w:type="dxa"/>
            <w:shd w:val="clear" w:color="auto" w:fill="DBE5F1"/>
          </w:tcPr>
          <w:p w14:paraId="2B176523" w14:textId="77777777" w:rsidR="00D53979" w:rsidRPr="007A6F19" w:rsidRDefault="00D53979" w:rsidP="000576A3">
            <w:pPr>
              <w:ind w:firstLine="0"/>
              <w:contextualSpacing/>
              <w:jc w:val="left"/>
              <w:rPr>
                <w:ins w:id="1014" w:author="carlos cruz" w:date="2015-05-30T09:58:00Z"/>
                <w:rFonts w:cs="Calibri"/>
                <w:b/>
                <w:bCs/>
              </w:rPr>
            </w:pPr>
            <w:ins w:id="1015" w:author="carlos cruz" w:date="2015-05-30T09:58:00Z">
              <w:r w:rsidRPr="007A6F19">
                <w:rPr>
                  <w:rFonts w:cs="Calibri"/>
                  <w:b/>
                  <w:bCs/>
                </w:rPr>
                <w:t>Precondiciones:</w:t>
              </w:r>
            </w:ins>
          </w:p>
        </w:tc>
        <w:tc>
          <w:tcPr>
            <w:tcW w:w="6946" w:type="dxa"/>
          </w:tcPr>
          <w:p w14:paraId="3B8FAF1B" w14:textId="77777777" w:rsidR="00D53979" w:rsidRDefault="00D53979" w:rsidP="00D53979">
            <w:pPr>
              <w:pStyle w:val="Prrafodelista"/>
              <w:numPr>
                <w:ilvl w:val="0"/>
                <w:numId w:val="23"/>
              </w:numPr>
              <w:spacing w:before="240" w:beforeAutospacing="0" w:after="0" w:line="276" w:lineRule="auto"/>
              <w:ind w:left="459"/>
              <w:contextualSpacing/>
              <w:rPr>
                <w:ins w:id="1016" w:author="carlos cruz" w:date="2015-05-30T09:58:00Z"/>
              </w:rPr>
            </w:pPr>
            <w:ins w:id="1017" w:author="carlos cruz" w:date="2015-05-30T09:58:00Z">
              <w:r>
                <w:t>La aplicación móvil de la ambulancia debe tener acceso a internet.</w:t>
              </w:r>
            </w:ins>
          </w:p>
          <w:p w14:paraId="123D82EA" w14:textId="77777777" w:rsidR="00D53979" w:rsidRPr="00C75DEE" w:rsidRDefault="00D53979" w:rsidP="00D53979">
            <w:pPr>
              <w:pStyle w:val="Prrafodelista"/>
              <w:numPr>
                <w:ilvl w:val="0"/>
                <w:numId w:val="23"/>
              </w:numPr>
              <w:spacing w:before="240" w:beforeAutospacing="0" w:after="0" w:line="276" w:lineRule="auto"/>
              <w:ind w:left="459"/>
              <w:contextualSpacing/>
              <w:rPr>
                <w:ins w:id="1018" w:author="carlos cruz" w:date="2015-05-30T09:58:00Z"/>
              </w:rPr>
            </w:pPr>
            <w:ins w:id="1019" w:author="carlos cruz" w:date="2015-05-30T09:58:00Z">
              <w:r>
                <w:t>La ambulancia fue asignada por el servidor para atender una solicitud</w:t>
              </w:r>
              <w:r w:rsidRPr="00F56394">
                <w:t>.</w:t>
              </w:r>
            </w:ins>
          </w:p>
        </w:tc>
      </w:tr>
      <w:tr w:rsidR="00D53979" w:rsidRPr="007A6F19" w14:paraId="43E1D9C6" w14:textId="77777777" w:rsidTr="000576A3">
        <w:trPr>
          <w:ins w:id="1020" w:author="carlos cruz" w:date="2015-05-30T09:58:00Z"/>
        </w:trPr>
        <w:tc>
          <w:tcPr>
            <w:tcW w:w="2405" w:type="dxa"/>
            <w:shd w:val="clear" w:color="auto" w:fill="DBE5F1"/>
          </w:tcPr>
          <w:p w14:paraId="4FB3803B" w14:textId="77777777" w:rsidR="00D53979" w:rsidRPr="007A6F19" w:rsidRDefault="00D53979" w:rsidP="000576A3">
            <w:pPr>
              <w:ind w:firstLine="0"/>
              <w:contextualSpacing/>
              <w:jc w:val="left"/>
              <w:rPr>
                <w:ins w:id="1021" w:author="carlos cruz" w:date="2015-05-30T09:58:00Z"/>
                <w:rFonts w:cs="Calibri"/>
                <w:b/>
                <w:bCs/>
              </w:rPr>
            </w:pPr>
            <w:ins w:id="1022" w:author="carlos cruz" w:date="2015-05-30T09:58:00Z">
              <w:r w:rsidRPr="007A6F19">
                <w:rPr>
                  <w:rFonts w:cs="Calibri"/>
                  <w:b/>
                  <w:bCs/>
                </w:rPr>
                <w:t>Pos condiciones:</w:t>
              </w:r>
            </w:ins>
          </w:p>
        </w:tc>
        <w:tc>
          <w:tcPr>
            <w:tcW w:w="6946" w:type="dxa"/>
          </w:tcPr>
          <w:p w14:paraId="344B329F" w14:textId="77777777" w:rsidR="00D53979" w:rsidRPr="00F56394" w:rsidRDefault="00D53979" w:rsidP="00D53979">
            <w:pPr>
              <w:pStyle w:val="Prrafodelista"/>
              <w:numPr>
                <w:ilvl w:val="0"/>
                <w:numId w:val="23"/>
              </w:numPr>
              <w:spacing w:before="240" w:beforeAutospacing="0" w:line="276" w:lineRule="auto"/>
              <w:ind w:left="459"/>
              <w:contextualSpacing/>
              <w:rPr>
                <w:ins w:id="1023" w:author="carlos cruz" w:date="2015-05-30T09:58:00Z"/>
              </w:rPr>
            </w:pPr>
            <w:ins w:id="1024" w:author="carlos cruz" w:date="2015-05-30T09:58:00Z">
              <w:r>
                <w:t>Se mostrar la ruta al centro de salud.</w:t>
              </w:r>
            </w:ins>
          </w:p>
        </w:tc>
      </w:tr>
      <w:tr w:rsidR="00D53979" w:rsidRPr="007A6F19" w14:paraId="0C736613" w14:textId="77777777" w:rsidTr="000576A3">
        <w:trPr>
          <w:ins w:id="1025" w:author="carlos cruz" w:date="2015-05-30T09:58:00Z"/>
        </w:trPr>
        <w:tc>
          <w:tcPr>
            <w:tcW w:w="2405" w:type="dxa"/>
            <w:shd w:val="clear" w:color="auto" w:fill="DBE5F1"/>
          </w:tcPr>
          <w:p w14:paraId="4A6C5CDE" w14:textId="77777777" w:rsidR="00D53979" w:rsidRPr="007A6F19" w:rsidRDefault="00D53979" w:rsidP="000576A3">
            <w:pPr>
              <w:ind w:firstLine="0"/>
              <w:contextualSpacing/>
              <w:jc w:val="left"/>
              <w:rPr>
                <w:ins w:id="1026" w:author="carlos cruz" w:date="2015-05-30T09:58:00Z"/>
                <w:rFonts w:cs="Calibri"/>
                <w:b/>
                <w:bCs/>
              </w:rPr>
            </w:pPr>
            <w:ins w:id="1027" w:author="carlos cruz" w:date="2015-05-30T09:58:00Z">
              <w:r w:rsidRPr="007A6F19">
                <w:rPr>
                  <w:rFonts w:cs="Calibri"/>
                  <w:b/>
                  <w:bCs/>
                </w:rPr>
                <w:t>Flujo Principal:</w:t>
              </w:r>
            </w:ins>
          </w:p>
        </w:tc>
        <w:tc>
          <w:tcPr>
            <w:tcW w:w="6946" w:type="dxa"/>
          </w:tcPr>
          <w:p w14:paraId="3A33859E" w14:textId="77777777" w:rsidR="00D53979" w:rsidRDefault="00D53979" w:rsidP="00D53979">
            <w:pPr>
              <w:pStyle w:val="Sinespaciado"/>
              <w:numPr>
                <w:ilvl w:val="0"/>
                <w:numId w:val="39"/>
              </w:numPr>
              <w:spacing w:before="240" w:beforeAutospacing="0"/>
              <w:rPr>
                <w:ins w:id="1028" w:author="carlos cruz" w:date="2015-05-30T09:58:00Z"/>
              </w:rPr>
            </w:pPr>
            <w:ins w:id="1029" w:author="carlos cruz" w:date="2015-05-30T09:58:00Z">
              <w:r>
                <w:t>El caso de uso inicia cuando el conductor selecciona solicitar ambulancia.</w:t>
              </w:r>
            </w:ins>
          </w:p>
          <w:p w14:paraId="6599D77C" w14:textId="77777777" w:rsidR="00D53979" w:rsidRDefault="00D53979" w:rsidP="00D53979">
            <w:pPr>
              <w:pStyle w:val="Sinespaciado"/>
              <w:numPr>
                <w:ilvl w:val="0"/>
                <w:numId w:val="39"/>
              </w:numPr>
              <w:ind w:left="317"/>
              <w:rPr>
                <w:ins w:id="1030" w:author="carlos cruz" w:date="2015-05-30T09:58:00Z"/>
              </w:rPr>
            </w:pPr>
            <w:ins w:id="1031" w:author="carlos cruz" w:date="2015-05-30T09:58:00Z">
              <w:r>
                <w:t>La aplicación móvil desplegar una interfaz con los niveles de centro de salud.</w:t>
              </w:r>
            </w:ins>
          </w:p>
          <w:p w14:paraId="59ECAF20" w14:textId="77777777" w:rsidR="00D53979" w:rsidRDefault="00D53979" w:rsidP="00D53979">
            <w:pPr>
              <w:pStyle w:val="Sinespaciado"/>
              <w:numPr>
                <w:ilvl w:val="0"/>
                <w:numId w:val="39"/>
              </w:numPr>
              <w:ind w:left="317"/>
              <w:rPr>
                <w:ins w:id="1032" w:author="carlos cruz" w:date="2015-05-30T09:58:00Z"/>
              </w:rPr>
            </w:pPr>
            <w:ins w:id="1033" w:author="carlos cruz" w:date="2015-05-30T09:58:00Z">
              <w:r>
                <w:t>El paramédico seleccionara que centro de salud a solicitar.</w:t>
              </w:r>
            </w:ins>
          </w:p>
          <w:p w14:paraId="68073ADC" w14:textId="77777777" w:rsidR="00D53979" w:rsidRDefault="00D53979" w:rsidP="00D53979">
            <w:pPr>
              <w:pStyle w:val="Sinespaciado"/>
              <w:numPr>
                <w:ilvl w:val="0"/>
                <w:numId w:val="39"/>
              </w:numPr>
              <w:ind w:left="317"/>
              <w:rPr>
                <w:ins w:id="1034" w:author="carlos cruz" w:date="2015-05-30T09:58:00Z"/>
              </w:rPr>
            </w:pPr>
            <w:ins w:id="1035" w:author="carlos cruz" w:date="2015-05-30T09:58:00Z">
              <w:r>
                <w:t>La aplicación móvil de la ambulancia obtendrá la posición en donde se encuentra y la enviara al servidor.</w:t>
              </w:r>
            </w:ins>
          </w:p>
          <w:p w14:paraId="7869FAC3" w14:textId="77777777" w:rsidR="00D53979" w:rsidRDefault="00D53979" w:rsidP="00D53979">
            <w:pPr>
              <w:pStyle w:val="Sinespaciado"/>
              <w:numPr>
                <w:ilvl w:val="0"/>
                <w:numId w:val="39"/>
              </w:numPr>
              <w:ind w:left="317"/>
              <w:rPr>
                <w:ins w:id="1036" w:author="carlos cruz" w:date="2015-05-30T09:58:00Z"/>
              </w:rPr>
            </w:pPr>
            <w:ins w:id="1037" w:author="carlos cruz" w:date="2015-05-30T09:58:00Z">
              <w:r>
                <w:t>El servidor desplegara una notificación al operador con los centros de salud solicitados por el paramédico.</w:t>
              </w:r>
            </w:ins>
          </w:p>
          <w:p w14:paraId="14C5F9D0" w14:textId="77777777" w:rsidR="00D53979" w:rsidRDefault="00D53979" w:rsidP="00D53979">
            <w:pPr>
              <w:pStyle w:val="Sinespaciado"/>
              <w:numPr>
                <w:ilvl w:val="0"/>
                <w:numId w:val="39"/>
              </w:numPr>
              <w:ind w:left="317"/>
              <w:rPr>
                <w:ins w:id="1038" w:author="carlos cruz" w:date="2015-05-30T09:58:00Z"/>
              </w:rPr>
            </w:pPr>
            <w:ins w:id="1039" w:author="carlos cruz" w:date="2015-05-30T09:58:00Z">
              <w:r>
                <w:t>El operador procederá a verificar de la lista los centros de salud con espacios disponibles.</w:t>
              </w:r>
            </w:ins>
          </w:p>
          <w:p w14:paraId="0A0D547E" w14:textId="77777777" w:rsidR="00D53979" w:rsidRDefault="00D53979" w:rsidP="00D53979">
            <w:pPr>
              <w:pStyle w:val="Sinespaciado"/>
              <w:numPr>
                <w:ilvl w:val="0"/>
                <w:numId w:val="39"/>
              </w:numPr>
              <w:ind w:left="317"/>
              <w:rPr>
                <w:ins w:id="1040" w:author="carlos cruz" w:date="2015-05-30T09:58:00Z"/>
              </w:rPr>
            </w:pPr>
            <w:ins w:id="1041" w:author="carlos cruz" w:date="2015-05-30T09:58:00Z">
              <w:r>
                <w:t>El operador ubica el centro disponible y notifica a la ambulancia.</w:t>
              </w:r>
            </w:ins>
          </w:p>
          <w:p w14:paraId="3C6F1487" w14:textId="77777777" w:rsidR="00D53979" w:rsidRPr="00E62D19" w:rsidRDefault="00D53979" w:rsidP="00D53979">
            <w:pPr>
              <w:pStyle w:val="Sinespaciado"/>
              <w:numPr>
                <w:ilvl w:val="0"/>
                <w:numId w:val="39"/>
              </w:numPr>
              <w:ind w:left="317"/>
              <w:rPr>
                <w:ins w:id="1042" w:author="carlos cruz" w:date="2015-05-30T09:58:00Z"/>
              </w:rPr>
            </w:pPr>
            <w:ins w:id="1043" w:author="carlos cruz" w:date="2015-05-30T09:58:00Z">
              <w:r>
                <w:t>El caso de uso finaliza cuando la aplicación móvil de la Ambulancia despliega en el mapa la ruta hacia el centro de salud.</w:t>
              </w:r>
            </w:ins>
          </w:p>
        </w:tc>
      </w:tr>
      <w:tr w:rsidR="00D53979" w:rsidRPr="007A6F19" w14:paraId="509BABB3" w14:textId="77777777" w:rsidTr="000576A3">
        <w:trPr>
          <w:ins w:id="1044" w:author="carlos cruz" w:date="2015-05-30T09:58:00Z"/>
        </w:trPr>
        <w:tc>
          <w:tcPr>
            <w:tcW w:w="2405" w:type="dxa"/>
            <w:shd w:val="clear" w:color="auto" w:fill="DBE5F1"/>
          </w:tcPr>
          <w:p w14:paraId="421F9103" w14:textId="77777777" w:rsidR="00D53979" w:rsidRPr="007A6F19" w:rsidRDefault="00D53979" w:rsidP="000576A3">
            <w:pPr>
              <w:ind w:right="-250" w:firstLine="0"/>
              <w:contextualSpacing/>
              <w:jc w:val="left"/>
              <w:rPr>
                <w:ins w:id="1045" w:author="carlos cruz" w:date="2015-05-30T09:58:00Z"/>
                <w:rFonts w:cs="Calibri"/>
                <w:b/>
                <w:bCs/>
              </w:rPr>
            </w:pPr>
            <w:ins w:id="1046" w:author="carlos cruz" w:date="2015-05-30T09:58:00Z">
              <w:r w:rsidRPr="007A6F19">
                <w:rPr>
                  <w:rFonts w:cs="Calibri"/>
                  <w:b/>
                  <w:bCs/>
                </w:rPr>
                <w:t>Flujo(s) alternativo(s):</w:t>
              </w:r>
            </w:ins>
          </w:p>
        </w:tc>
        <w:tc>
          <w:tcPr>
            <w:tcW w:w="6946" w:type="dxa"/>
          </w:tcPr>
          <w:p w14:paraId="500AFD13" w14:textId="77777777" w:rsidR="00D53979" w:rsidRPr="005578F6" w:rsidRDefault="00D53979" w:rsidP="00D53979">
            <w:pPr>
              <w:pStyle w:val="Prrafodelista"/>
              <w:numPr>
                <w:ilvl w:val="0"/>
                <w:numId w:val="40"/>
              </w:numPr>
              <w:spacing w:before="240" w:beforeAutospacing="0" w:line="276" w:lineRule="auto"/>
              <w:contextualSpacing/>
              <w:rPr>
                <w:ins w:id="1047" w:author="carlos cruz" w:date="2015-05-30T09:58:00Z"/>
              </w:rPr>
            </w:pPr>
            <w:ins w:id="1048" w:author="carlos cruz" w:date="2015-05-30T09:58:00Z">
              <w:r>
                <w:t>En el punto 6</w:t>
              </w:r>
              <w:r w:rsidRPr="00F56394">
                <w:t>. del flujo principal, si</w:t>
              </w:r>
              <w:r>
                <w:t xml:space="preserve"> el operador no encontrase un centro disponible pasa a búsqueda en otro nivel de centro de salud</w:t>
              </w:r>
              <w:r w:rsidRPr="00F56394">
                <w:t>.</w:t>
              </w:r>
            </w:ins>
          </w:p>
        </w:tc>
      </w:tr>
    </w:tbl>
    <w:p w14:paraId="7F16DE25" w14:textId="1437803E" w:rsidR="00D53979" w:rsidRPr="0024185A" w:rsidRDefault="00EA5448" w:rsidP="00D53979">
      <w:pPr>
        <w:rPr>
          <w:ins w:id="1049" w:author="carlos cruz" w:date="2015-05-30T09:58:00Z"/>
        </w:rPr>
      </w:pPr>
      <w:ins w:id="1050" w:author="carlos cruz" w:date="2015-05-30T14:42:00Z">
        <w:r w:rsidRPr="00EA5448">
          <w:rPr>
            <w:noProof/>
            <w:lang w:val="es-ES" w:eastAsia="es-ES"/>
          </w:rPr>
          <w:lastRenderedPageBreak/>
          <w:drawing>
            <wp:inline distT="0" distB="0" distL="0" distR="0" wp14:anchorId="2A51ACE7" wp14:editId="79B38669">
              <wp:extent cx="5032375" cy="3384218"/>
              <wp:effectExtent l="0" t="0" r="0" b="6985"/>
              <wp:docPr id="55" name="Imagen 55" descr="C:\Users\karlos\AppData\Local\Temp\flaEFD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os\AppData\Local\Temp\flaEFD0.tmp\Snap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9144" cy="3395495"/>
                      </a:xfrm>
                      <a:prstGeom prst="rect">
                        <a:avLst/>
                      </a:prstGeom>
                      <a:noFill/>
                      <a:ln>
                        <a:noFill/>
                      </a:ln>
                    </pic:spPr>
                  </pic:pic>
                </a:graphicData>
              </a:graphic>
            </wp:inline>
          </w:drawing>
        </w:r>
      </w:ins>
    </w:p>
    <w:p w14:paraId="2B5535C4" w14:textId="77777777" w:rsidR="00D53979" w:rsidRDefault="00D53979" w:rsidP="00D53979">
      <w:pPr>
        <w:pStyle w:val="Titulo3"/>
        <w:numPr>
          <w:ilvl w:val="0"/>
          <w:numId w:val="32"/>
        </w:numPr>
        <w:rPr>
          <w:ins w:id="1051" w:author="carlos cruz" w:date="2015-05-30T09:58:00Z"/>
          <w:szCs w:val="22"/>
        </w:rPr>
      </w:pPr>
      <w:ins w:id="1052" w:author="carlos cruz" w:date="2015-05-30T09:58:00Z">
        <w:r w:rsidRPr="00643429">
          <w:rPr>
            <w:szCs w:val="22"/>
          </w:rPr>
          <w:t>Visualizar Historia Clínica.</w:t>
        </w:r>
      </w:ins>
    </w:p>
    <w:p w14:paraId="7EFC71A6" w14:textId="1235571D" w:rsidR="00D53979" w:rsidRDefault="00AA7E29">
      <w:pPr>
        <w:jc w:val="center"/>
        <w:rPr>
          <w:ins w:id="1053" w:author="carlos cruz" w:date="2015-05-30T09:58:00Z"/>
        </w:rPr>
        <w:pPrChange w:id="1054" w:author="carlos cruz" w:date="2015-05-30T10:43:00Z">
          <w:pPr/>
        </w:pPrChange>
      </w:pPr>
      <w:ins w:id="1055" w:author="carlos cruz" w:date="2015-05-30T10:43:00Z">
        <w:r w:rsidRPr="00AA7E29">
          <w:rPr>
            <w:noProof/>
            <w:lang w:val="es-ES" w:eastAsia="es-ES"/>
          </w:rPr>
          <w:drawing>
            <wp:inline distT="0" distB="0" distL="0" distR="0" wp14:anchorId="389AABDA" wp14:editId="7910BD26">
              <wp:extent cx="2971800"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76912AE7" w14:textId="77777777" w:rsidTr="000576A3">
        <w:trPr>
          <w:ins w:id="1056" w:author="carlos cruz" w:date="2015-05-30T09:58:00Z"/>
        </w:trPr>
        <w:tc>
          <w:tcPr>
            <w:tcW w:w="9351" w:type="dxa"/>
            <w:gridSpan w:val="2"/>
            <w:shd w:val="clear" w:color="auto" w:fill="4F81BD"/>
          </w:tcPr>
          <w:p w14:paraId="35A0D827" w14:textId="77777777" w:rsidR="00D53979" w:rsidRPr="007A6F19" w:rsidRDefault="00D53979" w:rsidP="000576A3">
            <w:pPr>
              <w:contextualSpacing/>
              <w:jc w:val="center"/>
              <w:rPr>
                <w:ins w:id="1057" w:author="carlos cruz" w:date="2015-05-30T09:58:00Z"/>
                <w:rFonts w:cs="Calibri"/>
                <w:b/>
                <w:bCs/>
              </w:rPr>
            </w:pPr>
            <w:ins w:id="1058" w:author="carlos cruz" w:date="2015-05-30T09:58:00Z">
              <w:r w:rsidRPr="007A6F19">
                <w:rPr>
                  <w:rFonts w:cs="Calibri"/>
                  <w:b/>
                  <w:bCs/>
                </w:rPr>
                <w:t>CASO DE USO:</w:t>
              </w:r>
              <w:r>
                <w:rPr>
                  <w:rFonts w:cs="Calibri"/>
                  <w:b/>
                  <w:bCs/>
                </w:rPr>
                <w:t xml:space="preserve"> Visualizar Historia Clínica</w:t>
              </w:r>
            </w:ins>
          </w:p>
        </w:tc>
      </w:tr>
      <w:tr w:rsidR="00D53979" w:rsidRPr="007A6F19" w14:paraId="6F141FD0" w14:textId="77777777" w:rsidTr="000576A3">
        <w:trPr>
          <w:ins w:id="1059" w:author="carlos cruz" w:date="2015-05-30T09:58:00Z"/>
        </w:trPr>
        <w:tc>
          <w:tcPr>
            <w:tcW w:w="2405" w:type="dxa"/>
            <w:shd w:val="clear" w:color="auto" w:fill="DBE5F1"/>
          </w:tcPr>
          <w:p w14:paraId="3A27DED9" w14:textId="77777777" w:rsidR="00D53979" w:rsidRPr="007A6F19" w:rsidRDefault="00D53979" w:rsidP="000576A3">
            <w:pPr>
              <w:ind w:firstLine="0"/>
              <w:contextualSpacing/>
              <w:jc w:val="left"/>
              <w:rPr>
                <w:ins w:id="1060" w:author="carlos cruz" w:date="2015-05-30T09:58:00Z"/>
                <w:rFonts w:cs="Calibri"/>
                <w:b/>
                <w:bCs/>
              </w:rPr>
            </w:pPr>
            <w:ins w:id="1061" w:author="carlos cruz" w:date="2015-05-30T09:58:00Z">
              <w:r w:rsidRPr="007A6F19">
                <w:rPr>
                  <w:rFonts w:cs="Calibri"/>
                  <w:b/>
                  <w:bCs/>
                </w:rPr>
                <w:t>Actores Primarios:</w:t>
              </w:r>
            </w:ins>
          </w:p>
        </w:tc>
        <w:tc>
          <w:tcPr>
            <w:tcW w:w="6946" w:type="dxa"/>
          </w:tcPr>
          <w:p w14:paraId="269CF949" w14:textId="77777777" w:rsidR="00D53979" w:rsidRPr="007A6F19" w:rsidRDefault="00D53979" w:rsidP="000576A3">
            <w:pPr>
              <w:ind w:firstLine="0"/>
              <w:contextualSpacing/>
              <w:rPr>
                <w:ins w:id="1062" w:author="carlos cruz" w:date="2015-05-30T09:58:00Z"/>
              </w:rPr>
            </w:pPr>
            <w:ins w:id="1063" w:author="carlos cruz" w:date="2015-05-30T09:58:00Z">
              <w:r>
                <w:t>Paramédico.</w:t>
              </w:r>
            </w:ins>
          </w:p>
        </w:tc>
      </w:tr>
      <w:tr w:rsidR="00D53979" w:rsidRPr="007A6F19" w14:paraId="6F6952FA" w14:textId="77777777" w:rsidTr="000576A3">
        <w:trPr>
          <w:ins w:id="1064" w:author="carlos cruz" w:date="2015-05-30T09:58:00Z"/>
        </w:trPr>
        <w:tc>
          <w:tcPr>
            <w:tcW w:w="2405" w:type="dxa"/>
            <w:shd w:val="clear" w:color="auto" w:fill="DBE5F1"/>
          </w:tcPr>
          <w:p w14:paraId="7215548A" w14:textId="77777777" w:rsidR="00D53979" w:rsidRPr="007A6F19" w:rsidRDefault="00D53979" w:rsidP="000576A3">
            <w:pPr>
              <w:ind w:firstLine="0"/>
              <w:contextualSpacing/>
              <w:jc w:val="left"/>
              <w:rPr>
                <w:ins w:id="1065" w:author="carlos cruz" w:date="2015-05-30T09:58:00Z"/>
                <w:rFonts w:cs="Calibri"/>
                <w:b/>
                <w:bCs/>
              </w:rPr>
            </w:pPr>
            <w:ins w:id="1066" w:author="carlos cruz" w:date="2015-05-30T09:58:00Z">
              <w:r w:rsidRPr="007A6F19">
                <w:rPr>
                  <w:rFonts w:cs="Calibri"/>
                  <w:b/>
                  <w:bCs/>
                </w:rPr>
                <w:t>Actores secundarios:</w:t>
              </w:r>
            </w:ins>
          </w:p>
        </w:tc>
        <w:tc>
          <w:tcPr>
            <w:tcW w:w="6946" w:type="dxa"/>
          </w:tcPr>
          <w:p w14:paraId="37591437" w14:textId="77777777" w:rsidR="00D53979" w:rsidRPr="007A6F19" w:rsidRDefault="00D53979" w:rsidP="000576A3">
            <w:pPr>
              <w:ind w:firstLine="0"/>
              <w:contextualSpacing/>
              <w:rPr>
                <w:ins w:id="1067" w:author="carlos cruz" w:date="2015-05-30T09:58:00Z"/>
                <w:rFonts w:cs="Calibri"/>
              </w:rPr>
            </w:pPr>
            <w:ins w:id="1068" w:author="carlos cruz" w:date="2015-05-30T09:58:00Z">
              <w:r>
                <w:rPr>
                  <w:rFonts w:cs="Calibri"/>
                </w:rPr>
                <w:t>Servidor, Aplicación Móvil Ambulancia</w:t>
              </w:r>
            </w:ins>
          </w:p>
        </w:tc>
      </w:tr>
      <w:tr w:rsidR="00D53979" w:rsidRPr="007A6F19" w14:paraId="53E11EC6" w14:textId="77777777" w:rsidTr="000576A3">
        <w:trPr>
          <w:ins w:id="1069" w:author="carlos cruz" w:date="2015-05-30T09:58:00Z"/>
        </w:trPr>
        <w:tc>
          <w:tcPr>
            <w:tcW w:w="2405" w:type="dxa"/>
            <w:shd w:val="clear" w:color="auto" w:fill="DBE5F1"/>
          </w:tcPr>
          <w:p w14:paraId="36A12839" w14:textId="77777777" w:rsidR="00D53979" w:rsidRPr="007A6F19" w:rsidRDefault="00D53979" w:rsidP="000576A3">
            <w:pPr>
              <w:ind w:firstLine="0"/>
              <w:contextualSpacing/>
              <w:jc w:val="left"/>
              <w:rPr>
                <w:ins w:id="1070" w:author="carlos cruz" w:date="2015-05-30T09:58:00Z"/>
                <w:rFonts w:cs="Calibri"/>
                <w:b/>
                <w:bCs/>
              </w:rPr>
            </w:pPr>
            <w:ins w:id="1071" w:author="carlos cruz" w:date="2015-05-30T09:58:00Z">
              <w:r w:rsidRPr="007A6F19">
                <w:rPr>
                  <w:rFonts w:cs="Calibri"/>
                  <w:b/>
                  <w:bCs/>
                </w:rPr>
                <w:t>Descripción:</w:t>
              </w:r>
            </w:ins>
          </w:p>
        </w:tc>
        <w:tc>
          <w:tcPr>
            <w:tcW w:w="6946" w:type="dxa"/>
          </w:tcPr>
          <w:p w14:paraId="5F90DFA8" w14:textId="77777777" w:rsidR="00D53979" w:rsidRPr="007A6F19" w:rsidRDefault="00D53979" w:rsidP="000576A3">
            <w:pPr>
              <w:pStyle w:val="Sinespaciado"/>
              <w:spacing w:before="240" w:beforeAutospacing="0" w:after="240" w:afterAutospacing="0"/>
              <w:ind w:firstLine="0"/>
              <w:rPr>
                <w:ins w:id="1072" w:author="carlos cruz" w:date="2015-05-30T09:58:00Z"/>
              </w:rPr>
            </w:pPr>
            <w:ins w:id="1073" w:author="carlos cruz" w:date="2015-05-30T09:58:00Z">
              <w:r>
                <w:t>Visualizara historial clínico del cliente al que se atiende su solicitud de ambulancia.</w:t>
              </w:r>
            </w:ins>
          </w:p>
        </w:tc>
      </w:tr>
      <w:tr w:rsidR="00D53979" w:rsidRPr="007A6F19" w14:paraId="72B0CEB4" w14:textId="77777777" w:rsidTr="000576A3">
        <w:trPr>
          <w:ins w:id="1074" w:author="carlos cruz" w:date="2015-05-30T09:58:00Z"/>
        </w:trPr>
        <w:tc>
          <w:tcPr>
            <w:tcW w:w="2405" w:type="dxa"/>
            <w:shd w:val="clear" w:color="auto" w:fill="DBE5F1"/>
          </w:tcPr>
          <w:p w14:paraId="7E667D99" w14:textId="77777777" w:rsidR="00D53979" w:rsidRPr="007A6F19" w:rsidRDefault="00D53979" w:rsidP="000576A3">
            <w:pPr>
              <w:ind w:firstLine="0"/>
              <w:contextualSpacing/>
              <w:jc w:val="left"/>
              <w:rPr>
                <w:ins w:id="1075" w:author="carlos cruz" w:date="2015-05-30T09:58:00Z"/>
                <w:rFonts w:cs="Calibri"/>
                <w:b/>
                <w:bCs/>
              </w:rPr>
            </w:pPr>
            <w:ins w:id="1076" w:author="carlos cruz" w:date="2015-05-30T09:58:00Z">
              <w:r w:rsidRPr="007A6F19">
                <w:rPr>
                  <w:rFonts w:cs="Calibri"/>
                  <w:b/>
                  <w:bCs/>
                </w:rPr>
                <w:lastRenderedPageBreak/>
                <w:t>Precondiciones:</w:t>
              </w:r>
            </w:ins>
          </w:p>
        </w:tc>
        <w:tc>
          <w:tcPr>
            <w:tcW w:w="6946" w:type="dxa"/>
          </w:tcPr>
          <w:p w14:paraId="3CED5776" w14:textId="77777777" w:rsidR="00D53979" w:rsidRDefault="00D53979" w:rsidP="00D53979">
            <w:pPr>
              <w:pStyle w:val="Prrafodelista"/>
              <w:numPr>
                <w:ilvl w:val="0"/>
                <w:numId w:val="23"/>
              </w:numPr>
              <w:spacing w:before="240" w:beforeAutospacing="0" w:after="0" w:line="276" w:lineRule="auto"/>
              <w:ind w:left="459"/>
              <w:contextualSpacing/>
              <w:rPr>
                <w:ins w:id="1077" w:author="carlos cruz" w:date="2015-05-30T09:58:00Z"/>
              </w:rPr>
            </w:pPr>
            <w:ins w:id="1078" w:author="carlos cruz" w:date="2015-05-30T09:58:00Z">
              <w:r>
                <w:t>La aplicación móvil de la ambulancia debe tener acceso a internet.</w:t>
              </w:r>
            </w:ins>
          </w:p>
          <w:p w14:paraId="78410D86" w14:textId="77777777" w:rsidR="00D53979" w:rsidRPr="00C75DEE" w:rsidRDefault="00D53979" w:rsidP="00D53979">
            <w:pPr>
              <w:pStyle w:val="Prrafodelista"/>
              <w:numPr>
                <w:ilvl w:val="0"/>
                <w:numId w:val="23"/>
              </w:numPr>
              <w:spacing w:before="240" w:beforeAutospacing="0" w:after="0" w:line="276" w:lineRule="auto"/>
              <w:ind w:left="459"/>
              <w:contextualSpacing/>
              <w:rPr>
                <w:ins w:id="1079" w:author="carlos cruz" w:date="2015-05-30T09:58:00Z"/>
              </w:rPr>
            </w:pPr>
            <w:ins w:id="1080" w:author="carlos cruz" w:date="2015-05-30T09:58:00Z">
              <w:r>
                <w:t>Se visualizara historia clínica previa invocación exitosa del caso de uso asignar Ambulancia.</w:t>
              </w:r>
            </w:ins>
          </w:p>
        </w:tc>
      </w:tr>
      <w:tr w:rsidR="00D53979" w:rsidRPr="007A6F19" w14:paraId="7E96F6E5" w14:textId="77777777" w:rsidTr="000576A3">
        <w:trPr>
          <w:ins w:id="1081" w:author="carlos cruz" w:date="2015-05-30T09:58:00Z"/>
        </w:trPr>
        <w:tc>
          <w:tcPr>
            <w:tcW w:w="2405" w:type="dxa"/>
            <w:shd w:val="clear" w:color="auto" w:fill="DBE5F1"/>
          </w:tcPr>
          <w:p w14:paraId="03F6C781" w14:textId="77777777" w:rsidR="00D53979" w:rsidRPr="007A6F19" w:rsidRDefault="00D53979" w:rsidP="000576A3">
            <w:pPr>
              <w:ind w:firstLine="0"/>
              <w:contextualSpacing/>
              <w:jc w:val="left"/>
              <w:rPr>
                <w:ins w:id="1082" w:author="carlos cruz" w:date="2015-05-30T09:58:00Z"/>
                <w:rFonts w:cs="Calibri"/>
                <w:b/>
                <w:bCs/>
              </w:rPr>
            </w:pPr>
            <w:ins w:id="1083" w:author="carlos cruz" w:date="2015-05-30T09:58:00Z">
              <w:r w:rsidRPr="007A6F19">
                <w:rPr>
                  <w:rFonts w:cs="Calibri"/>
                  <w:b/>
                  <w:bCs/>
                </w:rPr>
                <w:t>Pos condiciones:</w:t>
              </w:r>
            </w:ins>
          </w:p>
        </w:tc>
        <w:tc>
          <w:tcPr>
            <w:tcW w:w="6946" w:type="dxa"/>
          </w:tcPr>
          <w:p w14:paraId="2D5059EF" w14:textId="77777777" w:rsidR="00D53979" w:rsidRPr="00AC41D8" w:rsidRDefault="00D53979" w:rsidP="000576A3">
            <w:pPr>
              <w:spacing w:before="240" w:beforeAutospacing="0" w:after="240"/>
              <w:ind w:firstLine="0"/>
              <w:rPr>
                <w:ins w:id="1084" w:author="carlos cruz" w:date="2015-05-30T09:58:00Z"/>
              </w:rPr>
            </w:pPr>
            <w:ins w:id="1085" w:author="carlos cruz" w:date="2015-05-30T09:58:00Z">
              <w:r>
                <w:t>El historial del cliente atendido se almacenara de forma temporal en la aplicación móvil de la ambulancia.</w:t>
              </w:r>
            </w:ins>
          </w:p>
        </w:tc>
      </w:tr>
      <w:tr w:rsidR="00D53979" w:rsidRPr="007A6F19" w14:paraId="682D50AB" w14:textId="77777777" w:rsidTr="000576A3">
        <w:trPr>
          <w:ins w:id="1086" w:author="carlos cruz" w:date="2015-05-30T09:58:00Z"/>
        </w:trPr>
        <w:tc>
          <w:tcPr>
            <w:tcW w:w="2405" w:type="dxa"/>
            <w:shd w:val="clear" w:color="auto" w:fill="DBE5F1"/>
          </w:tcPr>
          <w:p w14:paraId="008A9D91" w14:textId="77777777" w:rsidR="00D53979" w:rsidRPr="007A6F19" w:rsidRDefault="00D53979" w:rsidP="000576A3">
            <w:pPr>
              <w:ind w:firstLine="0"/>
              <w:contextualSpacing/>
              <w:jc w:val="left"/>
              <w:rPr>
                <w:ins w:id="1087" w:author="carlos cruz" w:date="2015-05-30T09:58:00Z"/>
                <w:rFonts w:cs="Calibri"/>
                <w:b/>
                <w:bCs/>
              </w:rPr>
            </w:pPr>
            <w:ins w:id="1088" w:author="carlos cruz" w:date="2015-05-30T09:58:00Z">
              <w:r w:rsidRPr="007A6F19">
                <w:rPr>
                  <w:rFonts w:cs="Calibri"/>
                  <w:b/>
                  <w:bCs/>
                </w:rPr>
                <w:t>Flujo Principal:</w:t>
              </w:r>
            </w:ins>
          </w:p>
        </w:tc>
        <w:tc>
          <w:tcPr>
            <w:tcW w:w="6946" w:type="dxa"/>
          </w:tcPr>
          <w:p w14:paraId="60CB6637" w14:textId="77777777" w:rsidR="00D53979" w:rsidRPr="00AC41D8" w:rsidRDefault="00D53979" w:rsidP="00D53979">
            <w:pPr>
              <w:pStyle w:val="Sinespaciado"/>
              <w:numPr>
                <w:ilvl w:val="0"/>
                <w:numId w:val="41"/>
              </w:numPr>
              <w:rPr>
                <w:ins w:id="1089" w:author="carlos cruz" w:date="2015-05-30T09:58:00Z"/>
              </w:rPr>
            </w:pPr>
            <w:ins w:id="1090" w:author="carlos cruz" w:date="2015-05-30T09:58:00Z">
              <w:r w:rsidRPr="00AC41D8">
                <w:t>El caso de uso inicia cuando el paramédico selecciona visualizar historias clínicas.</w:t>
              </w:r>
            </w:ins>
          </w:p>
          <w:p w14:paraId="761D4211" w14:textId="77777777" w:rsidR="00D53979" w:rsidRDefault="00D53979" w:rsidP="00D53979">
            <w:pPr>
              <w:pStyle w:val="Sinespaciado"/>
              <w:numPr>
                <w:ilvl w:val="0"/>
                <w:numId w:val="41"/>
              </w:numPr>
              <w:rPr>
                <w:ins w:id="1091" w:author="carlos cruz" w:date="2015-05-30T09:58:00Z"/>
              </w:rPr>
            </w:pPr>
            <w:ins w:id="1092" w:author="carlos cruz" w:date="2015-05-30T09:58:00Z">
              <w:r w:rsidRPr="00AC41D8">
                <w:t>La aplicación móvil de la ambulancia</w:t>
              </w:r>
              <w:r>
                <w:t xml:space="preserve"> solicitara al servidor los datos del cliente.</w:t>
              </w:r>
              <w:r w:rsidRPr="00AC41D8">
                <w:t xml:space="preserve"> </w:t>
              </w:r>
            </w:ins>
          </w:p>
          <w:p w14:paraId="5B7C75AB" w14:textId="77777777" w:rsidR="00D53979" w:rsidRDefault="00D53979" w:rsidP="00D53979">
            <w:pPr>
              <w:pStyle w:val="Sinespaciado"/>
              <w:numPr>
                <w:ilvl w:val="0"/>
                <w:numId w:val="41"/>
              </w:numPr>
              <w:rPr>
                <w:ins w:id="1093" w:author="carlos cruz" w:date="2015-05-30T09:58:00Z"/>
              </w:rPr>
            </w:pPr>
            <w:ins w:id="1094" w:author="carlos cruz" w:date="2015-05-30T09:58:00Z">
              <w:r>
                <w:t>Si el historial del cliente No se encuentra almacenado de forma temporal.</w:t>
              </w:r>
            </w:ins>
          </w:p>
          <w:p w14:paraId="50BB05C0" w14:textId="77777777" w:rsidR="00D53979" w:rsidRDefault="00D53979" w:rsidP="00D53979">
            <w:pPr>
              <w:pStyle w:val="Sinespaciado"/>
              <w:numPr>
                <w:ilvl w:val="1"/>
                <w:numId w:val="41"/>
              </w:numPr>
              <w:rPr>
                <w:ins w:id="1095" w:author="carlos cruz" w:date="2015-05-30T09:58:00Z"/>
              </w:rPr>
            </w:pPr>
            <w:ins w:id="1096" w:author="carlos cruz" w:date="2015-05-30T09:58:00Z">
              <w:r>
                <w:t>El servidor enviara el historial clínico del paciente</w:t>
              </w:r>
            </w:ins>
          </w:p>
          <w:p w14:paraId="31D86E6B" w14:textId="77777777" w:rsidR="00D53979" w:rsidRDefault="00D53979" w:rsidP="00D53979">
            <w:pPr>
              <w:pStyle w:val="Sinespaciado"/>
              <w:numPr>
                <w:ilvl w:val="0"/>
                <w:numId w:val="41"/>
              </w:numPr>
              <w:rPr>
                <w:ins w:id="1097" w:author="carlos cruz" w:date="2015-05-30T09:58:00Z"/>
              </w:rPr>
            </w:pPr>
            <w:ins w:id="1098" w:author="carlos cruz" w:date="2015-05-30T09:58:00Z">
              <w:r>
                <w:t>La aplicación móvil almacenara de forma temporal la información del paciente.</w:t>
              </w:r>
            </w:ins>
          </w:p>
          <w:p w14:paraId="5710C647" w14:textId="77777777" w:rsidR="00D53979" w:rsidRDefault="00D53979" w:rsidP="00D53979">
            <w:pPr>
              <w:pStyle w:val="Sinespaciado"/>
              <w:numPr>
                <w:ilvl w:val="0"/>
                <w:numId w:val="41"/>
              </w:numPr>
              <w:rPr>
                <w:ins w:id="1099" w:author="carlos cruz" w:date="2015-05-30T09:58:00Z"/>
              </w:rPr>
            </w:pPr>
            <w:ins w:id="1100" w:author="carlos cruz" w:date="2015-05-30T09:58:00Z">
              <w:r>
                <w:t xml:space="preserve">La Aplicación móvil de la ambulancia </w:t>
              </w:r>
              <w:r w:rsidRPr="00AC41D8">
                <w:t>desplegara un formulario con los datos del cliente y su respectiva historia clínica.</w:t>
              </w:r>
            </w:ins>
          </w:p>
          <w:p w14:paraId="39936F9B" w14:textId="77777777" w:rsidR="00D53979" w:rsidRPr="00E62D19" w:rsidRDefault="00D53979" w:rsidP="00D53979">
            <w:pPr>
              <w:pStyle w:val="Sinespaciado"/>
              <w:numPr>
                <w:ilvl w:val="0"/>
                <w:numId w:val="41"/>
              </w:numPr>
              <w:rPr>
                <w:ins w:id="1101" w:author="carlos cruz" w:date="2015-05-30T09:58:00Z"/>
              </w:rPr>
            </w:pPr>
            <w:ins w:id="1102" w:author="carlos cruz" w:date="2015-05-30T09:58:00Z">
              <w:r>
                <w:t>El caso de uso finaliza cuando el paramédico termina la atención pre-hospitalaria del cliente.</w:t>
              </w:r>
            </w:ins>
          </w:p>
        </w:tc>
      </w:tr>
      <w:tr w:rsidR="00D53979" w:rsidRPr="007A6F19" w14:paraId="35296C06" w14:textId="77777777" w:rsidTr="000576A3">
        <w:trPr>
          <w:ins w:id="1103" w:author="carlos cruz" w:date="2015-05-30T09:58:00Z"/>
        </w:trPr>
        <w:tc>
          <w:tcPr>
            <w:tcW w:w="2405" w:type="dxa"/>
            <w:shd w:val="clear" w:color="auto" w:fill="DBE5F1"/>
          </w:tcPr>
          <w:p w14:paraId="2D7C9547" w14:textId="77777777" w:rsidR="00D53979" w:rsidRPr="007A6F19" w:rsidRDefault="00D53979" w:rsidP="000576A3">
            <w:pPr>
              <w:ind w:right="-250" w:firstLine="0"/>
              <w:contextualSpacing/>
              <w:jc w:val="left"/>
              <w:rPr>
                <w:ins w:id="1104" w:author="carlos cruz" w:date="2015-05-30T09:58:00Z"/>
                <w:rFonts w:cs="Calibri"/>
                <w:b/>
                <w:bCs/>
              </w:rPr>
            </w:pPr>
            <w:ins w:id="1105" w:author="carlos cruz" w:date="2015-05-30T09:58:00Z">
              <w:r w:rsidRPr="007A6F19">
                <w:rPr>
                  <w:rFonts w:cs="Calibri"/>
                  <w:b/>
                  <w:bCs/>
                </w:rPr>
                <w:t>Flujo(s) alternativo(s):</w:t>
              </w:r>
            </w:ins>
          </w:p>
        </w:tc>
        <w:tc>
          <w:tcPr>
            <w:tcW w:w="6946" w:type="dxa"/>
          </w:tcPr>
          <w:p w14:paraId="1F778083" w14:textId="77777777" w:rsidR="00D53979" w:rsidRDefault="00D53979" w:rsidP="00D53979">
            <w:pPr>
              <w:pStyle w:val="Sinespaciado"/>
              <w:numPr>
                <w:ilvl w:val="0"/>
                <w:numId w:val="42"/>
              </w:numPr>
              <w:rPr>
                <w:ins w:id="1106" w:author="carlos cruz" w:date="2015-05-30T09:58:00Z"/>
              </w:rPr>
            </w:pPr>
            <w:ins w:id="1107" w:author="carlos cruz" w:date="2015-05-30T09:58:00Z">
              <w:r>
                <w:t>En el punto 3. Del flujo principal, si se encuentra el historial del cliente almacenado de forma temporal, la aplicación móvil obtiene el historial clínico del cliente.</w:t>
              </w:r>
            </w:ins>
          </w:p>
          <w:p w14:paraId="4689F283" w14:textId="77777777" w:rsidR="00D53979" w:rsidRPr="00883B01" w:rsidRDefault="00D53979" w:rsidP="000576A3">
            <w:pPr>
              <w:rPr>
                <w:ins w:id="1108" w:author="carlos cruz" w:date="2015-05-30T09:58:00Z"/>
              </w:rPr>
            </w:pPr>
          </w:p>
        </w:tc>
      </w:tr>
    </w:tbl>
    <w:p w14:paraId="1121F341" w14:textId="68DE61A1" w:rsidR="00D53979" w:rsidRPr="0025013B" w:rsidRDefault="00EA5448" w:rsidP="00D53979">
      <w:pPr>
        <w:rPr>
          <w:ins w:id="1109" w:author="carlos cruz" w:date="2015-05-30T09:58:00Z"/>
        </w:rPr>
      </w:pPr>
      <w:ins w:id="1110" w:author="carlos cruz" w:date="2015-05-30T14:49:00Z">
        <w:r w:rsidRPr="00EA5448">
          <w:rPr>
            <w:noProof/>
            <w:lang w:val="es-ES" w:eastAsia="es-ES"/>
          </w:rPr>
          <w:lastRenderedPageBreak/>
          <w:drawing>
            <wp:inline distT="0" distB="0" distL="0" distR="0" wp14:anchorId="06D5C69B" wp14:editId="3A88CE0C">
              <wp:extent cx="5183950" cy="3486150"/>
              <wp:effectExtent l="0" t="0" r="0" b="0"/>
              <wp:docPr id="56" name="Imagen 56" descr="C:\Users\karlos\AppData\Local\Temp\flaC19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os\AppData\Local\Temp\flaC19B.tmp\Snap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220" cy="3491039"/>
                      </a:xfrm>
                      <a:prstGeom prst="rect">
                        <a:avLst/>
                      </a:prstGeom>
                      <a:noFill/>
                      <a:ln>
                        <a:noFill/>
                      </a:ln>
                    </pic:spPr>
                  </pic:pic>
                </a:graphicData>
              </a:graphic>
            </wp:inline>
          </w:drawing>
        </w:r>
      </w:ins>
    </w:p>
    <w:p w14:paraId="4AEFBBD8" w14:textId="07E40B61" w:rsidR="0065343B" w:rsidRDefault="0065343B" w:rsidP="0065343B">
      <w:pPr>
        <w:pStyle w:val="Titulo3"/>
        <w:numPr>
          <w:ilvl w:val="0"/>
          <w:numId w:val="32"/>
        </w:numPr>
        <w:rPr>
          <w:ins w:id="1111" w:author="carlos cruz" w:date="2015-05-30T10:26:00Z"/>
        </w:rPr>
      </w:pPr>
      <w:ins w:id="1112" w:author="carlos cruz" w:date="2015-05-30T09:59:00Z">
        <w:r>
          <w:t>Trazar Ruta.</w:t>
        </w:r>
      </w:ins>
    </w:p>
    <w:p w14:paraId="73422FFF" w14:textId="0CCCA6B5" w:rsidR="00B61973" w:rsidRPr="00D85BB1" w:rsidRDefault="00AA7E29">
      <w:pPr>
        <w:jc w:val="center"/>
        <w:rPr>
          <w:ins w:id="1113" w:author="carlos cruz" w:date="2015-05-30T09:59:00Z"/>
        </w:rPr>
        <w:pPrChange w:id="1114" w:author="carlos cruz" w:date="2015-05-30T10:43:00Z">
          <w:pPr>
            <w:pStyle w:val="Titulo3"/>
            <w:numPr>
              <w:numId w:val="32"/>
            </w:numPr>
            <w:ind w:left="1080" w:hanging="360"/>
          </w:pPr>
        </w:pPrChange>
      </w:pPr>
      <w:ins w:id="1115" w:author="carlos cruz" w:date="2015-05-30T10:43:00Z">
        <w:r w:rsidRPr="00AA7E29">
          <w:rPr>
            <w:noProof/>
            <w:lang w:val="es-ES" w:eastAsia="es-ES"/>
            <w:rPrChange w:id="1116" w:author="Unknown">
              <w:rPr>
                <w:noProof/>
                <w:lang w:eastAsia="es-ES"/>
              </w:rPr>
            </w:rPrChange>
          </w:rPr>
          <w:drawing>
            <wp:inline distT="0" distB="0" distL="0" distR="0" wp14:anchorId="3161FA59" wp14:editId="2C85319A">
              <wp:extent cx="3067050" cy="1428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5343B" w:rsidRPr="007A6F19" w14:paraId="0BAB5605" w14:textId="77777777" w:rsidTr="000576A3">
        <w:trPr>
          <w:ins w:id="1117" w:author="carlos cruz" w:date="2015-05-30T09:59:00Z"/>
        </w:trPr>
        <w:tc>
          <w:tcPr>
            <w:tcW w:w="9351" w:type="dxa"/>
            <w:gridSpan w:val="2"/>
            <w:shd w:val="clear" w:color="auto" w:fill="4F81BD"/>
          </w:tcPr>
          <w:p w14:paraId="6A063850" w14:textId="77777777" w:rsidR="0065343B" w:rsidRPr="007A6F19" w:rsidRDefault="0065343B" w:rsidP="000576A3">
            <w:pPr>
              <w:contextualSpacing/>
              <w:jc w:val="center"/>
              <w:rPr>
                <w:ins w:id="1118" w:author="carlos cruz" w:date="2015-05-30T09:59:00Z"/>
                <w:rFonts w:cs="Calibri"/>
                <w:b/>
                <w:bCs/>
              </w:rPr>
            </w:pPr>
            <w:ins w:id="1119" w:author="carlos cruz" w:date="2015-05-30T09:59:00Z">
              <w:r w:rsidRPr="007A6F19">
                <w:rPr>
                  <w:rFonts w:cs="Calibri"/>
                  <w:b/>
                  <w:bCs/>
                </w:rPr>
                <w:t>CASO DE USO:</w:t>
              </w:r>
              <w:r>
                <w:rPr>
                  <w:rFonts w:cs="Calibri"/>
                  <w:b/>
                  <w:bCs/>
                </w:rPr>
                <w:t xml:space="preserve"> Trazar Ruta</w:t>
              </w:r>
            </w:ins>
          </w:p>
        </w:tc>
      </w:tr>
      <w:tr w:rsidR="0065343B" w:rsidRPr="007A6F19" w14:paraId="032A27F6" w14:textId="77777777" w:rsidTr="000576A3">
        <w:trPr>
          <w:ins w:id="1120" w:author="carlos cruz" w:date="2015-05-30T09:59:00Z"/>
        </w:trPr>
        <w:tc>
          <w:tcPr>
            <w:tcW w:w="2405" w:type="dxa"/>
            <w:shd w:val="clear" w:color="auto" w:fill="DBE5F1"/>
          </w:tcPr>
          <w:p w14:paraId="470FA215" w14:textId="77777777" w:rsidR="0065343B" w:rsidRPr="007A6F19" w:rsidRDefault="0065343B" w:rsidP="000576A3">
            <w:pPr>
              <w:ind w:firstLine="0"/>
              <w:contextualSpacing/>
              <w:jc w:val="left"/>
              <w:rPr>
                <w:ins w:id="1121" w:author="carlos cruz" w:date="2015-05-30T09:59:00Z"/>
                <w:rFonts w:cs="Calibri"/>
                <w:b/>
                <w:bCs/>
              </w:rPr>
            </w:pPr>
            <w:ins w:id="1122" w:author="carlos cruz" w:date="2015-05-30T09:59:00Z">
              <w:r w:rsidRPr="007A6F19">
                <w:rPr>
                  <w:rFonts w:cs="Calibri"/>
                  <w:b/>
                  <w:bCs/>
                </w:rPr>
                <w:t>Actores Primarios:</w:t>
              </w:r>
            </w:ins>
          </w:p>
        </w:tc>
        <w:tc>
          <w:tcPr>
            <w:tcW w:w="6946" w:type="dxa"/>
          </w:tcPr>
          <w:p w14:paraId="3DC9D62C" w14:textId="77777777" w:rsidR="0065343B" w:rsidRPr="007A6F19" w:rsidRDefault="0065343B" w:rsidP="000576A3">
            <w:pPr>
              <w:ind w:firstLine="0"/>
              <w:contextualSpacing/>
              <w:rPr>
                <w:ins w:id="1123" w:author="carlos cruz" w:date="2015-05-30T09:59:00Z"/>
              </w:rPr>
            </w:pPr>
            <w:ins w:id="1124" w:author="carlos cruz" w:date="2015-05-30T09:59:00Z">
              <w:r>
                <w:t>Aplicación Móvil Cliente</w:t>
              </w:r>
            </w:ins>
          </w:p>
        </w:tc>
      </w:tr>
      <w:tr w:rsidR="0065343B" w:rsidRPr="007A6F19" w14:paraId="4FF9346E" w14:textId="77777777" w:rsidTr="000576A3">
        <w:trPr>
          <w:ins w:id="1125" w:author="carlos cruz" w:date="2015-05-30T09:59:00Z"/>
        </w:trPr>
        <w:tc>
          <w:tcPr>
            <w:tcW w:w="2405" w:type="dxa"/>
            <w:shd w:val="clear" w:color="auto" w:fill="DBE5F1"/>
          </w:tcPr>
          <w:p w14:paraId="034BB0E8" w14:textId="77777777" w:rsidR="0065343B" w:rsidRPr="007A6F19" w:rsidRDefault="0065343B" w:rsidP="000576A3">
            <w:pPr>
              <w:ind w:firstLine="0"/>
              <w:contextualSpacing/>
              <w:jc w:val="left"/>
              <w:rPr>
                <w:ins w:id="1126" w:author="carlos cruz" w:date="2015-05-30T09:59:00Z"/>
                <w:rFonts w:cs="Calibri"/>
                <w:b/>
                <w:bCs/>
              </w:rPr>
            </w:pPr>
            <w:ins w:id="1127" w:author="carlos cruz" w:date="2015-05-30T09:59:00Z">
              <w:r w:rsidRPr="007A6F19">
                <w:rPr>
                  <w:rFonts w:cs="Calibri"/>
                  <w:b/>
                  <w:bCs/>
                </w:rPr>
                <w:t>Actores secundarios:</w:t>
              </w:r>
            </w:ins>
          </w:p>
        </w:tc>
        <w:tc>
          <w:tcPr>
            <w:tcW w:w="6946" w:type="dxa"/>
          </w:tcPr>
          <w:p w14:paraId="09CE7207" w14:textId="77777777" w:rsidR="0065343B" w:rsidRPr="007A6F19" w:rsidRDefault="0065343B" w:rsidP="000576A3">
            <w:pPr>
              <w:ind w:firstLine="0"/>
              <w:contextualSpacing/>
              <w:rPr>
                <w:ins w:id="1128" w:author="carlos cruz" w:date="2015-05-30T09:59:00Z"/>
                <w:rFonts w:cs="Calibri"/>
              </w:rPr>
            </w:pPr>
            <w:ins w:id="1129" w:author="carlos cruz" w:date="2015-05-30T09:59:00Z">
              <w:r>
                <w:t xml:space="preserve">Aplicación Web Operador, Aplicación Móvil Ambulancia </w:t>
              </w:r>
            </w:ins>
          </w:p>
        </w:tc>
      </w:tr>
      <w:tr w:rsidR="0065343B" w:rsidRPr="007A6F19" w14:paraId="561C6B85" w14:textId="77777777" w:rsidTr="000576A3">
        <w:trPr>
          <w:ins w:id="1130" w:author="carlos cruz" w:date="2015-05-30T09:59:00Z"/>
        </w:trPr>
        <w:tc>
          <w:tcPr>
            <w:tcW w:w="2405" w:type="dxa"/>
            <w:shd w:val="clear" w:color="auto" w:fill="DBE5F1"/>
          </w:tcPr>
          <w:p w14:paraId="265D3387" w14:textId="77777777" w:rsidR="0065343B" w:rsidRPr="007A6F19" w:rsidRDefault="0065343B" w:rsidP="000576A3">
            <w:pPr>
              <w:ind w:firstLine="0"/>
              <w:contextualSpacing/>
              <w:jc w:val="left"/>
              <w:rPr>
                <w:ins w:id="1131" w:author="carlos cruz" w:date="2015-05-30T09:59:00Z"/>
                <w:rFonts w:cs="Calibri"/>
                <w:b/>
                <w:bCs/>
              </w:rPr>
            </w:pPr>
            <w:ins w:id="1132" w:author="carlos cruz" w:date="2015-05-30T09:59:00Z">
              <w:r w:rsidRPr="007A6F19">
                <w:rPr>
                  <w:rFonts w:cs="Calibri"/>
                  <w:b/>
                  <w:bCs/>
                </w:rPr>
                <w:t>Descripción:</w:t>
              </w:r>
            </w:ins>
          </w:p>
        </w:tc>
        <w:tc>
          <w:tcPr>
            <w:tcW w:w="6946" w:type="dxa"/>
          </w:tcPr>
          <w:p w14:paraId="608E81F5" w14:textId="77777777" w:rsidR="0065343B" w:rsidRPr="007A6F19" w:rsidRDefault="0065343B" w:rsidP="000576A3">
            <w:pPr>
              <w:pStyle w:val="Sinespaciado"/>
              <w:spacing w:before="240" w:beforeAutospacing="0" w:after="240" w:afterAutospacing="0"/>
              <w:ind w:firstLine="0"/>
              <w:rPr>
                <w:ins w:id="1133" w:author="carlos cruz" w:date="2015-05-30T09:59:00Z"/>
              </w:rPr>
            </w:pPr>
            <w:ins w:id="1134" w:author="carlos cruz" w:date="2015-05-30T09:59:00Z">
              <w:r>
                <w:t>Permite a la aplicación web y móvil el trazado de una ruta</w:t>
              </w:r>
            </w:ins>
          </w:p>
        </w:tc>
      </w:tr>
      <w:tr w:rsidR="0065343B" w:rsidRPr="007A6F19" w14:paraId="7741CF9A" w14:textId="77777777" w:rsidTr="000576A3">
        <w:trPr>
          <w:ins w:id="1135" w:author="carlos cruz" w:date="2015-05-30T09:59:00Z"/>
        </w:trPr>
        <w:tc>
          <w:tcPr>
            <w:tcW w:w="2405" w:type="dxa"/>
            <w:shd w:val="clear" w:color="auto" w:fill="DBE5F1"/>
          </w:tcPr>
          <w:p w14:paraId="1B55AD27" w14:textId="77777777" w:rsidR="0065343B" w:rsidRPr="007A6F19" w:rsidRDefault="0065343B" w:rsidP="000576A3">
            <w:pPr>
              <w:ind w:firstLine="0"/>
              <w:contextualSpacing/>
              <w:jc w:val="left"/>
              <w:rPr>
                <w:ins w:id="1136" w:author="carlos cruz" w:date="2015-05-30T09:59:00Z"/>
                <w:rFonts w:cs="Calibri"/>
                <w:b/>
                <w:bCs/>
              </w:rPr>
            </w:pPr>
            <w:ins w:id="1137" w:author="carlos cruz" w:date="2015-05-30T09:59:00Z">
              <w:r w:rsidRPr="007A6F19">
                <w:rPr>
                  <w:rFonts w:cs="Calibri"/>
                  <w:b/>
                  <w:bCs/>
                </w:rPr>
                <w:t>Precondiciones:</w:t>
              </w:r>
            </w:ins>
          </w:p>
        </w:tc>
        <w:tc>
          <w:tcPr>
            <w:tcW w:w="6946" w:type="dxa"/>
          </w:tcPr>
          <w:p w14:paraId="40E070DB" w14:textId="77777777" w:rsidR="0065343B" w:rsidRDefault="0065343B" w:rsidP="000576A3">
            <w:pPr>
              <w:pStyle w:val="Prrafodelista"/>
              <w:numPr>
                <w:ilvl w:val="0"/>
                <w:numId w:val="30"/>
              </w:numPr>
              <w:rPr>
                <w:ins w:id="1138" w:author="carlos cruz" w:date="2015-05-30T09:59:00Z"/>
              </w:rPr>
            </w:pPr>
            <w:ins w:id="1139" w:author="carlos cruz" w:date="2015-05-30T09:59:00Z">
              <w:r>
                <w:t>Que se haya invocado el caso de uso asignar ambulancia</w:t>
              </w:r>
            </w:ins>
          </w:p>
          <w:p w14:paraId="7D566A88" w14:textId="77777777" w:rsidR="0065343B" w:rsidRPr="00684655" w:rsidRDefault="0065343B" w:rsidP="000576A3">
            <w:pPr>
              <w:pStyle w:val="Prrafodelista"/>
              <w:numPr>
                <w:ilvl w:val="0"/>
                <w:numId w:val="30"/>
              </w:numPr>
              <w:rPr>
                <w:ins w:id="1140" w:author="carlos cruz" w:date="2015-05-30T09:59:00Z"/>
              </w:rPr>
            </w:pPr>
            <w:ins w:id="1141" w:author="carlos cruz" w:date="2015-05-30T09:59:00Z">
              <w:r>
                <w:lastRenderedPageBreak/>
                <w:t>La aplicación móvil de la ambulancia debe tener acceso a internet</w:t>
              </w:r>
            </w:ins>
          </w:p>
        </w:tc>
      </w:tr>
      <w:tr w:rsidR="0065343B" w:rsidRPr="007A6F19" w14:paraId="1D47C762" w14:textId="77777777" w:rsidTr="000576A3">
        <w:trPr>
          <w:ins w:id="1142" w:author="carlos cruz" w:date="2015-05-30T09:59:00Z"/>
        </w:trPr>
        <w:tc>
          <w:tcPr>
            <w:tcW w:w="2405" w:type="dxa"/>
            <w:shd w:val="clear" w:color="auto" w:fill="DBE5F1"/>
          </w:tcPr>
          <w:p w14:paraId="32C62BE0" w14:textId="77777777" w:rsidR="0065343B" w:rsidRPr="007A6F19" w:rsidRDefault="0065343B" w:rsidP="000576A3">
            <w:pPr>
              <w:ind w:firstLine="0"/>
              <w:contextualSpacing/>
              <w:jc w:val="left"/>
              <w:rPr>
                <w:ins w:id="1143" w:author="carlos cruz" w:date="2015-05-30T09:59:00Z"/>
                <w:rFonts w:cs="Calibri"/>
                <w:b/>
                <w:bCs/>
              </w:rPr>
            </w:pPr>
            <w:ins w:id="1144" w:author="carlos cruz" w:date="2015-05-30T09:59:00Z">
              <w:r>
                <w:rPr>
                  <w:rFonts w:cs="Calibri"/>
                  <w:b/>
                  <w:bCs/>
                </w:rPr>
                <w:lastRenderedPageBreak/>
                <w:t>Pos</w:t>
              </w:r>
              <w:r w:rsidRPr="007A6F19">
                <w:rPr>
                  <w:rFonts w:cs="Calibri"/>
                  <w:b/>
                  <w:bCs/>
                </w:rPr>
                <w:t xml:space="preserve"> condiciones:</w:t>
              </w:r>
            </w:ins>
          </w:p>
        </w:tc>
        <w:tc>
          <w:tcPr>
            <w:tcW w:w="6946" w:type="dxa"/>
          </w:tcPr>
          <w:p w14:paraId="778DFD9F" w14:textId="77777777" w:rsidR="0065343B" w:rsidRPr="00F56394" w:rsidRDefault="0065343B" w:rsidP="000576A3">
            <w:pPr>
              <w:pStyle w:val="Prrafodelista"/>
              <w:numPr>
                <w:ilvl w:val="0"/>
                <w:numId w:val="23"/>
              </w:numPr>
              <w:spacing w:before="240" w:beforeAutospacing="0" w:line="276" w:lineRule="auto"/>
              <w:ind w:left="459"/>
              <w:contextualSpacing/>
              <w:rPr>
                <w:ins w:id="1145" w:author="carlos cruz" w:date="2015-05-30T09:59:00Z"/>
              </w:rPr>
            </w:pPr>
            <w:ins w:id="1146" w:author="carlos cruz" w:date="2015-05-30T09:59:00Z">
              <w:r>
                <w:t>La aplicación móvil y web deberán visualizar la ruta trazada</w:t>
              </w:r>
            </w:ins>
          </w:p>
        </w:tc>
      </w:tr>
      <w:tr w:rsidR="0065343B" w:rsidRPr="007A6F19" w14:paraId="2B382C5A" w14:textId="77777777" w:rsidTr="000576A3">
        <w:trPr>
          <w:ins w:id="1147" w:author="carlos cruz" w:date="2015-05-30T09:59:00Z"/>
        </w:trPr>
        <w:tc>
          <w:tcPr>
            <w:tcW w:w="2405" w:type="dxa"/>
            <w:shd w:val="clear" w:color="auto" w:fill="DBE5F1"/>
          </w:tcPr>
          <w:p w14:paraId="65B8AF93" w14:textId="77777777" w:rsidR="0065343B" w:rsidRPr="007A6F19" w:rsidRDefault="0065343B" w:rsidP="000576A3">
            <w:pPr>
              <w:ind w:firstLine="0"/>
              <w:contextualSpacing/>
              <w:jc w:val="left"/>
              <w:rPr>
                <w:ins w:id="1148" w:author="carlos cruz" w:date="2015-05-30T09:59:00Z"/>
                <w:rFonts w:cs="Calibri"/>
                <w:b/>
                <w:bCs/>
              </w:rPr>
            </w:pPr>
            <w:ins w:id="1149" w:author="carlos cruz" w:date="2015-05-30T09:59:00Z">
              <w:r w:rsidRPr="007A6F19">
                <w:rPr>
                  <w:rFonts w:cs="Calibri"/>
                  <w:b/>
                  <w:bCs/>
                </w:rPr>
                <w:t>Flujo Principal:</w:t>
              </w:r>
            </w:ins>
          </w:p>
        </w:tc>
        <w:tc>
          <w:tcPr>
            <w:tcW w:w="6946" w:type="dxa"/>
          </w:tcPr>
          <w:p w14:paraId="79348459" w14:textId="77777777" w:rsidR="0065343B" w:rsidRDefault="0065343B" w:rsidP="000576A3">
            <w:pPr>
              <w:pStyle w:val="Sinespaciado"/>
              <w:numPr>
                <w:ilvl w:val="0"/>
                <w:numId w:val="29"/>
              </w:numPr>
              <w:rPr>
                <w:ins w:id="1150" w:author="carlos cruz" w:date="2015-05-30T09:59:00Z"/>
              </w:rPr>
            </w:pPr>
            <w:ins w:id="1151" w:author="carlos cruz" w:date="2015-05-30T09:59:00Z">
              <w:r>
                <w:t>El caso de uso trazar ruta inicializa cuando se realizó la asignación de ambulancia.</w:t>
              </w:r>
            </w:ins>
          </w:p>
          <w:p w14:paraId="6EC64463" w14:textId="77777777" w:rsidR="0065343B" w:rsidRDefault="0065343B" w:rsidP="000576A3">
            <w:pPr>
              <w:pStyle w:val="Sinespaciado"/>
              <w:numPr>
                <w:ilvl w:val="0"/>
                <w:numId w:val="29"/>
              </w:numPr>
              <w:rPr>
                <w:ins w:id="1152" w:author="carlos cruz" w:date="2015-05-30T09:59:00Z"/>
              </w:rPr>
            </w:pPr>
            <w:ins w:id="1153" w:author="carlos cruz" w:date="2015-05-30T09:59:00Z">
              <w:r>
                <w:t>El servicio web envía la posición del incidente a la aplicación móvil de la ambulancia y la aplicación web del operador.</w:t>
              </w:r>
            </w:ins>
          </w:p>
          <w:p w14:paraId="473A861F" w14:textId="77777777" w:rsidR="0065343B" w:rsidRPr="00E62D19" w:rsidRDefault="0065343B" w:rsidP="000576A3">
            <w:pPr>
              <w:pStyle w:val="Sinespaciado"/>
              <w:numPr>
                <w:ilvl w:val="0"/>
                <w:numId w:val="29"/>
              </w:numPr>
              <w:rPr>
                <w:ins w:id="1154" w:author="carlos cruz" w:date="2015-05-30T09:59:00Z"/>
              </w:rPr>
            </w:pPr>
            <w:ins w:id="1155" w:author="carlos cruz" w:date="2015-05-30T09:59:00Z">
              <w:r>
                <w:t>El caso de uso finaliza cuando en ambas aplicaciones se realiza el trazado de ruta.</w:t>
              </w:r>
            </w:ins>
          </w:p>
        </w:tc>
      </w:tr>
      <w:tr w:rsidR="0065343B" w:rsidRPr="007A6F19" w14:paraId="54F54B14" w14:textId="77777777" w:rsidTr="000576A3">
        <w:trPr>
          <w:ins w:id="1156" w:author="carlos cruz" w:date="2015-05-30T09:59:00Z"/>
        </w:trPr>
        <w:tc>
          <w:tcPr>
            <w:tcW w:w="2405" w:type="dxa"/>
            <w:shd w:val="clear" w:color="auto" w:fill="DBE5F1"/>
          </w:tcPr>
          <w:p w14:paraId="250A516A" w14:textId="77777777" w:rsidR="0065343B" w:rsidRPr="007A6F19" w:rsidRDefault="0065343B" w:rsidP="000576A3">
            <w:pPr>
              <w:ind w:right="-250" w:firstLine="0"/>
              <w:contextualSpacing/>
              <w:jc w:val="left"/>
              <w:rPr>
                <w:ins w:id="1157" w:author="carlos cruz" w:date="2015-05-30T09:59:00Z"/>
                <w:rFonts w:cs="Calibri"/>
                <w:b/>
                <w:bCs/>
              </w:rPr>
            </w:pPr>
            <w:ins w:id="1158" w:author="carlos cruz" w:date="2015-05-30T09:59:00Z">
              <w:r w:rsidRPr="007A6F19">
                <w:rPr>
                  <w:rFonts w:cs="Calibri"/>
                  <w:b/>
                  <w:bCs/>
                </w:rPr>
                <w:t>Flujo(s) alternativo(s):</w:t>
              </w:r>
            </w:ins>
          </w:p>
        </w:tc>
        <w:tc>
          <w:tcPr>
            <w:tcW w:w="6946" w:type="dxa"/>
          </w:tcPr>
          <w:p w14:paraId="17E20562" w14:textId="77777777" w:rsidR="0065343B" w:rsidRPr="00165A3E" w:rsidRDefault="0065343B" w:rsidP="000576A3">
            <w:pPr>
              <w:spacing w:after="0" w:line="276" w:lineRule="auto"/>
              <w:ind w:firstLine="0"/>
              <w:contextualSpacing/>
              <w:rPr>
                <w:ins w:id="1159" w:author="carlos cruz" w:date="2015-05-30T09:59:00Z"/>
              </w:rPr>
            </w:pPr>
            <w:ins w:id="1160" w:author="carlos cruz" w:date="2015-05-30T09:59:00Z">
              <w:r>
                <w:t>Ninguno</w:t>
              </w:r>
            </w:ins>
          </w:p>
        </w:tc>
      </w:tr>
    </w:tbl>
    <w:p w14:paraId="614E2D3C" w14:textId="77777777" w:rsidR="0065343B" w:rsidRDefault="0065343B" w:rsidP="0065343B">
      <w:pPr>
        <w:rPr>
          <w:ins w:id="1161" w:author="carlos cruz" w:date="2015-05-30T09:59:00Z"/>
          <w:lang w:val="es-ES"/>
        </w:rPr>
      </w:pPr>
    </w:p>
    <w:p w14:paraId="236D968E" w14:textId="77777777" w:rsidR="00D53979" w:rsidRPr="00151BB7" w:rsidRDefault="00D53979">
      <w:pPr>
        <w:rPr>
          <w:ins w:id="1162" w:author="luis angel barrancos ortiz" w:date="2015-05-29T20:28:00Z"/>
          <w:lang w:val="es-ES"/>
          <w:rPrChange w:id="1163" w:author="luis angel barrancos ortiz" w:date="2015-05-29T20:52:00Z">
            <w:rPr>
              <w:ins w:id="1164" w:author="luis angel barrancos ortiz" w:date="2015-05-29T20:28:00Z"/>
            </w:rPr>
          </w:rPrChange>
        </w:rPr>
        <w:pPrChange w:id="1165" w:author="luis angel barrancos ortiz" w:date="2015-05-29T20:52:00Z">
          <w:pPr>
            <w:ind w:firstLine="0"/>
          </w:pPr>
        </w:pPrChange>
      </w:pPr>
    </w:p>
    <w:p w14:paraId="3AA1E843" w14:textId="4D38426C" w:rsidR="00335F9E" w:rsidRDefault="0070501C">
      <w:pPr>
        <w:pStyle w:val="Titulo3"/>
        <w:numPr>
          <w:ilvl w:val="0"/>
          <w:numId w:val="32"/>
        </w:numPr>
        <w:rPr>
          <w:ins w:id="1166" w:author="carlos cruz" w:date="2015-05-30T10:26:00Z"/>
        </w:rPr>
        <w:pPrChange w:id="1167" w:author="carlos cruz" w:date="2015-05-30T09:56:00Z">
          <w:pPr>
            <w:ind w:firstLine="0"/>
          </w:pPr>
        </w:pPrChange>
      </w:pPr>
      <w:ins w:id="1168" w:author="luis angel barrancos ortiz" w:date="2015-05-29T21:33:00Z">
        <w:del w:id="1169" w:author="carlos cruz" w:date="2015-05-30T10:26:00Z">
          <w:r w:rsidRPr="0070501C" w:rsidDel="00B61973">
            <w:rPr>
              <w:noProof/>
              <w:lang w:eastAsia="es-ES"/>
              <w:rPrChange w:id="1170" w:author="Server Document" w:date="2015-05-30T16:19:00Z">
                <w:rPr>
                  <w:b/>
                  <w:noProof/>
                  <w:lang w:eastAsia="es-ES"/>
                </w:rPr>
              </w:rPrChange>
            </w:rPr>
            <w:drawing>
              <wp:anchor distT="0" distB="0" distL="114300" distR="114300" simplePos="0" relativeHeight="251658259" behindDoc="0" locked="0" layoutInCell="1" allowOverlap="1" wp14:anchorId="5915951E" wp14:editId="0258FB96">
                <wp:simplePos x="0" y="0"/>
                <wp:positionH relativeFrom="page">
                  <wp:align>center</wp:align>
                </wp:positionH>
                <wp:positionV relativeFrom="paragraph">
                  <wp:posOffset>262890</wp:posOffset>
                </wp:positionV>
                <wp:extent cx="3476625" cy="1428750"/>
                <wp:effectExtent l="0" t="0" r="952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1428750"/>
                        </a:xfrm>
                        <a:prstGeom prst="rect">
                          <a:avLst/>
                        </a:prstGeom>
                        <a:noFill/>
                        <a:ln>
                          <a:noFill/>
                        </a:ln>
                      </pic:spPr>
                    </pic:pic>
                  </a:graphicData>
                </a:graphic>
              </wp:anchor>
            </w:drawing>
          </w:r>
        </w:del>
      </w:ins>
      <w:ins w:id="1171" w:author="luis angel barrancos ortiz" w:date="2015-05-29T20:29:00Z">
        <w:del w:id="1172" w:author="carlos cruz" w:date="2015-05-30T09:56:00Z">
          <w:r w:rsidR="00335F9E" w:rsidDel="0074083C">
            <w:delText>C.U.10</w:delText>
          </w:r>
        </w:del>
      </w:ins>
      <w:ins w:id="1173" w:author="luis angel barrancos ortiz" w:date="2015-05-29T20:32:00Z">
        <w:del w:id="1174" w:author="carlos cruz" w:date="2015-05-30T09:56:00Z">
          <w:r w:rsidR="00335F9E" w:rsidDel="0074083C">
            <w:delText xml:space="preserve"> </w:delText>
          </w:r>
        </w:del>
        <w:r w:rsidR="00335F9E">
          <w:t xml:space="preserve">Confirmar Afiliación. </w:t>
        </w:r>
      </w:ins>
    </w:p>
    <w:p w14:paraId="7BBACDAE" w14:textId="46E5C78A" w:rsidR="00B61973" w:rsidRPr="00B61973" w:rsidRDefault="00AA7E29">
      <w:pPr>
        <w:jc w:val="center"/>
        <w:rPr>
          <w:ins w:id="1175" w:author="luis angel barrancos ortiz" w:date="2015-05-29T21:33:00Z"/>
          <w:lang w:val="es-ES"/>
          <w:rPrChange w:id="1176" w:author="carlos cruz" w:date="2015-05-30T10:26:00Z">
            <w:rPr>
              <w:ins w:id="1177" w:author="luis angel barrancos ortiz" w:date="2015-05-29T21:33:00Z"/>
            </w:rPr>
          </w:rPrChange>
        </w:rPr>
        <w:pPrChange w:id="1178" w:author="carlos cruz" w:date="2015-05-30T10:44:00Z">
          <w:pPr>
            <w:ind w:firstLine="0"/>
          </w:pPr>
        </w:pPrChange>
      </w:pPr>
      <w:ins w:id="1179" w:author="carlos cruz" w:date="2015-05-30T10:44:00Z">
        <w:r w:rsidRPr="00AA7E29">
          <w:rPr>
            <w:noProof/>
            <w:lang w:val="es-ES" w:eastAsia="es-ES"/>
          </w:rPr>
          <w:drawing>
            <wp:inline distT="0" distB="0" distL="0" distR="0" wp14:anchorId="17DE34E8" wp14:editId="57E6A8C7">
              <wp:extent cx="3095625" cy="1428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0501C" w:rsidRPr="007A6F19" w14:paraId="255B612D" w14:textId="77777777" w:rsidTr="000576A3">
        <w:trPr>
          <w:ins w:id="1180" w:author="luis angel barrancos ortiz" w:date="2015-05-29T21:33:00Z"/>
        </w:trPr>
        <w:tc>
          <w:tcPr>
            <w:tcW w:w="9351" w:type="dxa"/>
            <w:gridSpan w:val="2"/>
            <w:shd w:val="clear" w:color="auto" w:fill="4F81BD"/>
          </w:tcPr>
          <w:p w14:paraId="5F323D02" w14:textId="3D7A64DB" w:rsidR="0070501C" w:rsidRPr="007A6F19" w:rsidRDefault="0070501C">
            <w:pPr>
              <w:contextualSpacing/>
              <w:jc w:val="center"/>
              <w:rPr>
                <w:ins w:id="1181" w:author="luis angel barrancos ortiz" w:date="2015-05-29T21:33:00Z"/>
                <w:rFonts w:cs="Calibri"/>
                <w:b/>
                <w:bCs/>
              </w:rPr>
            </w:pPr>
            <w:ins w:id="1182" w:author="luis angel barrancos ortiz" w:date="2015-05-29T21:33:00Z">
              <w:r w:rsidRPr="007A6F19">
                <w:rPr>
                  <w:rFonts w:cs="Calibri"/>
                  <w:b/>
                  <w:bCs/>
                </w:rPr>
                <w:t>CASO DE USO:</w:t>
              </w:r>
              <w:r>
                <w:rPr>
                  <w:rFonts w:cs="Calibri"/>
                  <w:b/>
                  <w:bCs/>
                </w:rPr>
                <w:t xml:space="preserve"> </w:t>
              </w:r>
            </w:ins>
            <w:ins w:id="1183" w:author="luis angel barrancos ortiz" w:date="2015-05-29T21:34:00Z">
              <w:r>
                <w:rPr>
                  <w:rFonts w:cs="Calibri"/>
                  <w:b/>
                  <w:bCs/>
                </w:rPr>
                <w:t xml:space="preserve">Confirmar </w:t>
              </w:r>
            </w:ins>
            <w:ins w:id="1184" w:author="luis angel barrancos ortiz" w:date="2015-05-29T21:35:00Z">
              <w:r w:rsidR="00D34088">
                <w:rPr>
                  <w:rFonts w:cs="Calibri"/>
                  <w:b/>
                  <w:bCs/>
                </w:rPr>
                <w:t>Afiliación</w:t>
              </w:r>
            </w:ins>
          </w:p>
        </w:tc>
      </w:tr>
      <w:tr w:rsidR="0070501C" w:rsidRPr="007A6F19" w14:paraId="4EAFB115" w14:textId="77777777" w:rsidTr="000576A3">
        <w:trPr>
          <w:ins w:id="1185" w:author="luis angel barrancos ortiz" w:date="2015-05-29T21:33:00Z"/>
        </w:trPr>
        <w:tc>
          <w:tcPr>
            <w:tcW w:w="2405" w:type="dxa"/>
            <w:shd w:val="clear" w:color="auto" w:fill="DBE5F1"/>
          </w:tcPr>
          <w:p w14:paraId="3DABC0F5" w14:textId="77777777" w:rsidR="0070501C" w:rsidRPr="007A6F19" w:rsidRDefault="0070501C" w:rsidP="000576A3">
            <w:pPr>
              <w:ind w:firstLine="0"/>
              <w:contextualSpacing/>
              <w:jc w:val="left"/>
              <w:rPr>
                <w:ins w:id="1186" w:author="luis angel barrancos ortiz" w:date="2015-05-29T21:33:00Z"/>
                <w:rFonts w:cs="Calibri"/>
                <w:b/>
                <w:bCs/>
              </w:rPr>
            </w:pPr>
            <w:ins w:id="1187" w:author="luis angel barrancos ortiz" w:date="2015-05-29T21:33:00Z">
              <w:r w:rsidRPr="007A6F19">
                <w:rPr>
                  <w:rFonts w:cs="Calibri"/>
                  <w:b/>
                  <w:bCs/>
                </w:rPr>
                <w:t>Actores Primarios:</w:t>
              </w:r>
            </w:ins>
          </w:p>
        </w:tc>
        <w:tc>
          <w:tcPr>
            <w:tcW w:w="6946" w:type="dxa"/>
          </w:tcPr>
          <w:p w14:paraId="01164708" w14:textId="64FBA8A8" w:rsidR="0070501C" w:rsidRPr="007A6F19" w:rsidRDefault="0070501C" w:rsidP="000576A3">
            <w:pPr>
              <w:ind w:firstLine="0"/>
              <w:contextualSpacing/>
              <w:rPr>
                <w:ins w:id="1188" w:author="luis angel barrancos ortiz" w:date="2015-05-29T21:33:00Z"/>
              </w:rPr>
            </w:pPr>
            <w:ins w:id="1189" w:author="luis angel barrancos ortiz" w:date="2015-05-29T21:34:00Z">
              <w:r>
                <w:t>P</w:t>
              </w:r>
              <w:r w:rsidR="00D34088">
                <w:t>aram</w:t>
              </w:r>
            </w:ins>
            <w:ins w:id="1190" w:author="luis angel barrancos ortiz" w:date="2015-05-29T21:35:00Z">
              <w:r w:rsidR="00D34088">
                <w:t>é</w:t>
              </w:r>
            </w:ins>
            <w:ins w:id="1191" w:author="luis angel barrancos ortiz" w:date="2015-05-29T21:34:00Z">
              <w:r>
                <w:t>dico</w:t>
              </w:r>
            </w:ins>
          </w:p>
        </w:tc>
      </w:tr>
      <w:tr w:rsidR="0070501C" w:rsidRPr="007A6F19" w14:paraId="627CCDEA" w14:textId="77777777" w:rsidTr="000576A3">
        <w:trPr>
          <w:ins w:id="1192" w:author="luis angel barrancos ortiz" w:date="2015-05-29T21:33:00Z"/>
        </w:trPr>
        <w:tc>
          <w:tcPr>
            <w:tcW w:w="2405" w:type="dxa"/>
            <w:shd w:val="clear" w:color="auto" w:fill="DBE5F1"/>
          </w:tcPr>
          <w:p w14:paraId="45294ECB" w14:textId="77777777" w:rsidR="0070501C" w:rsidRPr="007A6F19" w:rsidRDefault="0070501C" w:rsidP="000576A3">
            <w:pPr>
              <w:ind w:firstLine="0"/>
              <w:contextualSpacing/>
              <w:jc w:val="left"/>
              <w:rPr>
                <w:ins w:id="1193" w:author="luis angel barrancos ortiz" w:date="2015-05-29T21:33:00Z"/>
                <w:rFonts w:cs="Calibri"/>
                <w:b/>
                <w:bCs/>
              </w:rPr>
            </w:pPr>
            <w:ins w:id="1194" w:author="luis angel barrancos ortiz" w:date="2015-05-29T21:33:00Z">
              <w:r w:rsidRPr="007A6F19">
                <w:rPr>
                  <w:rFonts w:cs="Calibri"/>
                  <w:b/>
                  <w:bCs/>
                </w:rPr>
                <w:t>Actores secundarios:</w:t>
              </w:r>
            </w:ins>
          </w:p>
        </w:tc>
        <w:tc>
          <w:tcPr>
            <w:tcW w:w="6946" w:type="dxa"/>
          </w:tcPr>
          <w:p w14:paraId="5CC090B8" w14:textId="38245FCF" w:rsidR="0070501C" w:rsidRPr="007A6F19" w:rsidRDefault="0070501C">
            <w:pPr>
              <w:ind w:firstLine="0"/>
              <w:contextualSpacing/>
              <w:rPr>
                <w:ins w:id="1195" w:author="luis angel barrancos ortiz" w:date="2015-05-29T21:33:00Z"/>
                <w:rFonts w:cs="Calibri"/>
              </w:rPr>
            </w:pPr>
            <w:ins w:id="1196" w:author="luis angel barrancos ortiz" w:date="2015-05-29T21:33:00Z">
              <w:r>
                <w:t xml:space="preserve">Aplicación </w:t>
              </w:r>
            </w:ins>
            <w:ins w:id="1197" w:author="luis angel barrancos ortiz" w:date="2015-05-29T21:35:00Z">
              <w:r w:rsidR="00D34088">
                <w:t>Móvil Cliente</w:t>
              </w:r>
            </w:ins>
            <w:ins w:id="1198" w:author="luis angel barrancos ortiz" w:date="2015-05-29T21:33:00Z">
              <w:r>
                <w:t xml:space="preserve"> </w:t>
              </w:r>
            </w:ins>
          </w:p>
        </w:tc>
      </w:tr>
      <w:tr w:rsidR="0070501C" w:rsidRPr="007A6F19" w14:paraId="64D2B1A7" w14:textId="77777777" w:rsidTr="000576A3">
        <w:trPr>
          <w:ins w:id="1199" w:author="luis angel barrancos ortiz" w:date="2015-05-29T21:33:00Z"/>
        </w:trPr>
        <w:tc>
          <w:tcPr>
            <w:tcW w:w="2405" w:type="dxa"/>
            <w:shd w:val="clear" w:color="auto" w:fill="DBE5F1"/>
          </w:tcPr>
          <w:p w14:paraId="68F47980" w14:textId="77777777" w:rsidR="0070501C" w:rsidRPr="007A6F19" w:rsidRDefault="0070501C" w:rsidP="000576A3">
            <w:pPr>
              <w:ind w:firstLine="0"/>
              <w:contextualSpacing/>
              <w:jc w:val="left"/>
              <w:rPr>
                <w:ins w:id="1200" w:author="luis angel barrancos ortiz" w:date="2015-05-29T21:33:00Z"/>
                <w:rFonts w:cs="Calibri"/>
                <w:b/>
                <w:bCs/>
              </w:rPr>
            </w:pPr>
            <w:ins w:id="1201" w:author="luis angel barrancos ortiz" w:date="2015-05-29T21:33:00Z">
              <w:r w:rsidRPr="007A6F19">
                <w:rPr>
                  <w:rFonts w:cs="Calibri"/>
                  <w:b/>
                  <w:bCs/>
                </w:rPr>
                <w:lastRenderedPageBreak/>
                <w:t>Descripción:</w:t>
              </w:r>
            </w:ins>
          </w:p>
        </w:tc>
        <w:tc>
          <w:tcPr>
            <w:tcW w:w="6946" w:type="dxa"/>
          </w:tcPr>
          <w:p w14:paraId="05E60822" w14:textId="2AD42C30" w:rsidR="0070501C" w:rsidRPr="007A6F19" w:rsidRDefault="00D34088">
            <w:pPr>
              <w:pStyle w:val="Sinespaciado"/>
              <w:spacing w:before="240" w:beforeAutospacing="0" w:after="240" w:afterAutospacing="0"/>
              <w:ind w:firstLine="0"/>
              <w:rPr>
                <w:ins w:id="1202" w:author="luis angel barrancos ortiz" w:date="2015-05-29T21:33:00Z"/>
              </w:rPr>
            </w:pPr>
            <w:ins w:id="1203" w:author="luis angel barrancos ortiz" w:date="2015-05-29T21:35:00Z">
              <w:r>
                <w:t xml:space="preserve">Confirma la afiliación de un solicitante del servicio de </w:t>
              </w:r>
            </w:ins>
            <w:ins w:id="1204" w:author="luis angel barrancos ortiz" w:date="2015-05-29T21:36:00Z">
              <w:r>
                <w:t>atención pre-hospitalaria</w:t>
              </w:r>
            </w:ins>
          </w:p>
        </w:tc>
      </w:tr>
      <w:tr w:rsidR="0070501C" w:rsidRPr="007A6F19" w14:paraId="3AFB1C14" w14:textId="77777777" w:rsidTr="000576A3">
        <w:trPr>
          <w:ins w:id="1205" w:author="luis angel barrancos ortiz" w:date="2015-05-29T21:33:00Z"/>
        </w:trPr>
        <w:tc>
          <w:tcPr>
            <w:tcW w:w="2405" w:type="dxa"/>
            <w:shd w:val="clear" w:color="auto" w:fill="DBE5F1"/>
          </w:tcPr>
          <w:p w14:paraId="01F64171" w14:textId="77777777" w:rsidR="0070501C" w:rsidRPr="007A6F19" w:rsidRDefault="0070501C" w:rsidP="000576A3">
            <w:pPr>
              <w:ind w:firstLine="0"/>
              <w:contextualSpacing/>
              <w:jc w:val="left"/>
              <w:rPr>
                <w:ins w:id="1206" w:author="luis angel barrancos ortiz" w:date="2015-05-29T21:33:00Z"/>
                <w:rFonts w:cs="Calibri"/>
                <w:b/>
                <w:bCs/>
              </w:rPr>
            </w:pPr>
            <w:ins w:id="1207" w:author="luis angel barrancos ortiz" w:date="2015-05-29T21:33:00Z">
              <w:r w:rsidRPr="007A6F19">
                <w:rPr>
                  <w:rFonts w:cs="Calibri"/>
                  <w:b/>
                  <w:bCs/>
                </w:rPr>
                <w:t>Precondiciones:</w:t>
              </w:r>
            </w:ins>
          </w:p>
        </w:tc>
        <w:tc>
          <w:tcPr>
            <w:tcW w:w="6946" w:type="dxa"/>
          </w:tcPr>
          <w:p w14:paraId="32DF48DD" w14:textId="00351DD8" w:rsidR="0070501C" w:rsidRPr="00684655" w:rsidRDefault="0070501C">
            <w:pPr>
              <w:pStyle w:val="Prrafodelista"/>
              <w:numPr>
                <w:ilvl w:val="0"/>
                <w:numId w:val="30"/>
              </w:numPr>
              <w:rPr>
                <w:ins w:id="1208" w:author="luis angel barrancos ortiz" w:date="2015-05-29T21:33:00Z"/>
              </w:rPr>
            </w:pPr>
            <w:ins w:id="1209" w:author="luis angel barrancos ortiz" w:date="2015-05-29T21:33:00Z">
              <w:r>
                <w:t>Que s</w:t>
              </w:r>
            </w:ins>
            <w:ins w:id="1210" w:author="luis angel barrancos ortiz" w:date="2015-05-29T21:36:00Z">
              <w:r w:rsidR="00D34088">
                <w:t xml:space="preserve">e haya realizado el caso de uso de solicitar </w:t>
              </w:r>
            </w:ins>
            <w:ins w:id="1211" w:author="luis angel barrancos ortiz" w:date="2015-05-29T21:37:00Z">
              <w:r w:rsidR="00D34088">
                <w:t>afiliación</w:t>
              </w:r>
            </w:ins>
            <w:ins w:id="1212" w:author="luis angel barrancos ortiz" w:date="2015-05-29T21:36:00Z">
              <w:r w:rsidR="00D34088">
                <w:t xml:space="preserve"> </w:t>
              </w:r>
            </w:ins>
          </w:p>
        </w:tc>
      </w:tr>
      <w:tr w:rsidR="0070501C" w:rsidRPr="007A6F19" w14:paraId="7674F146" w14:textId="77777777" w:rsidTr="000576A3">
        <w:trPr>
          <w:ins w:id="1213" w:author="luis angel barrancos ortiz" w:date="2015-05-29T21:33:00Z"/>
        </w:trPr>
        <w:tc>
          <w:tcPr>
            <w:tcW w:w="2405" w:type="dxa"/>
            <w:shd w:val="clear" w:color="auto" w:fill="DBE5F1"/>
          </w:tcPr>
          <w:p w14:paraId="4E710448" w14:textId="77777777" w:rsidR="0070501C" w:rsidRPr="007A6F19" w:rsidRDefault="0070501C" w:rsidP="000576A3">
            <w:pPr>
              <w:ind w:firstLine="0"/>
              <w:contextualSpacing/>
              <w:jc w:val="left"/>
              <w:rPr>
                <w:ins w:id="1214" w:author="luis angel barrancos ortiz" w:date="2015-05-29T21:33:00Z"/>
                <w:rFonts w:cs="Calibri"/>
                <w:b/>
                <w:bCs/>
              </w:rPr>
            </w:pPr>
            <w:ins w:id="1215" w:author="luis angel barrancos ortiz" w:date="2015-05-29T21:33:00Z">
              <w:r>
                <w:rPr>
                  <w:rFonts w:cs="Calibri"/>
                  <w:b/>
                  <w:bCs/>
                </w:rPr>
                <w:t>Pos</w:t>
              </w:r>
              <w:r w:rsidRPr="007A6F19">
                <w:rPr>
                  <w:rFonts w:cs="Calibri"/>
                  <w:b/>
                  <w:bCs/>
                </w:rPr>
                <w:t xml:space="preserve"> condiciones:</w:t>
              </w:r>
            </w:ins>
          </w:p>
        </w:tc>
        <w:tc>
          <w:tcPr>
            <w:tcW w:w="6946" w:type="dxa"/>
          </w:tcPr>
          <w:p w14:paraId="60BE0FE7" w14:textId="0A4D6135" w:rsidR="0070501C" w:rsidRPr="00F56394" w:rsidRDefault="00D34088">
            <w:pPr>
              <w:pStyle w:val="Prrafodelista"/>
              <w:numPr>
                <w:ilvl w:val="0"/>
                <w:numId w:val="23"/>
              </w:numPr>
              <w:spacing w:before="240" w:beforeAutospacing="0" w:line="276" w:lineRule="auto"/>
              <w:ind w:left="459"/>
              <w:contextualSpacing/>
              <w:rPr>
                <w:ins w:id="1216" w:author="luis angel barrancos ortiz" w:date="2015-05-29T21:33:00Z"/>
              </w:rPr>
              <w:pPrChange w:id="1217" w:author="luis angel barrancos ortiz" w:date="2015-05-29T21:41:00Z">
                <w:pPr>
                  <w:pStyle w:val="Prrafodelista"/>
                  <w:numPr>
                    <w:numId w:val="23"/>
                  </w:numPr>
                  <w:spacing w:before="240" w:beforeAutospacing="0" w:line="276" w:lineRule="auto"/>
                  <w:ind w:left="1862" w:hanging="360"/>
                  <w:contextualSpacing/>
                </w:pPr>
              </w:pPrChange>
            </w:pPr>
            <w:ins w:id="1218" w:author="luis angel barrancos ortiz" w:date="2015-05-29T21:41:00Z">
              <w:r>
                <w:t>Los datos del solicitante estarán almacenados de forma persistente</w:t>
              </w:r>
            </w:ins>
          </w:p>
        </w:tc>
      </w:tr>
      <w:tr w:rsidR="0070501C" w:rsidRPr="007A6F19" w14:paraId="422F398F" w14:textId="77777777" w:rsidTr="000576A3">
        <w:trPr>
          <w:ins w:id="1219" w:author="luis angel barrancos ortiz" w:date="2015-05-29T21:33:00Z"/>
        </w:trPr>
        <w:tc>
          <w:tcPr>
            <w:tcW w:w="2405" w:type="dxa"/>
            <w:shd w:val="clear" w:color="auto" w:fill="DBE5F1"/>
          </w:tcPr>
          <w:p w14:paraId="7F58FAE5" w14:textId="77777777" w:rsidR="0070501C" w:rsidRPr="007A6F19" w:rsidRDefault="0070501C" w:rsidP="000576A3">
            <w:pPr>
              <w:ind w:firstLine="0"/>
              <w:contextualSpacing/>
              <w:jc w:val="left"/>
              <w:rPr>
                <w:ins w:id="1220" w:author="luis angel barrancos ortiz" w:date="2015-05-29T21:33:00Z"/>
                <w:rFonts w:cs="Calibri"/>
                <w:b/>
                <w:bCs/>
              </w:rPr>
            </w:pPr>
            <w:ins w:id="1221" w:author="luis angel barrancos ortiz" w:date="2015-05-29T21:33:00Z">
              <w:r w:rsidRPr="007A6F19">
                <w:rPr>
                  <w:rFonts w:cs="Calibri"/>
                  <w:b/>
                  <w:bCs/>
                </w:rPr>
                <w:t>Flujo Principal:</w:t>
              </w:r>
            </w:ins>
          </w:p>
        </w:tc>
        <w:tc>
          <w:tcPr>
            <w:tcW w:w="6946" w:type="dxa"/>
          </w:tcPr>
          <w:p w14:paraId="33CD98BE" w14:textId="77777777" w:rsidR="0070501C" w:rsidRDefault="00D34088">
            <w:pPr>
              <w:pStyle w:val="Sinespaciado"/>
              <w:numPr>
                <w:ilvl w:val="0"/>
                <w:numId w:val="31"/>
              </w:numPr>
              <w:rPr>
                <w:ins w:id="1222" w:author="luis angel barrancos ortiz" w:date="2015-05-29T21:44:00Z"/>
              </w:rPr>
              <w:pPrChange w:id="1223" w:author="luis angel barrancos ortiz" w:date="2015-05-29T21:42:00Z">
                <w:pPr>
                  <w:pStyle w:val="Sinespaciado"/>
                  <w:numPr>
                    <w:numId w:val="29"/>
                  </w:numPr>
                  <w:ind w:left="677" w:hanging="360"/>
                </w:pPr>
              </w:pPrChange>
            </w:pPr>
            <w:ins w:id="1224" w:author="luis angel barrancos ortiz" w:date="2015-05-29T21:43:00Z">
              <w:r>
                <w:t xml:space="preserve">El caso de uso empieza cuando el operador le delega una solicitud de </w:t>
              </w:r>
            </w:ins>
            <w:ins w:id="1225" w:author="luis angel barrancos ortiz" w:date="2015-05-29T21:44:00Z">
              <w:r>
                <w:t>afiliación</w:t>
              </w:r>
            </w:ins>
            <w:ins w:id="1226" w:author="luis angel barrancos ortiz" w:date="2015-05-29T21:43:00Z">
              <w:r>
                <w:t xml:space="preserve"> </w:t>
              </w:r>
            </w:ins>
            <w:ins w:id="1227" w:author="luis angel barrancos ortiz" w:date="2015-05-29T21:44:00Z">
              <w:r>
                <w:t>al paramédico.</w:t>
              </w:r>
            </w:ins>
          </w:p>
          <w:p w14:paraId="794313A6" w14:textId="44DE5861" w:rsidR="00D34088" w:rsidRDefault="00E913D5">
            <w:pPr>
              <w:pStyle w:val="Sinespaciado"/>
              <w:numPr>
                <w:ilvl w:val="0"/>
                <w:numId w:val="31"/>
              </w:numPr>
              <w:rPr>
                <w:ins w:id="1228" w:author="luis angel barrancos ortiz" w:date="2015-05-29T21:46:00Z"/>
              </w:rPr>
              <w:pPrChange w:id="1229" w:author="luis angel barrancos ortiz" w:date="2015-05-29T21:42:00Z">
                <w:pPr>
                  <w:pStyle w:val="Sinespaciado"/>
                  <w:numPr>
                    <w:numId w:val="29"/>
                  </w:numPr>
                  <w:ind w:left="677" w:hanging="360"/>
                </w:pPr>
              </w:pPrChange>
            </w:pPr>
            <w:ins w:id="1230" w:author="luis angel barrancos ortiz" w:date="2015-05-29T21:45:00Z">
              <w:r>
                <w:t xml:space="preserve">La </w:t>
              </w:r>
            </w:ins>
            <w:ins w:id="1231" w:author="luis angel barrancos ortiz" w:date="2015-05-29T21:46:00Z">
              <w:r>
                <w:t>aplicación</w:t>
              </w:r>
            </w:ins>
            <w:ins w:id="1232" w:author="luis angel barrancos ortiz" w:date="2015-05-29T21:45:00Z">
              <w:r>
                <w:t xml:space="preserve"> móvil de la ambulancia recibe una </w:t>
              </w:r>
            </w:ins>
            <w:ins w:id="1233" w:author="luis angel barrancos ortiz" w:date="2015-05-29T21:46:00Z">
              <w:r>
                <w:t>notificación</w:t>
              </w:r>
            </w:ins>
            <w:ins w:id="1234" w:author="luis angel barrancos ortiz" w:date="2015-05-29T21:45:00Z">
              <w:r>
                <w:t xml:space="preserve"> </w:t>
              </w:r>
            </w:ins>
            <w:ins w:id="1235" w:author="luis angel barrancos ortiz" w:date="2015-05-29T21:46:00Z">
              <w:r>
                <w:t>avisando sobre la solicitud de afiliación</w:t>
              </w:r>
            </w:ins>
            <w:ins w:id="1236" w:author="luis angel barrancos ortiz" w:date="2015-05-29T21:48:00Z">
              <w:r>
                <w:t>.</w:t>
              </w:r>
            </w:ins>
          </w:p>
          <w:p w14:paraId="55E8A4E0" w14:textId="77777777" w:rsidR="00E913D5" w:rsidRDefault="00E913D5">
            <w:pPr>
              <w:pStyle w:val="Sinespaciado"/>
              <w:numPr>
                <w:ilvl w:val="0"/>
                <w:numId w:val="31"/>
              </w:numPr>
              <w:rPr>
                <w:ins w:id="1237" w:author="luis angel barrancos ortiz" w:date="2015-05-29T21:49:00Z"/>
              </w:rPr>
              <w:pPrChange w:id="1238" w:author="luis angel barrancos ortiz" w:date="2015-05-29T21:42:00Z">
                <w:pPr>
                  <w:pStyle w:val="Sinespaciado"/>
                  <w:numPr>
                    <w:numId w:val="29"/>
                  </w:numPr>
                  <w:ind w:left="677" w:hanging="360"/>
                </w:pPr>
              </w:pPrChange>
            </w:pPr>
            <w:ins w:id="1239" w:author="luis angel barrancos ortiz" w:date="2015-05-29T21:49:00Z">
              <w:r>
                <w:t>La aplicación lista todas las solicitudes de afiliación.</w:t>
              </w:r>
            </w:ins>
          </w:p>
          <w:p w14:paraId="152D80FE" w14:textId="77777777" w:rsidR="00E913D5" w:rsidRDefault="00E913D5">
            <w:pPr>
              <w:pStyle w:val="Sinespaciado"/>
              <w:numPr>
                <w:ilvl w:val="0"/>
                <w:numId w:val="31"/>
              </w:numPr>
              <w:rPr>
                <w:ins w:id="1240" w:author="luis angel barrancos ortiz" w:date="2015-05-29T21:53:00Z"/>
              </w:rPr>
              <w:pPrChange w:id="1241" w:author="luis angel barrancos ortiz" w:date="2015-05-29T21:42:00Z">
                <w:pPr>
                  <w:pStyle w:val="Sinespaciado"/>
                  <w:numPr>
                    <w:numId w:val="29"/>
                  </w:numPr>
                  <w:ind w:left="677" w:hanging="360"/>
                </w:pPr>
              </w:pPrChange>
            </w:pPr>
            <w:ins w:id="1242" w:author="luis angel barrancos ortiz" w:date="2015-05-29T21:50:00Z">
              <w:r>
                <w:t>El paramédico selecciona una solicitud de afiliación</w:t>
              </w:r>
            </w:ins>
            <w:ins w:id="1243" w:author="luis angel barrancos ortiz" w:date="2015-05-29T21:53:00Z">
              <w:r>
                <w:t>.</w:t>
              </w:r>
            </w:ins>
          </w:p>
          <w:p w14:paraId="04C1E2A3" w14:textId="77777777" w:rsidR="00E913D5" w:rsidRDefault="00E913D5">
            <w:pPr>
              <w:pStyle w:val="Sinespaciado"/>
              <w:numPr>
                <w:ilvl w:val="0"/>
                <w:numId w:val="31"/>
              </w:numPr>
              <w:rPr>
                <w:ins w:id="1244" w:author="luis angel barrancos ortiz" w:date="2015-05-29T21:54:00Z"/>
              </w:rPr>
              <w:pPrChange w:id="1245" w:author="luis angel barrancos ortiz" w:date="2015-05-29T21:42:00Z">
                <w:pPr>
                  <w:pStyle w:val="Sinespaciado"/>
                  <w:numPr>
                    <w:numId w:val="29"/>
                  </w:numPr>
                  <w:ind w:left="677" w:hanging="360"/>
                </w:pPr>
              </w:pPrChange>
            </w:pPr>
            <w:ins w:id="1246" w:author="luis angel barrancos ortiz" w:date="2015-05-29T21:53:00Z">
              <w:r>
                <w:t>La aplicación móvil de la ambulancia despliega el mapa con la ruta trazada</w:t>
              </w:r>
            </w:ins>
            <w:ins w:id="1247" w:author="luis angel barrancos ortiz" w:date="2015-05-29T21:54:00Z">
              <w:r>
                <w:t xml:space="preserve"> hacia el</w:t>
              </w:r>
            </w:ins>
            <w:ins w:id="1248" w:author="luis angel barrancos ortiz" w:date="2015-05-29T21:53:00Z">
              <w:r>
                <w:t xml:space="preserve"> domicilio del s</w:t>
              </w:r>
            </w:ins>
            <w:ins w:id="1249" w:author="luis angel barrancos ortiz" w:date="2015-05-29T21:54:00Z">
              <w:r>
                <w:t>olicitante.</w:t>
              </w:r>
            </w:ins>
          </w:p>
          <w:p w14:paraId="559692A1" w14:textId="77777777" w:rsidR="006A06C5" w:rsidRDefault="006A06C5">
            <w:pPr>
              <w:pStyle w:val="Sinespaciado"/>
              <w:numPr>
                <w:ilvl w:val="0"/>
                <w:numId w:val="31"/>
              </w:numPr>
              <w:rPr>
                <w:ins w:id="1250" w:author="luis angel barrancos ortiz" w:date="2015-05-29T21:58:00Z"/>
              </w:rPr>
              <w:pPrChange w:id="1251" w:author="luis angel barrancos ortiz" w:date="2015-05-29T21:42:00Z">
                <w:pPr>
                  <w:pStyle w:val="Sinespaciado"/>
                  <w:numPr>
                    <w:numId w:val="29"/>
                  </w:numPr>
                  <w:ind w:left="677" w:hanging="360"/>
                </w:pPr>
              </w:pPrChange>
            </w:pPr>
            <w:ins w:id="1252" w:author="luis angel barrancos ortiz" w:date="2015-05-29T21:57:00Z">
              <w:r>
                <w:t xml:space="preserve">Si el solicitante cumple con los requisitos </w:t>
              </w:r>
            </w:ins>
            <w:ins w:id="1253" w:author="luis angel barrancos ortiz" w:date="2015-05-29T21:58:00Z">
              <w:r>
                <w:t>básicos</w:t>
              </w:r>
            </w:ins>
            <w:ins w:id="1254" w:author="luis angel barrancos ortiz" w:date="2015-05-29T21:57:00Z">
              <w:r>
                <w:t xml:space="preserve"> </w:t>
              </w:r>
            </w:ins>
            <w:ins w:id="1255" w:author="luis angel barrancos ortiz" w:date="2015-05-29T21:58:00Z">
              <w:r>
                <w:t>de afiliación.</w:t>
              </w:r>
            </w:ins>
          </w:p>
          <w:p w14:paraId="786E7FF1" w14:textId="5E59D2BE" w:rsidR="00E913D5" w:rsidRPr="00E62D19" w:rsidRDefault="006A06C5">
            <w:pPr>
              <w:pStyle w:val="Sinespaciado"/>
              <w:numPr>
                <w:ilvl w:val="1"/>
                <w:numId w:val="31"/>
              </w:numPr>
              <w:rPr>
                <w:ins w:id="1256" w:author="luis angel barrancos ortiz" w:date="2015-05-29T21:33:00Z"/>
              </w:rPr>
              <w:pPrChange w:id="1257" w:author="luis angel barrancos ortiz" w:date="2015-05-29T21:58:00Z">
                <w:pPr>
                  <w:pStyle w:val="Sinespaciado"/>
                  <w:numPr>
                    <w:numId w:val="29"/>
                  </w:numPr>
                  <w:ind w:left="677" w:hanging="360"/>
                </w:pPr>
              </w:pPrChange>
            </w:pPr>
            <w:ins w:id="1258" w:author="luis angel barrancos ortiz" w:date="2015-05-29T21:58:00Z">
              <w:r>
                <w:t>El paramédico confirma la solicitud</w:t>
              </w:r>
            </w:ins>
            <w:ins w:id="1259" w:author="luis angel barrancos ortiz" w:date="2015-05-29T22:03:00Z">
              <w:r>
                <w:t xml:space="preserve"> y el caso de uso finaliza.</w:t>
              </w:r>
            </w:ins>
          </w:p>
        </w:tc>
      </w:tr>
      <w:tr w:rsidR="0070501C" w:rsidRPr="007A6F19" w14:paraId="286B9DCC" w14:textId="77777777" w:rsidTr="000576A3">
        <w:trPr>
          <w:ins w:id="1260" w:author="luis angel barrancos ortiz" w:date="2015-05-29T21:33:00Z"/>
        </w:trPr>
        <w:tc>
          <w:tcPr>
            <w:tcW w:w="2405" w:type="dxa"/>
            <w:shd w:val="clear" w:color="auto" w:fill="DBE5F1"/>
          </w:tcPr>
          <w:p w14:paraId="28C00A47" w14:textId="0C841D95" w:rsidR="0070501C" w:rsidRPr="007A6F19" w:rsidRDefault="0070501C" w:rsidP="000576A3">
            <w:pPr>
              <w:ind w:right="-250" w:firstLine="0"/>
              <w:contextualSpacing/>
              <w:jc w:val="left"/>
              <w:rPr>
                <w:ins w:id="1261" w:author="luis angel barrancos ortiz" w:date="2015-05-29T21:33:00Z"/>
                <w:rFonts w:cs="Calibri"/>
                <w:b/>
                <w:bCs/>
              </w:rPr>
            </w:pPr>
            <w:ins w:id="1262" w:author="luis angel barrancos ortiz" w:date="2015-05-29T21:33:00Z">
              <w:r w:rsidRPr="007A6F19">
                <w:rPr>
                  <w:rFonts w:cs="Calibri"/>
                  <w:b/>
                  <w:bCs/>
                </w:rPr>
                <w:t>Flujo(s) alternativo(s):</w:t>
              </w:r>
            </w:ins>
          </w:p>
        </w:tc>
        <w:tc>
          <w:tcPr>
            <w:tcW w:w="6946" w:type="dxa"/>
          </w:tcPr>
          <w:p w14:paraId="6A570BC6" w14:textId="61D0FB3A" w:rsidR="0070501C" w:rsidRPr="00165A3E" w:rsidRDefault="006A06C5" w:rsidP="000576A3">
            <w:pPr>
              <w:spacing w:after="0" w:line="276" w:lineRule="auto"/>
              <w:ind w:firstLine="0"/>
              <w:contextualSpacing/>
              <w:rPr>
                <w:ins w:id="1263" w:author="luis angel barrancos ortiz" w:date="2015-05-29T21:33:00Z"/>
              </w:rPr>
            </w:pPr>
            <w:ins w:id="1264" w:author="luis angel barrancos ortiz" w:date="2015-05-29T22:04:00Z">
              <w:r>
                <w:t xml:space="preserve">    1. En el punto 6 del flujo principal, si el solicitante no cumple con los requisitos </w:t>
              </w:r>
            </w:ins>
            <w:ins w:id="1265" w:author="luis angel barrancos ortiz" w:date="2015-05-29T22:05:00Z">
              <w:r>
                <w:t>básicos</w:t>
              </w:r>
            </w:ins>
            <w:ins w:id="1266" w:author="luis angel barrancos ortiz" w:date="2015-05-29T22:04:00Z">
              <w:r>
                <w:t xml:space="preserve"> </w:t>
              </w:r>
            </w:ins>
            <w:ins w:id="1267" w:author="luis angel barrancos ortiz" w:date="2015-05-29T22:05:00Z">
              <w:r>
                <w:t>se niega la</w:t>
              </w:r>
              <w:r w:rsidR="004A67A5">
                <w:t xml:space="preserve"> solicitud.</w:t>
              </w:r>
            </w:ins>
          </w:p>
        </w:tc>
      </w:tr>
    </w:tbl>
    <w:p w14:paraId="1A13F4E2" w14:textId="34BDD91D" w:rsidR="0070501C" w:rsidRPr="0070501C" w:rsidRDefault="0070501C">
      <w:pPr>
        <w:rPr>
          <w:ins w:id="1268" w:author="luis angel barrancos ortiz" w:date="2015-05-29T20:29:00Z"/>
          <w:lang w:val="es-ES"/>
        </w:rPr>
        <w:pPrChange w:id="1269" w:author="luis angel barrancos ortiz" w:date="2015-05-29T21:33:00Z">
          <w:pPr>
            <w:ind w:firstLine="0"/>
          </w:pPr>
        </w:pPrChange>
      </w:pPr>
    </w:p>
    <w:p w14:paraId="57E60D96" w14:textId="71A3A4AC" w:rsidR="00811E43" w:rsidRDefault="00811E43">
      <w:pPr>
        <w:rPr>
          <w:ins w:id="1270" w:author="luis angel barrancos ortiz" w:date="2015-05-30T15:43:00Z"/>
          <w:lang w:val="es-ES"/>
        </w:rPr>
        <w:pPrChange w:id="1271" w:author="luis angel barrancos ortiz" w:date="2015-05-29T21:33:00Z">
          <w:pPr>
            <w:ind w:firstLine="0"/>
          </w:pPr>
        </w:pPrChange>
      </w:pPr>
    </w:p>
    <w:p w14:paraId="6FE2FA27" w14:textId="77777777" w:rsidR="00811E43" w:rsidRDefault="00811E43">
      <w:pPr>
        <w:rPr>
          <w:ins w:id="1272" w:author="luis angel barrancos ortiz" w:date="2015-05-30T15:43:00Z"/>
          <w:lang w:val="es-ES"/>
        </w:rPr>
        <w:pPrChange w:id="1273" w:author="luis angel barrancos ortiz" w:date="2015-05-29T21:33:00Z">
          <w:pPr>
            <w:ind w:firstLine="0"/>
          </w:pPr>
        </w:pPrChange>
      </w:pPr>
    </w:p>
    <w:p w14:paraId="1DB1694F" w14:textId="77777777" w:rsidR="00811E43" w:rsidRDefault="00811E43">
      <w:pPr>
        <w:rPr>
          <w:ins w:id="1274" w:author="luis angel barrancos ortiz" w:date="2015-05-30T15:43:00Z"/>
          <w:lang w:val="es-ES"/>
        </w:rPr>
        <w:pPrChange w:id="1275" w:author="luis angel barrancos ortiz" w:date="2015-05-29T21:33:00Z">
          <w:pPr>
            <w:ind w:firstLine="0"/>
          </w:pPr>
        </w:pPrChange>
      </w:pPr>
    </w:p>
    <w:p w14:paraId="56B1CBA7" w14:textId="77777777" w:rsidR="00811E43" w:rsidRDefault="00811E43">
      <w:pPr>
        <w:rPr>
          <w:ins w:id="1276" w:author="luis angel barrancos ortiz" w:date="2015-05-30T15:43:00Z"/>
          <w:lang w:val="es-ES"/>
        </w:rPr>
        <w:pPrChange w:id="1277" w:author="luis angel barrancos ortiz" w:date="2015-05-29T21:33:00Z">
          <w:pPr>
            <w:ind w:firstLine="0"/>
          </w:pPr>
        </w:pPrChange>
      </w:pPr>
    </w:p>
    <w:p w14:paraId="6384912F" w14:textId="77777777" w:rsidR="00811E43" w:rsidRPr="0070501C" w:rsidRDefault="00811E43">
      <w:pPr>
        <w:rPr>
          <w:ins w:id="1278" w:author="luis angel barrancos ortiz" w:date="2015-05-29T20:29:00Z"/>
          <w:lang w:val="es-ES"/>
          <w:rPrChange w:id="1279" w:author="luis angel barrancos ortiz" w:date="2015-05-29T21:33:00Z">
            <w:rPr>
              <w:ins w:id="1280" w:author="luis angel barrancos ortiz" w:date="2015-05-29T20:29:00Z"/>
            </w:rPr>
          </w:rPrChange>
        </w:rPr>
        <w:pPrChange w:id="1281" w:author="luis angel barrancos ortiz" w:date="2015-05-29T21:33:00Z">
          <w:pPr>
            <w:ind w:firstLine="0"/>
          </w:pPr>
        </w:pPrChange>
      </w:pPr>
    </w:p>
    <w:p w14:paraId="65D250BD" w14:textId="2D624264" w:rsidR="00335F9E" w:rsidRPr="00946210" w:rsidRDefault="00335F9E">
      <w:pPr>
        <w:pStyle w:val="Titulo3"/>
        <w:numPr>
          <w:ilvl w:val="0"/>
          <w:numId w:val="32"/>
        </w:numPr>
        <w:rPr>
          <w:ins w:id="1282" w:author="luis angel barrancos ortiz" w:date="2015-05-30T16:46:00Z"/>
        </w:rPr>
        <w:pPrChange w:id="1283" w:author="carlos cruz" w:date="2015-05-30T10:00:00Z">
          <w:pPr>
            <w:ind w:firstLine="0"/>
          </w:pPr>
        </w:pPrChange>
      </w:pPr>
      <w:ins w:id="1284" w:author="luis angel barrancos ortiz" w:date="2015-05-29T20:29:00Z">
        <w:del w:id="1285" w:author="carlos cruz" w:date="2015-05-30T10:00:00Z">
          <w:r w:rsidDel="0065343B">
            <w:lastRenderedPageBreak/>
            <w:delText>C.U.11</w:delText>
          </w:r>
        </w:del>
      </w:ins>
      <w:ins w:id="1286" w:author="luis angel barrancos ortiz" w:date="2015-05-29T20:32:00Z">
        <w:del w:id="1287" w:author="carlos cruz" w:date="2015-05-30T10:00:00Z">
          <w:r w:rsidDel="0065343B">
            <w:delText xml:space="preserve"> </w:delText>
          </w:r>
        </w:del>
        <w:r>
          <w:t xml:space="preserve">Establecer Perfiles de </w:t>
        </w:r>
      </w:ins>
      <w:ins w:id="1288" w:author="luis angel barrancos ortiz" w:date="2015-05-30T15:49:00Z">
        <w:r w:rsidR="00811E43">
          <w:t>Desc</w:t>
        </w:r>
      </w:ins>
      <w:ins w:id="1289" w:author="luis angel barrancos ortiz" w:date="2015-05-29T20:32:00Z">
        <w:r>
          <w:t>ongestión.</w:t>
        </w:r>
      </w:ins>
    </w:p>
    <w:p w14:paraId="53B7EBCD" w14:textId="043A4ABB" w:rsidR="00CE2342" w:rsidRPr="00CE2342" w:rsidRDefault="00CE2342">
      <w:pPr>
        <w:rPr>
          <w:ins w:id="1290" w:author="carlos cruz" w:date="2015-05-30T10:00:00Z"/>
          <w:lang w:val="es-ES"/>
          <w:rPrChange w:id="1291" w:author="luis angel barrancos ortiz" w:date="2015-05-30T16:45:00Z">
            <w:rPr>
              <w:ins w:id="1292" w:author="carlos cruz" w:date="2015-05-30T10:00:00Z"/>
            </w:rPr>
          </w:rPrChange>
        </w:rPr>
        <w:pPrChange w:id="1293" w:author="luis angel barrancos ortiz" w:date="2015-05-30T16:45:00Z">
          <w:pPr>
            <w:ind w:firstLine="0"/>
          </w:pPr>
        </w:pPrChange>
      </w:pPr>
      <w:ins w:id="1294" w:author="luis angel barrancos ortiz" w:date="2015-05-30T16:46:00Z">
        <w:r w:rsidRPr="00CE2342">
          <w:rPr>
            <w:noProof/>
            <w:lang w:val="es-ES" w:eastAsia="es-ES"/>
          </w:rPr>
          <w:drawing>
            <wp:inline distT="0" distB="0" distL="0" distR="0" wp14:anchorId="5CC64C0B" wp14:editId="53732AB5">
              <wp:extent cx="2905125" cy="14287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51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811E43" w:rsidRPr="007A6F19" w14:paraId="4F2ECCB2" w14:textId="77777777" w:rsidTr="00811E43">
        <w:trPr>
          <w:ins w:id="1295" w:author="luis angel barrancos ortiz" w:date="2015-05-30T15:43:00Z"/>
        </w:trPr>
        <w:tc>
          <w:tcPr>
            <w:tcW w:w="9351" w:type="dxa"/>
            <w:gridSpan w:val="2"/>
            <w:shd w:val="clear" w:color="auto" w:fill="4F81BD"/>
          </w:tcPr>
          <w:p w14:paraId="16B59556" w14:textId="4D43E29A" w:rsidR="00811E43" w:rsidRPr="007A6F19" w:rsidRDefault="00811E43">
            <w:pPr>
              <w:contextualSpacing/>
              <w:jc w:val="center"/>
              <w:rPr>
                <w:ins w:id="1296" w:author="luis angel barrancos ortiz" w:date="2015-05-30T15:43:00Z"/>
                <w:rFonts w:cs="Calibri"/>
                <w:b/>
                <w:bCs/>
              </w:rPr>
            </w:pPr>
            <w:ins w:id="1297" w:author="luis angel barrancos ortiz" w:date="2015-05-30T15:43:00Z">
              <w:r w:rsidRPr="007A6F19">
                <w:rPr>
                  <w:rFonts w:cs="Calibri"/>
                  <w:b/>
                  <w:bCs/>
                </w:rPr>
                <w:t>CASO DE USO:</w:t>
              </w:r>
              <w:r>
                <w:rPr>
                  <w:rFonts w:cs="Calibri"/>
                  <w:b/>
                  <w:bCs/>
                </w:rPr>
                <w:t xml:space="preserve"> Establecer Perfil</w:t>
              </w:r>
            </w:ins>
            <w:ins w:id="1298" w:author="luis angel barrancos ortiz" w:date="2015-05-30T15:45:00Z">
              <w:r>
                <w:rPr>
                  <w:rFonts w:cs="Calibri"/>
                  <w:b/>
                  <w:bCs/>
                </w:rPr>
                <w:t xml:space="preserve">es </w:t>
              </w:r>
            </w:ins>
            <w:ins w:id="1299" w:author="luis angel barrancos ortiz" w:date="2015-05-30T15:49:00Z">
              <w:r w:rsidRPr="00594875">
                <w:rPr>
                  <w:rFonts w:cs="Calibri"/>
                  <w:b/>
                  <w:bCs/>
                </w:rPr>
                <w:t>d</w:t>
              </w:r>
            </w:ins>
            <w:ins w:id="1300" w:author="luis angel barrancos ortiz" w:date="2015-05-30T15:45:00Z">
              <w:r w:rsidRPr="00594875">
                <w:rPr>
                  <w:rFonts w:cs="Calibri"/>
                  <w:b/>
                  <w:bCs/>
                </w:rPr>
                <w:t>e</w:t>
              </w:r>
              <w:r>
                <w:rPr>
                  <w:rFonts w:cs="Calibri"/>
                  <w:b/>
                  <w:bCs/>
                </w:rPr>
                <w:t xml:space="preserve"> </w:t>
              </w:r>
            </w:ins>
            <w:ins w:id="1301" w:author="luis angel barrancos ortiz" w:date="2015-05-30T15:49:00Z">
              <w:r>
                <w:rPr>
                  <w:rFonts w:cs="Calibri"/>
                  <w:b/>
                  <w:bCs/>
                </w:rPr>
                <w:t>Desc</w:t>
              </w:r>
            </w:ins>
            <w:ins w:id="1302" w:author="luis angel barrancos ortiz" w:date="2015-05-30T15:46:00Z">
              <w:r>
                <w:rPr>
                  <w:rFonts w:cs="Calibri"/>
                  <w:b/>
                  <w:bCs/>
                </w:rPr>
                <w:t>ongestión</w:t>
              </w:r>
            </w:ins>
            <w:ins w:id="1303" w:author="luis angel barrancos ortiz" w:date="2015-05-30T15:49:00Z">
              <w:r>
                <w:rPr>
                  <w:rFonts w:cs="Calibri"/>
                  <w:b/>
                  <w:bCs/>
                </w:rPr>
                <w:t xml:space="preserve"> </w:t>
              </w:r>
            </w:ins>
          </w:p>
        </w:tc>
      </w:tr>
      <w:tr w:rsidR="00811E43" w:rsidRPr="007A6F19" w14:paraId="09BE4AF9" w14:textId="77777777" w:rsidTr="00811E43">
        <w:trPr>
          <w:ins w:id="1304" w:author="luis angel barrancos ortiz" w:date="2015-05-30T15:43:00Z"/>
        </w:trPr>
        <w:tc>
          <w:tcPr>
            <w:tcW w:w="2405" w:type="dxa"/>
            <w:shd w:val="clear" w:color="auto" w:fill="DBE5F1"/>
          </w:tcPr>
          <w:p w14:paraId="516FBB4E" w14:textId="77777777" w:rsidR="00811E43" w:rsidRPr="007A6F19" w:rsidRDefault="00811E43" w:rsidP="00811E43">
            <w:pPr>
              <w:ind w:firstLine="0"/>
              <w:contextualSpacing/>
              <w:jc w:val="left"/>
              <w:rPr>
                <w:ins w:id="1305" w:author="luis angel barrancos ortiz" w:date="2015-05-30T15:43:00Z"/>
                <w:rFonts w:cs="Calibri"/>
                <w:b/>
                <w:bCs/>
              </w:rPr>
            </w:pPr>
            <w:ins w:id="1306" w:author="luis angel barrancos ortiz" w:date="2015-05-30T15:43:00Z">
              <w:r w:rsidRPr="007A6F19">
                <w:rPr>
                  <w:rFonts w:cs="Calibri"/>
                  <w:b/>
                  <w:bCs/>
                </w:rPr>
                <w:t>Actores Primarios:</w:t>
              </w:r>
            </w:ins>
          </w:p>
        </w:tc>
        <w:tc>
          <w:tcPr>
            <w:tcW w:w="6946" w:type="dxa"/>
          </w:tcPr>
          <w:p w14:paraId="467175BA" w14:textId="6990EFE2" w:rsidR="00811E43" w:rsidRPr="007A6F19" w:rsidRDefault="00811E43" w:rsidP="00811E43">
            <w:pPr>
              <w:ind w:firstLine="0"/>
              <w:contextualSpacing/>
              <w:rPr>
                <w:ins w:id="1307" w:author="luis angel barrancos ortiz" w:date="2015-05-30T15:43:00Z"/>
              </w:rPr>
            </w:pPr>
            <w:ins w:id="1308" w:author="luis angel barrancos ortiz" w:date="2015-05-30T15:46:00Z">
              <w:r>
                <w:t>Operador</w:t>
              </w:r>
            </w:ins>
          </w:p>
        </w:tc>
      </w:tr>
      <w:tr w:rsidR="00811E43" w:rsidRPr="007A6F19" w14:paraId="0DF2A477" w14:textId="77777777" w:rsidTr="00811E43">
        <w:trPr>
          <w:ins w:id="1309" w:author="luis angel barrancos ortiz" w:date="2015-05-30T15:43:00Z"/>
        </w:trPr>
        <w:tc>
          <w:tcPr>
            <w:tcW w:w="2405" w:type="dxa"/>
            <w:shd w:val="clear" w:color="auto" w:fill="DBE5F1"/>
          </w:tcPr>
          <w:p w14:paraId="644EE33C" w14:textId="77777777" w:rsidR="00811E43" w:rsidRPr="007A6F19" w:rsidRDefault="00811E43" w:rsidP="00811E43">
            <w:pPr>
              <w:ind w:firstLine="0"/>
              <w:contextualSpacing/>
              <w:jc w:val="left"/>
              <w:rPr>
                <w:ins w:id="1310" w:author="luis angel barrancos ortiz" w:date="2015-05-30T15:43:00Z"/>
                <w:rFonts w:cs="Calibri"/>
                <w:b/>
                <w:bCs/>
              </w:rPr>
            </w:pPr>
            <w:ins w:id="1311" w:author="luis angel barrancos ortiz" w:date="2015-05-30T15:43:00Z">
              <w:r w:rsidRPr="007A6F19">
                <w:rPr>
                  <w:rFonts w:cs="Calibri"/>
                  <w:b/>
                  <w:bCs/>
                </w:rPr>
                <w:t>Actores secundarios:</w:t>
              </w:r>
            </w:ins>
          </w:p>
        </w:tc>
        <w:tc>
          <w:tcPr>
            <w:tcW w:w="6946" w:type="dxa"/>
          </w:tcPr>
          <w:p w14:paraId="41705827" w14:textId="56BF0B5A" w:rsidR="00811E43" w:rsidRPr="007A6F19" w:rsidRDefault="00811E43" w:rsidP="00811E43">
            <w:pPr>
              <w:ind w:firstLine="0"/>
              <w:contextualSpacing/>
              <w:rPr>
                <w:ins w:id="1312" w:author="luis angel barrancos ortiz" w:date="2015-05-30T15:43:00Z"/>
                <w:rFonts w:cs="Calibri"/>
              </w:rPr>
            </w:pPr>
            <w:ins w:id="1313" w:author="luis angel barrancos ortiz" w:date="2015-05-30T15:46:00Z">
              <w:r>
                <w:t>Ninguno</w:t>
              </w:r>
            </w:ins>
          </w:p>
        </w:tc>
      </w:tr>
      <w:tr w:rsidR="00811E43" w:rsidRPr="007A6F19" w14:paraId="7452EEA2" w14:textId="77777777" w:rsidTr="00811E43">
        <w:trPr>
          <w:ins w:id="1314" w:author="luis angel barrancos ortiz" w:date="2015-05-30T15:43:00Z"/>
        </w:trPr>
        <w:tc>
          <w:tcPr>
            <w:tcW w:w="2405" w:type="dxa"/>
            <w:shd w:val="clear" w:color="auto" w:fill="DBE5F1"/>
          </w:tcPr>
          <w:p w14:paraId="309C29F8" w14:textId="77777777" w:rsidR="00811E43" w:rsidRPr="007A6F19" w:rsidRDefault="00811E43" w:rsidP="00811E43">
            <w:pPr>
              <w:ind w:firstLine="0"/>
              <w:contextualSpacing/>
              <w:jc w:val="left"/>
              <w:rPr>
                <w:ins w:id="1315" w:author="luis angel barrancos ortiz" w:date="2015-05-30T15:43:00Z"/>
                <w:rFonts w:cs="Calibri"/>
                <w:b/>
                <w:bCs/>
              </w:rPr>
            </w:pPr>
            <w:ins w:id="1316" w:author="luis angel barrancos ortiz" w:date="2015-05-30T15:43:00Z">
              <w:r w:rsidRPr="007A6F19">
                <w:rPr>
                  <w:rFonts w:cs="Calibri"/>
                  <w:b/>
                  <w:bCs/>
                </w:rPr>
                <w:t>Descripción:</w:t>
              </w:r>
            </w:ins>
          </w:p>
        </w:tc>
        <w:tc>
          <w:tcPr>
            <w:tcW w:w="6946" w:type="dxa"/>
          </w:tcPr>
          <w:p w14:paraId="7202E688" w14:textId="2A9E2EA0" w:rsidR="00811E43" w:rsidRPr="007A6F19" w:rsidRDefault="00811E43">
            <w:pPr>
              <w:pStyle w:val="Sinespaciado"/>
              <w:spacing w:before="240" w:beforeAutospacing="0" w:after="240" w:afterAutospacing="0"/>
              <w:ind w:firstLine="0"/>
              <w:rPr>
                <w:ins w:id="1317" w:author="luis angel barrancos ortiz" w:date="2015-05-30T15:43:00Z"/>
              </w:rPr>
            </w:pPr>
            <w:ins w:id="1318" w:author="luis angel barrancos ortiz" w:date="2015-05-30T15:47:00Z">
              <w:r>
                <w:t>Crea perfiles</w:t>
              </w:r>
            </w:ins>
            <w:ins w:id="1319" w:author="luis angel barrancos ortiz" w:date="2015-05-30T15:50:00Z">
              <w:r w:rsidR="00594875">
                <w:t xml:space="preserve"> de </w:t>
              </w:r>
            </w:ins>
            <w:ins w:id="1320" w:author="luis angel barrancos ortiz" w:date="2015-05-30T15:51:00Z">
              <w:r w:rsidR="00594875">
                <w:t>descongestión</w:t>
              </w:r>
            </w:ins>
            <w:ins w:id="1321" w:author="luis angel barrancos ortiz" w:date="2015-05-30T15:50:00Z">
              <w:r w:rsidR="00594875">
                <w:t>,</w:t>
              </w:r>
            </w:ins>
            <w:ins w:id="1322" w:author="luis angel barrancos ortiz" w:date="2015-05-30T15:47:00Z">
              <w:r>
                <w:t xml:space="preserve"> los cuales tienen puntos almacenados donde no hay </w:t>
              </w:r>
            </w:ins>
            <w:ins w:id="1323" w:author="luis angel barrancos ortiz" w:date="2015-05-30T15:48:00Z">
              <w:r>
                <w:t>tráfico</w:t>
              </w:r>
            </w:ins>
            <w:ins w:id="1324" w:author="luis angel barrancos ortiz" w:date="2015-05-30T15:47:00Z">
              <w:r>
                <w:t xml:space="preserve"> vehicular de acuerdo al </w:t>
              </w:r>
            </w:ins>
            <w:ins w:id="1325" w:author="luis angel barrancos ortiz" w:date="2015-05-30T15:48:00Z">
              <w:r>
                <w:t>día</w:t>
              </w:r>
            </w:ins>
          </w:p>
        </w:tc>
      </w:tr>
      <w:tr w:rsidR="00811E43" w:rsidRPr="007A6F19" w14:paraId="66416AA9" w14:textId="77777777" w:rsidTr="00811E43">
        <w:trPr>
          <w:ins w:id="1326" w:author="luis angel barrancos ortiz" w:date="2015-05-30T15:43:00Z"/>
        </w:trPr>
        <w:tc>
          <w:tcPr>
            <w:tcW w:w="2405" w:type="dxa"/>
            <w:shd w:val="clear" w:color="auto" w:fill="DBE5F1"/>
          </w:tcPr>
          <w:p w14:paraId="2C99A72D" w14:textId="77777777" w:rsidR="00811E43" w:rsidRPr="007A6F19" w:rsidRDefault="00811E43" w:rsidP="00811E43">
            <w:pPr>
              <w:ind w:firstLine="0"/>
              <w:contextualSpacing/>
              <w:jc w:val="left"/>
              <w:rPr>
                <w:ins w:id="1327" w:author="luis angel barrancos ortiz" w:date="2015-05-30T15:43:00Z"/>
                <w:rFonts w:cs="Calibri"/>
                <w:b/>
                <w:bCs/>
              </w:rPr>
            </w:pPr>
            <w:ins w:id="1328" w:author="luis angel barrancos ortiz" w:date="2015-05-30T15:43:00Z">
              <w:r w:rsidRPr="007A6F19">
                <w:rPr>
                  <w:rFonts w:cs="Calibri"/>
                  <w:b/>
                  <w:bCs/>
                </w:rPr>
                <w:t>Precondiciones:</w:t>
              </w:r>
            </w:ins>
          </w:p>
        </w:tc>
        <w:tc>
          <w:tcPr>
            <w:tcW w:w="6946" w:type="dxa"/>
          </w:tcPr>
          <w:p w14:paraId="1DAF3999" w14:textId="470DED71" w:rsidR="00811E43" w:rsidRPr="00684655" w:rsidRDefault="00811E43">
            <w:pPr>
              <w:ind w:firstLine="0"/>
              <w:rPr>
                <w:ins w:id="1329" w:author="luis angel barrancos ortiz" w:date="2015-05-30T15:43:00Z"/>
              </w:rPr>
              <w:pPrChange w:id="1330" w:author="luis angel barrancos ortiz" w:date="2015-05-30T15:49:00Z">
                <w:pPr>
                  <w:pStyle w:val="Prrafodelista"/>
                  <w:numPr>
                    <w:numId w:val="30"/>
                  </w:numPr>
                  <w:ind w:left="502" w:hanging="360"/>
                </w:pPr>
              </w:pPrChange>
            </w:pPr>
            <w:ins w:id="1331" w:author="luis angel barrancos ortiz" w:date="2015-05-30T15:49:00Z">
              <w:r>
                <w:t>Ninguno</w:t>
              </w:r>
            </w:ins>
          </w:p>
        </w:tc>
      </w:tr>
      <w:tr w:rsidR="00811E43" w:rsidRPr="007A6F19" w14:paraId="0E06C9A8" w14:textId="77777777" w:rsidTr="00811E43">
        <w:trPr>
          <w:ins w:id="1332" w:author="luis angel barrancos ortiz" w:date="2015-05-30T15:43:00Z"/>
        </w:trPr>
        <w:tc>
          <w:tcPr>
            <w:tcW w:w="2405" w:type="dxa"/>
            <w:shd w:val="clear" w:color="auto" w:fill="DBE5F1"/>
          </w:tcPr>
          <w:p w14:paraId="76A5CB8E" w14:textId="77777777" w:rsidR="00811E43" w:rsidRPr="007A6F19" w:rsidRDefault="00811E43" w:rsidP="00811E43">
            <w:pPr>
              <w:ind w:firstLine="0"/>
              <w:contextualSpacing/>
              <w:jc w:val="left"/>
              <w:rPr>
                <w:ins w:id="1333" w:author="luis angel barrancos ortiz" w:date="2015-05-30T15:43:00Z"/>
                <w:rFonts w:cs="Calibri"/>
                <w:b/>
                <w:bCs/>
              </w:rPr>
            </w:pPr>
            <w:ins w:id="1334" w:author="luis angel barrancos ortiz" w:date="2015-05-30T15:43:00Z">
              <w:r>
                <w:rPr>
                  <w:rFonts w:cs="Calibri"/>
                  <w:b/>
                  <w:bCs/>
                </w:rPr>
                <w:t>Pos</w:t>
              </w:r>
              <w:r w:rsidRPr="007A6F19">
                <w:rPr>
                  <w:rFonts w:cs="Calibri"/>
                  <w:b/>
                  <w:bCs/>
                </w:rPr>
                <w:t xml:space="preserve"> condiciones:</w:t>
              </w:r>
            </w:ins>
          </w:p>
        </w:tc>
        <w:tc>
          <w:tcPr>
            <w:tcW w:w="6946" w:type="dxa"/>
          </w:tcPr>
          <w:p w14:paraId="517EF195" w14:textId="3F478B7F" w:rsidR="00811E43" w:rsidRPr="00F56394" w:rsidRDefault="00594875">
            <w:pPr>
              <w:spacing w:before="240" w:beforeAutospacing="0" w:line="276" w:lineRule="auto"/>
              <w:ind w:firstLine="0"/>
              <w:contextualSpacing/>
              <w:rPr>
                <w:ins w:id="1335" w:author="luis angel barrancos ortiz" w:date="2015-05-30T15:43:00Z"/>
              </w:rPr>
              <w:pPrChange w:id="1336" w:author="luis angel barrancos ortiz" w:date="2015-05-30T15:50:00Z">
                <w:pPr>
                  <w:pStyle w:val="Prrafodelista"/>
                  <w:numPr>
                    <w:numId w:val="23"/>
                  </w:numPr>
                  <w:spacing w:before="240" w:beforeAutospacing="0" w:line="276" w:lineRule="auto"/>
                  <w:ind w:left="459" w:hanging="360"/>
                  <w:contextualSpacing/>
                </w:pPr>
              </w:pPrChange>
            </w:pPr>
            <w:ins w:id="1337" w:author="luis angel barrancos ortiz" w:date="2015-05-30T15:52:00Z">
              <w:r>
                <w:t xml:space="preserve">El nuevo perfil de </w:t>
              </w:r>
            </w:ins>
            <w:ins w:id="1338" w:author="luis angel barrancos ortiz" w:date="2015-05-30T15:55:00Z">
              <w:r>
                <w:t>descongestión</w:t>
              </w:r>
            </w:ins>
            <w:ins w:id="1339" w:author="luis angel barrancos ortiz" w:date="2015-05-30T15:52:00Z">
              <w:r>
                <w:t xml:space="preserve"> queda almacenado de forma persistente</w:t>
              </w:r>
            </w:ins>
          </w:p>
        </w:tc>
      </w:tr>
      <w:tr w:rsidR="00811E43" w:rsidRPr="007A6F19" w14:paraId="7BF418D1" w14:textId="77777777" w:rsidTr="00811E43">
        <w:trPr>
          <w:ins w:id="1340" w:author="luis angel barrancos ortiz" w:date="2015-05-30T15:43:00Z"/>
        </w:trPr>
        <w:tc>
          <w:tcPr>
            <w:tcW w:w="2405" w:type="dxa"/>
            <w:shd w:val="clear" w:color="auto" w:fill="DBE5F1"/>
          </w:tcPr>
          <w:p w14:paraId="3572F46B" w14:textId="77777777" w:rsidR="00811E43" w:rsidRPr="007A6F19" w:rsidRDefault="00811E43" w:rsidP="00811E43">
            <w:pPr>
              <w:ind w:firstLine="0"/>
              <w:contextualSpacing/>
              <w:jc w:val="left"/>
              <w:rPr>
                <w:ins w:id="1341" w:author="luis angel barrancos ortiz" w:date="2015-05-30T15:43:00Z"/>
                <w:rFonts w:cs="Calibri"/>
                <w:b/>
                <w:bCs/>
              </w:rPr>
            </w:pPr>
            <w:ins w:id="1342" w:author="luis angel barrancos ortiz" w:date="2015-05-30T15:43:00Z">
              <w:r w:rsidRPr="007A6F19">
                <w:rPr>
                  <w:rFonts w:cs="Calibri"/>
                  <w:b/>
                  <w:bCs/>
                </w:rPr>
                <w:t>Flujo Principal:</w:t>
              </w:r>
            </w:ins>
          </w:p>
        </w:tc>
        <w:tc>
          <w:tcPr>
            <w:tcW w:w="6946" w:type="dxa"/>
          </w:tcPr>
          <w:p w14:paraId="36BF6134" w14:textId="77777777" w:rsidR="00811E43" w:rsidRDefault="00594875">
            <w:pPr>
              <w:pStyle w:val="Sinespaciado"/>
              <w:numPr>
                <w:ilvl w:val="0"/>
                <w:numId w:val="50"/>
              </w:numPr>
              <w:rPr>
                <w:ins w:id="1343" w:author="luis angel barrancos ortiz" w:date="2015-05-30T15:56:00Z"/>
              </w:rPr>
              <w:pPrChange w:id="1344" w:author="luis angel barrancos ortiz" w:date="2015-05-30T15:55:00Z">
                <w:pPr>
                  <w:pStyle w:val="Sinespaciado"/>
                  <w:numPr>
                    <w:ilvl w:val="1"/>
                    <w:numId w:val="31"/>
                  </w:numPr>
                  <w:ind w:left="1037" w:hanging="720"/>
                </w:pPr>
              </w:pPrChange>
            </w:pPr>
            <w:ins w:id="1345" w:author="luis angel barrancos ortiz" w:date="2015-05-30T15:56:00Z">
              <w:r>
                <w:t>Agregar</w:t>
              </w:r>
            </w:ins>
          </w:p>
          <w:p w14:paraId="0A80CCF0" w14:textId="77777777" w:rsidR="00594875" w:rsidRDefault="00594875">
            <w:pPr>
              <w:pStyle w:val="Sinespaciado"/>
              <w:numPr>
                <w:ilvl w:val="1"/>
                <w:numId w:val="50"/>
              </w:numPr>
              <w:rPr>
                <w:ins w:id="1346" w:author="luis angel barrancos ortiz" w:date="2015-05-30T15:56:00Z"/>
              </w:rPr>
              <w:pPrChange w:id="1347" w:author="luis angel barrancos ortiz" w:date="2015-05-30T15:56:00Z">
                <w:pPr>
                  <w:pStyle w:val="Sinespaciado"/>
                  <w:numPr>
                    <w:ilvl w:val="1"/>
                    <w:numId w:val="31"/>
                  </w:numPr>
                  <w:ind w:left="1037" w:hanging="720"/>
                </w:pPr>
              </w:pPrChange>
            </w:pPr>
            <w:ins w:id="1348" w:author="luis angel barrancos ortiz" w:date="2015-05-30T15:56:00Z">
              <w:r>
                <w:t>Selecciona la opción agregar perfil</w:t>
              </w:r>
            </w:ins>
          </w:p>
          <w:p w14:paraId="40DA41C3" w14:textId="77777777" w:rsidR="00594875" w:rsidRDefault="00594875">
            <w:pPr>
              <w:pStyle w:val="Sinespaciado"/>
              <w:numPr>
                <w:ilvl w:val="1"/>
                <w:numId w:val="50"/>
              </w:numPr>
              <w:rPr>
                <w:ins w:id="1349" w:author="luis angel barrancos ortiz" w:date="2015-05-30T15:56:00Z"/>
              </w:rPr>
              <w:pPrChange w:id="1350" w:author="luis angel barrancos ortiz" w:date="2015-05-30T15:56:00Z">
                <w:pPr>
                  <w:pStyle w:val="Sinespaciado"/>
                  <w:numPr>
                    <w:ilvl w:val="1"/>
                    <w:numId w:val="31"/>
                  </w:numPr>
                  <w:ind w:left="1037" w:hanging="720"/>
                </w:pPr>
              </w:pPrChange>
            </w:pPr>
            <w:ins w:id="1351" w:author="luis angel barrancos ortiz" w:date="2015-05-30T15:56:00Z">
              <w:r>
                <w:t>Rellena los siguientes campos:</w:t>
              </w:r>
            </w:ins>
          </w:p>
          <w:p w14:paraId="59B88C44" w14:textId="77777777" w:rsidR="00594875" w:rsidRDefault="00594875">
            <w:pPr>
              <w:pStyle w:val="Sinespaciado"/>
              <w:numPr>
                <w:ilvl w:val="0"/>
                <w:numId w:val="23"/>
              </w:numPr>
              <w:rPr>
                <w:ins w:id="1352" w:author="luis angel barrancos ortiz" w:date="2015-05-30T15:57:00Z"/>
              </w:rPr>
              <w:pPrChange w:id="1353" w:author="luis angel barrancos ortiz" w:date="2015-05-30T15:57:00Z">
                <w:pPr>
                  <w:pStyle w:val="Sinespaciado"/>
                  <w:numPr>
                    <w:ilvl w:val="1"/>
                    <w:numId w:val="31"/>
                  </w:numPr>
                  <w:ind w:left="1037" w:hanging="720"/>
                </w:pPr>
              </w:pPrChange>
            </w:pPr>
            <w:ins w:id="1354" w:author="luis angel barrancos ortiz" w:date="2015-05-30T15:57:00Z">
              <w:r>
                <w:t xml:space="preserve">Nombre de perfil </w:t>
              </w:r>
            </w:ins>
          </w:p>
          <w:p w14:paraId="03ED8C48" w14:textId="77777777" w:rsidR="00594875" w:rsidRDefault="00594875">
            <w:pPr>
              <w:pStyle w:val="Sinespaciado"/>
              <w:numPr>
                <w:ilvl w:val="0"/>
                <w:numId w:val="23"/>
              </w:numPr>
              <w:rPr>
                <w:ins w:id="1355" w:author="luis angel barrancos ortiz" w:date="2015-05-30T15:57:00Z"/>
              </w:rPr>
              <w:pPrChange w:id="1356" w:author="luis angel barrancos ortiz" w:date="2015-05-30T15:57:00Z">
                <w:pPr>
                  <w:pStyle w:val="Sinespaciado"/>
                  <w:numPr>
                    <w:ilvl w:val="1"/>
                    <w:numId w:val="31"/>
                  </w:numPr>
                  <w:ind w:left="1037" w:hanging="720"/>
                </w:pPr>
              </w:pPrChange>
            </w:pPr>
            <w:ins w:id="1357" w:author="luis angel barrancos ortiz" w:date="2015-05-30T15:57:00Z">
              <w:r>
                <w:t>Fecha</w:t>
              </w:r>
            </w:ins>
          </w:p>
          <w:p w14:paraId="5427E9FB" w14:textId="77777777" w:rsidR="00594875" w:rsidRDefault="00444380">
            <w:pPr>
              <w:pStyle w:val="Sinespaciado"/>
              <w:numPr>
                <w:ilvl w:val="1"/>
                <w:numId w:val="50"/>
              </w:numPr>
              <w:rPr>
                <w:ins w:id="1358" w:author="luis angel barrancos ortiz" w:date="2015-05-30T16:01:00Z"/>
              </w:rPr>
              <w:pPrChange w:id="1359" w:author="luis angel barrancos ortiz" w:date="2015-05-30T15:57:00Z">
                <w:pPr>
                  <w:pStyle w:val="Sinespaciado"/>
                  <w:numPr>
                    <w:ilvl w:val="1"/>
                    <w:numId w:val="31"/>
                  </w:numPr>
                  <w:ind w:left="1037" w:hanging="720"/>
                </w:pPr>
              </w:pPrChange>
            </w:pPr>
            <w:ins w:id="1360" w:author="luis angel barrancos ortiz" w:date="2015-05-30T15:57:00Z">
              <w:r>
                <w:t>Se</w:t>
              </w:r>
            </w:ins>
            <w:ins w:id="1361" w:author="luis angel barrancos ortiz" w:date="2015-05-30T16:01:00Z">
              <w:r>
                <w:t xml:space="preserve"> le desplegara una lista con los días de la semana</w:t>
              </w:r>
            </w:ins>
          </w:p>
          <w:p w14:paraId="0B78EB36" w14:textId="77777777" w:rsidR="00444380" w:rsidRDefault="00444380">
            <w:pPr>
              <w:pStyle w:val="Sinespaciado"/>
              <w:numPr>
                <w:ilvl w:val="1"/>
                <w:numId w:val="50"/>
              </w:numPr>
              <w:rPr>
                <w:ins w:id="1362" w:author="luis angel barrancos ortiz" w:date="2015-05-30T16:02:00Z"/>
              </w:rPr>
              <w:pPrChange w:id="1363" w:author="luis angel barrancos ortiz" w:date="2015-05-30T15:57:00Z">
                <w:pPr>
                  <w:pStyle w:val="Sinespaciado"/>
                  <w:numPr>
                    <w:ilvl w:val="1"/>
                    <w:numId w:val="31"/>
                  </w:numPr>
                  <w:ind w:left="1037" w:hanging="720"/>
                </w:pPr>
              </w:pPrChange>
            </w:pPr>
            <w:ins w:id="1364" w:author="luis angel barrancos ortiz" w:date="2015-05-30T16:01:00Z">
              <w:r>
                <w:t xml:space="preserve">El operador </w:t>
              </w:r>
            </w:ins>
            <w:ins w:id="1365" w:author="luis angel barrancos ortiz" w:date="2015-05-30T16:02:00Z">
              <w:r>
                <w:t>deberá</w:t>
              </w:r>
            </w:ins>
            <w:ins w:id="1366" w:author="luis angel barrancos ortiz" w:date="2015-05-30T16:01:00Z">
              <w:r>
                <w:t xml:space="preserve"> </w:t>
              </w:r>
            </w:ins>
            <w:ins w:id="1367" w:author="luis angel barrancos ortiz" w:date="2015-05-30T16:02:00Z">
              <w:r>
                <w:t>seleccionar un día de la semana</w:t>
              </w:r>
            </w:ins>
          </w:p>
          <w:p w14:paraId="319D5F53" w14:textId="3619BDA9" w:rsidR="00444380" w:rsidRDefault="00444380">
            <w:pPr>
              <w:pStyle w:val="Sinespaciado"/>
              <w:numPr>
                <w:ilvl w:val="1"/>
                <w:numId w:val="50"/>
              </w:numPr>
              <w:rPr>
                <w:ins w:id="1368" w:author="luis angel barrancos ortiz" w:date="2015-05-30T16:03:00Z"/>
              </w:rPr>
              <w:pPrChange w:id="1369" w:author="luis angel barrancos ortiz" w:date="2015-05-30T15:57:00Z">
                <w:pPr>
                  <w:pStyle w:val="Sinespaciado"/>
                  <w:numPr>
                    <w:ilvl w:val="1"/>
                    <w:numId w:val="31"/>
                  </w:numPr>
                  <w:ind w:left="1037" w:hanging="720"/>
                </w:pPr>
              </w:pPrChange>
            </w:pPr>
            <w:ins w:id="1370" w:author="luis angel barrancos ortiz" w:date="2015-05-30T16:02:00Z">
              <w:r>
                <w:t xml:space="preserve">Luego se le mostrara un mapa en </w:t>
              </w:r>
            </w:ins>
            <w:ins w:id="1371" w:author="luis angel barrancos ortiz" w:date="2015-05-30T16:09:00Z">
              <w:r>
                <w:t>el cual ubicara los lugares donde no habrá congestión vehicular en el día seleccionado</w:t>
              </w:r>
            </w:ins>
          </w:p>
          <w:p w14:paraId="58D9AD8E" w14:textId="77777777" w:rsidR="00444380" w:rsidRDefault="00444380">
            <w:pPr>
              <w:pStyle w:val="Sinespaciado"/>
              <w:numPr>
                <w:ilvl w:val="1"/>
                <w:numId w:val="50"/>
              </w:numPr>
              <w:rPr>
                <w:ins w:id="1372" w:author="luis angel barrancos ortiz" w:date="2015-05-30T16:04:00Z"/>
              </w:rPr>
              <w:pPrChange w:id="1373" w:author="luis angel barrancos ortiz" w:date="2015-05-30T15:57:00Z">
                <w:pPr>
                  <w:pStyle w:val="Sinespaciado"/>
                  <w:numPr>
                    <w:ilvl w:val="1"/>
                    <w:numId w:val="31"/>
                  </w:numPr>
                  <w:ind w:left="1037" w:hanging="720"/>
                </w:pPr>
              </w:pPrChange>
            </w:pPr>
            <w:ins w:id="1374" w:author="luis angel barrancos ortiz" w:date="2015-05-30T16:03:00Z">
              <w:r>
                <w:t xml:space="preserve">Los puntos seleccionados se </w:t>
              </w:r>
            </w:ins>
            <w:ins w:id="1375" w:author="luis angel barrancos ortiz" w:date="2015-05-30T16:04:00Z">
              <w:r>
                <w:t>irán</w:t>
              </w:r>
            </w:ins>
            <w:ins w:id="1376" w:author="luis angel barrancos ortiz" w:date="2015-05-30T16:03:00Z">
              <w:r>
                <w:t xml:space="preserve"> cargando a una lista</w:t>
              </w:r>
            </w:ins>
          </w:p>
          <w:p w14:paraId="147ABD35" w14:textId="77777777" w:rsidR="00444380" w:rsidRDefault="00444380">
            <w:pPr>
              <w:pStyle w:val="Sinespaciado"/>
              <w:numPr>
                <w:ilvl w:val="1"/>
                <w:numId w:val="50"/>
              </w:numPr>
              <w:rPr>
                <w:ins w:id="1377" w:author="luis angel barrancos ortiz" w:date="2015-05-30T16:05:00Z"/>
              </w:rPr>
              <w:pPrChange w:id="1378" w:author="luis angel barrancos ortiz" w:date="2015-05-30T15:57:00Z">
                <w:pPr>
                  <w:pStyle w:val="Sinespaciado"/>
                  <w:numPr>
                    <w:ilvl w:val="1"/>
                    <w:numId w:val="31"/>
                  </w:numPr>
                  <w:ind w:left="1037" w:hanging="720"/>
                </w:pPr>
              </w:pPrChange>
            </w:pPr>
            <w:ins w:id="1379" w:author="luis angel barrancos ortiz" w:date="2015-05-30T16:04:00Z">
              <w:r>
                <w:t>Luego se procede a almacenar estos puntos</w:t>
              </w:r>
            </w:ins>
            <w:ins w:id="1380" w:author="luis angel barrancos ortiz" w:date="2015-05-30T16:05:00Z">
              <w:r>
                <w:t xml:space="preserve"> de forma persistente</w:t>
              </w:r>
            </w:ins>
          </w:p>
          <w:p w14:paraId="70ED03B8" w14:textId="0348481A" w:rsidR="00444380" w:rsidRDefault="00444380">
            <w:pPr>
              <w:pStyle w:val="Sinespaciado"/>
              <w:numPr>
                <w:ilvl w:val="1"/>
                <w:numId w:val="50"/>
              </w:numPr>
              <w:rPr>
                <w:ins w:id="1381" w:author="luis angel barrancos ortiz" w:date="2015-05-30T16:06:00Z"/>
              </w:rPr>
              <w:pPrChange w:id="1382" w:author="luis angel barrancos ortiz" w:date="2015-05-30T16:06:00Z">
                <w:pPr>
                  <w:pStyle w:val="Sinespaciado"/>
                  <w:numPr>
                    <w:ilvl w:val="1"/>
                    <w:numId w:val="31"/>
                  </w:numPr>
                  <w:ind w:left="1037" w:hanging="720"/>
                </w:pPr>
              </w:pPrChange>
            </w:pPr>
            <w:ins w:id="1383" w:author="luis angel barrancos ortiz" w:date="2015-05-30T16:08:00Z">
              <w:r>
                <w:t>Los</w:t>
              </w:r>
            </w:ins>
            <w:ins w:id="1384" w:author="luis angel barrancos ortiz" w:date="2015-05-30T16:05:00Z">
              <w:r>
                <w:t xml:space="preserve"> punto</w:t>
              </w:r>
            </w:ins>
            <w:ins w:id="1385" w:author="luis angel barrancos ortiz" w:date="2015-05-30T16:08:00Z">
              <w:r>
                <w:t>s</w:t>
              </w:r>
            </w:ins>
            <w:ins w:id="1386" w:author="luis angel barrancos ortiz" w:date="2015-05-30T16:05:00Z">
              <w:r>
                <w:t xml:space="preserve"> 1.3 hasta el 1.7 se repite para cada día de la semana</w:t>
              </w:r>
            </w:ins>
          </w:p>
          <w:p w14:paraId="2F163320" w14:textId="77777777" w:rsidR="00444380" w:rsidRDefault="00444380">
            <w:pPr>
              <w:pStyle w:val="Sinespaciado"/>
              <w:numPr>
                <w:ilvl w:val="1"/>
                <w:numId w:val="50"/>
              </w:numPr>
              <w:rPr>
                <w:ins w:id="1387" w:author="luis angel barrancos ortiz" w:date="2015-05-30T16:10:00Z"/>
              </w:rPr>
              <w:pPrChange w:id="1388" w:author="luis angel barrancos ortiz" w:date="2015-05-30T16:06:00Z">
                <w:pPr>
                  <w:pStyle w:val="Sinespaciado"/>
                  <w:numPr>
                    <w:ilvl w:val="1"/>
                    <w:numId w:val="31"/>
                  </w:numPr>
                  <w:ind w:left="1037" w:hanging="720"/>
                </w:pPr>
              </w:pPrChange>
            </w:pPr>
            <w:ins w:id="1389" w:author="luis angel barrancos ortiz" w:date="2015-05-30T16:06:00Z">
              <w:r>
                <w:lastRenderedPageBreak/>
                <w:t>Para finalizar se guarda el nuevo perfil de forma persistente</w:t>
              </w:r>
            </w:ins>
          </w:p>
          <w:p w14:paraId="7DC19026" w14:textId="77777777" w:rsidR="00F449C8" w:rsidRDefault="00F449C8">
            <w:pPr>
              <w:pStyle w:val="Sinespaciado"/>
              <w:numPr>
                <w:ilvl w:val="0"/>
                <w:numId w:val="50"/>
              </w:numPr>
              <w:rPr>
                <w:ins w:id="1390" w:author="luis angel barrancos ortiz" w:date="2015-05-30T16:10:00Z"/>
              </w:rPr>
              <w:pPrChange w:id="1391" w:author="luis angel barrancos ortiz" w:date="2015-05-30T16:10:00Z">
                <w:pPr>
                  <w:pStyle w:val="Sinespaciado"/>
                  <w:numPr>
                    <w:ilvl w:val="1"/>
                    <w:numId w:val="31"/>
                  </w:numPr>
                  <w:ind w:left="1037" w:hanging="720"/>
                </w:pPr>
              </w:pPrChange>
            </w:pPr>
            <w:ins w:id="1392" w:author="luis angel barrancos ortiz" w:date="2015-05-30T16:10:00Z">
              <w:r>
                <w:t>Establecer Perfil</w:t>
              </w:r>
            </w:ins>
          </w:p>
          <w:p w14:paraId="6169692C" w14:textId="77777777" w:rsidR="00F449C8" w:rsidRDefault="00F449C8">
            <w:pPr>
              <w:pStyle w:val="Sinespaciado"/>
              <w:numPr>
                <w:ilvl w:val="1"/>
                <w:numId w:val="50"/>
              </w:numPr>
              <w:rPr>
                <w:ins w:id="1393" w:author="luis angel barrancos ortiz" w:date="2015-05-30T16:12:00Z"/>
              </w:rPr>
              <w:pPrChange w:id="1394" w:author="luis angel barrancos ortiz" w:date="2015-05-30T16:10:00Z">
                <w:pPr>
                  <w:pStyle w:val="Sinespaciado"/>
                  <w:numPr>
                    <w:ilvl w:val="1"/>
                    <w:numId w:val="31"/>
                  </w:numPr>
                  <w:ind w:left="1037" w:hanging="720"/>
                </w:pPr>
              </w:pPrChange>
            </w:pPr>
            <w:ins w:id="1395" w:author="luis angel barrancos ortiz" w:date="2015-05-30T16:11:00Z">
              <w:r>
                <w:t>Se visualizar</w:t>
              </w:r>
            </w:ins>
            <w:ins w:id="1396" w:author="luis angel barrancos ortiz" w:date="2015-05-30T16:12:00Z">
              <w:r>
                <w:t>a</w:t>
              </w:r>
            </w:ins>
            <w:ins w:id="1397" w:author="luis angel barrancos ortiz" w:date="2015-05-30T16:11:00Z">
              <w:r>
                <w:t xml:space="preserve"> una lista con los perfiles</w:t>
              </w:r>
            </w:ins>
            <w:ins w:id="1398" w:author="luis angel barrancos ortiz" w:date="2015-05-30T16:12:00Z">
              <w:r>
                <w:t xml:space="preserve"> disponibles</w:t>
              </w:r>
            </w:ins>
          </w:p>
          <w:p w14:paraId="594F0665" w14:textId="77777777" w:rsidR="00F449C8" w:rsidRDefault="00F449C8">
            <w:pPr>
              <w:pStyle w:val="Sinespaciado"/>
              <w:numPr>
                <w:ilvl w:val="1"/>
                <w:numId w:val="50"/>
              </w:numPr>
              <w:rPr>
                <w:ins w:id="1399" w:author="luis angel barrancos ortiz" w:date="2015-05-30T16:12:00Z"/>
              </w:rPr>
              <w:pPrChange w:id="1400" w:author="luis angel barrancos ortiz" w:date="2015-05-30T16:10:00Z">
                <w:pPr>
                  <w:pStyle w:val="Sinespaciado"/>
                  <w:numPr>
                    <w:ilvl w:val="1"/>
                    <w:numId w:val="31"/>
                  </w:numPr>
                  <w:ind w:left="1037" w:hanging="720"/>
                </w:pPr>
              </w:pPrChange>
            </w:pPr>
            <w:ins w:id="1401" w:author="luis angel barrancos ortiz" w:date="2015-05-30T16:12:00Z">
              <w:r>
                <w:t>El operador deberá seleccionar un perfil</w:t>
              </w:r>
            </w:ins>
          </w:p>
          <w:p w14:paraId="7AC78528" w14:textId="77777777" w:rsidR="00F449C8" w:rsidRDefault="00F449C8">
            <w:pPr>
              <w:pStyle w:val="Sinespaciado"/>
              <w:numPr>
                <w:ilvl w:val="1"/>
                <w:numId w:val="50"/>
              </w:numPr>
              <w:rPr>
                <w:ins w:id="1402" w:author="luis angel barrancos ortiz" w:date="2015-05-30T16:13:00Z"/>
              </w:rPr>
              <w:pPrChange w:id="1403" w:author="luis angel barrancos ortiz" w:date="2015-05-30T16:10:00Z">
                <w:pPr>
                  <w:pStyle w:val="Sinespaciado"/>
                  <w:numPr>
                    <w:ilvl w:val="1"/>
                    <w:numId w:val="31"/>
                  </w:numPr>
                  <w:ind w:left="1037" w:hanging="720"/>
                </w:pPr>
              </w:pPrChange>
            </w:pPr>
            <w:ins w:id="1404" w:author="luis angel barrancos ortiz" w:date="2015-05-30T16:12:00Z">
              <w:r>
                <w:t xml:space="preserve">Se le desplegara toda la </w:t>
              </w:r>
            </w:ins>
            <w:ins w:id="1405" w:author="luis angel barrancos ortiz" w:date="2015-05-30T16:13:00Z">
              <w:r>
                <w:t>información</w:t>
              </w:r>
            </w:ins>
            <w:ins w:id="1406" w:author="luis angel barrancos ortiz" w:date="2015-05-30T16:12:00Z">
              <w:r>
                <w:t xml:space="preserve"> </w:t>
              </w:r>
            </w:ins>
            <w:ins w:id="1407" w:author="luis angel barrancos ortiz" w:date="2015-05-30T16:13:00Z">
              <w:r>
                <w:t>del perfil</w:t>
              </w:r>
            </w:ins>
          </w:p>
          <w:p w14:paraId="79EC5E8C" w14:textId="5607ACE2" w:rsidR="00F449C8" w:rsidRPr="00E62D19" w:rsidRDefault="00F449C8">
            <w:pPr>
              <w:pStyle w:val="Sinespaciado"/>
              <w:numPr>
                <w:ilvl w:val="1"/>
                <w:numId w:val="50"/>
              </w:numPr>
              <w:rPr>
                <w:ins w:id="1408" w:author="luis angel barrancos ortiz" w:date="2015-05-30T15:43:00Z"/>
              </w:rPr>
              <w:pPrChange w:id="1409" w:author="luis angel barrancos ortiz" w:date="2015-05-30T16:10:00Z">
                <w:pPr>
                  <w:pStyle w:val="Sinespaciado"/>
                  <w:numPr>
                    <w:ilvl w:val="1"/>
                    <w:numId w:val="31"/>
                  </w:numPr>
                  <w:ind w:left="1037" w:hanging="720"/>
                </w:pPr>
              </w:pPrChange>
            </w:pPr>
            <w:ins w:id="1410" w:author="luis angel barrancos ortiz" w:date="2015-05-30T16:13:00Z">
              <w:r>
                <w:t xml:space="preserve">El proceso termina cuando </w:t>
              </w:r>
            </w:ins>
            <w:ins w:id="1411" w:author="luis angel barrancos ortiz" w:date="2015-05-30T16:14:00Z">
              <w:r>
                <w:t>el operador</w:t>
              </w:r>
            </w:ins>
            <w:ins w:id="1412" w:author="luis angel barrancos ortiz" w:date="2015-05-30T16:13:00Z">
              <w:r>
                <w:t xml:space="preserve"> selecci</w:t>
              </w:r>
            </w:ins>
            <w:ins w:id="1413" w:author="luis angel barrancos ortiz" w:date="2015-05-30T16:15:00Z">
              <w:r>
                <w:t>ona</w:t>
              </w:r>
            </w:ins>
            <w:ins w:id="1414" w:author="luis angel barrancos ortiz" w:date="2015-05-30T16:13:00Z">
              <w:r>
                <w:t xml:space="preserve"> la opción establecer perfil</w:t>
              </w:r>
            </w:ins>
            <w:ins w:id="1415" w:author="luis angel barrancos ortiz" w:date="2015-05-30T16:11:00Z">
              <w:r>
                <w:t xml:space="preserve"> </w:t>
              </w:r>
            </w:ins>
          </w:p>
        </w:tc>
      </w:tr>
      <w:tr w:rsidR="00811E43" w:rsidRPr="007A6F19" w14:paraId="7F75345E" w14:textId="77777777" w:rsidTr="00811E43">
        <w:trPr>
          <w:ins w:id="1416" w:author="luis angel barrancos ortiz" w:date="2015-05-30T15:43:00Z"/>
        </w:trPr>
        <w:tc>
          <w:tcPr>
            <w:tcW w:w="2405" w:type="dxa"/>
            <w:shd w:val="clear" w:color="auto" w:fill="DBE5F1"/>
          </w:tcPr>
          <w:p w14:paraId="5E6902C9" w14:textId="534C3A9A" w:rsidR="00811E43" w:rsidRPr="007A6F19" w:rsidRDefault="00811E43" w:rsidP="00811E43">
            <w:pPr>
              <w:ind w:right="-250" w:firstLine="0"/>
              <w:contextualSpacing/>
              <w:jc w:val="left"/>
              <w:rPr>
                <w:ins w:id="1417" w:author="luis angel barrancos ortiz" w:date="2015-05-30T15:43:00Z"/>
                <w:rFonts w:cs="Calibri"/>
                <w:b/>
                <w:bCs/>
              </w:rPr>
            </w:pPr>
            <w:ins w:id="1418" w:author="luis angel barrancos ortiz" w:date="2015-05-30T15:43:00Z">
              <w:r w:rsidRPr="007A6F19">
                <w:rPr>
                  <w:rFonts w:cs="Calibri"/>
                  <w:b/>
                  <w:bCs/>
                </w:rPr>
                <w:lastRenderedPageBreak/>
                <w:t>Flujo(s) alternativo(s):</w:t>
              </w:r>
            </w:ins>
          </w:p>
        </w:tc>
        <w:tc>
          <w:tcPr>
            <w:tcW w:w="6946" w:type="dxa"/>
          </w:tcPr>
          <w:p w14:paraId="7D9CB268" w14:textId="404FB833" w:rsidR="00811E43" w:rsidRPr="00165A3E" w:rsidRDefault="00811E43">
            <w:pPr>
              <w:spacing w:after="0" w:line="276" w:lineRule="auto"/>
              <w:ind w:firstLine="0"/>
              <w:contextualSpacing/>
              <w:rPr>
                <w:ins w:id="1419" w:author="luis angel barrancos ortiz" w:date="2015-05-30T15:43:00Z"/>
              </w:rPr>
            </w:pPr>
            <w:ins w:id="1420" w:author="luis angel barrancos ortiz" w:date="2015-05-30T15:43:00Z">
              <w:r>
                <w:t xml:space="preserve">    </w:t>
              </w:r>
            </w:ins>
            <w:ins w:id="1421" w:author="luis angel barrancos ortiz" w:date="2015-05-30T16:15:00Z">
              <w:r w:rsidR="00F449C8">
                <w:t>Ninguno</w:t>
              </w:r>
            </w:ins>
          </w:p>
        </w:tc>
      </w:tr>
    </w:tbl>
    <w:p w14:paraId="644BE0E6" w14:textId="77777777" w:rsidR="0082056F" w:rsidRDefault="0082056F">
      <w:pPr>
        <w:rPr>
          <w:ins w:id="1422" w:author="carlos cruz" w:date="2015-05-30T11:30:00Z"/>
          <w:lang w:val="es-ES"/>
        </w:rPr>
        <w:pPrChange w:id="1423" w:author="carlos cruz" w:date="2015-05-30T10:00:00Z">
          <w:pPr>
            <w:ind w:firstLine="0"/>
          </w:pPr>
        </w:pPrChange>
      </w:pPr>
    </w:p>
    <w:p w14:paraId="6E08E5D8" w14:textId="48778956" w:rsidR="00113E61" w:rsidRDefault="00113E61">
      <w:pPr>
        <w:rPr>
          <w:ins w:id="1424" w:author="carlos cruz" w:date="2015-05-30T11:30:00Z"/>
          <w:lang w:val="es-ES"/>
        </w:rPr>
        <w:pPrChange w:id="1425" w:author="carlos cruz" w:date="2015-05-30T10:00:00Z">
          <w:pPr>
            <w:ind w:firstLine="0"/>
          </w:pPr>
        </w:pPrChange>
      </w:pPr>
      <w:ins w:id="1426" w:author="carlos cruz" w:date="2015-05-30T11:30:00Z">
        <w:r w:rsidRPr="00113E61">
          <w:rPr>
            <w:noProof/>
            <w:lang w:val="es-ES" w:eastAsia="es-ES"/>
          </w:rPr>
          <w:drawing>
            <wp:inline distT="0" distB="0" distL="0" distR="0" wp14:anchorId="73705873" wp14:editId="0C4E64AC">
              <wp:extent cx="5791835" cy="4803362"/>
              <wp:effectExtent l="0" t="0" r="0" b="0"/>
              <wp:docPr id="50" name="Imagen 50" descr="C:\Users\karlos\AppData\Local\Temp\fla2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los\AppData\Local\Temp\fla25F.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803362"/>
                      </a:xfrm>
                      <a:prstGeom prst="rect">
                        <a:avLst/>
                      </a:prstGeom>
                      <a:noFill/>
                      <a:ln>
                        <a:noFill/>
                      </a:ln>
                    </pic:spPr>
                  </pic:pic>
                </a:graphicData>
              </a:graphic>
            </wp:inline>
          </w:drawing>
        </w:r>
      </w:ins>
    </w:p>
    <w:p w14:paraId="4DD42EA2" w14:textId="4283E5B6" w:rsidR="00113E61" w:rsidRPr="0082056F" w:rsidRDefault="00113E61">
      <w:pPr>
        <w:rPr>
          <w:ins w:id="1427" w:author="luis angel barrancos ortiz" w:date="2015-05-29T20:29:00Z"/>
          <w:lang w:val="es-ES"/>
          <w:rPrChange w:id="1428" w:author="carlos cruz" w:date="2015-05-30T10:00:00Z">
            <w:rPr>
              <w:ins w:id="1429" w:author="luis angel barrancos ortiz" w:date="2015-05-29T20:29:00Z"/>
            </w:rPr>
          </w:rPrChange>
        </w:rPr>
        <w:pPrChange w:id="1430" w:author="carlos cruz" w:date="2015-05-30T10:00:00Z">
          <w:pPr>
            <w:ind w:firstLine="0"/>
          </w:pPr>
        </w:pPrChange>
      </w:pPr>
      <w:ins w:id="1431" w:author="carlos cruz" w:date="2015-05-30T11:30:00Z">
        <w:r w:rsidRPr="00113E61">
          <w:rPr>
            <w:noProof/>
            <w:lang w:val="es-ES" w:eastAsia="es-ES"/>
          </w:rPr>
          <w:lastRenderedPageBreak/>
          <w:drawing>
            <wp:inline distT="0" distB="0" distL="0" distR="0" wp14:anchorId="489094B0" wp14:editId="41FEFBA6">
              <wp:extent cx="5791835" cy="4040272"/>
              <wp:effectExtent l="0" t="0" r="0" b="0"/>
              <wp:docPr id="49" name="Imagen 49" descr="C:\Users\karlos\AppData\Local\Temp\fla86A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os\AppData\Local\Temp\fla86A7.tmp\Snapsh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4040272"/>
                      </a:xfrm>
                      <a:prstGeom prst="rect">
                        <a:avLst/>
                      </a:prstGeom>
                      <a:noFill/>
                      <a:ln>
                        <a:noFill/>
                      </a:ln>
                    </pic:spPr>
                  </pic:pic>
                </a:graphicData>
              </a:graphic>
            </wp:inline>
          </w:drawing>
        </w:r>
      </w:ins>
    </w:p>
    <w:p w14:paraId="42B925F9" w14:textId="5DBB1708" w:rsidR="00335F9E" w:rsidRPr="00946210" w:rsidRDefault="00335F9E">
      <w:pPr>
        <w:pStyle w:val="Titulo3"/>
        <w:numPr>
          <w:ilvl w:val="0"/>
          <w:numId w:val="32"/>
        </w:numPr>
        <w:rPr>
          <w:ins w:id="1432" w:author="luis angel barrancos ortiz" w:date="2015-05-30T16:46:00Z"/>
        </w:rPr>
        <w:pPrChange w:id="1433" w:author="carlos cruz" w:date="2015-05-30T10:00:00Z">
          <w:pPr>
            <w:ind w:firstLine="0"/>
          </w:pPr>
        </w:pPrChange>
      </w:pPr>
      <w:ins w:id="1434" w:author="luis angel barrancos ortiz" w:date="2015-05-29T20:29:00Z">
        <w:del w:id="1435" w:author="carlos cruz" w:date="2015-05-30T10:00:00Z">
          <w:r w:rsidDel="0065343B">
            <w:delText>C.U.12</w:delText>
          </w:r>
        </w:del>
      </w:ins>
      <w:ins w:id="1436" w:author="luis angel barrancos ortiz" w:date="2015-05-29T20:33:00Z">
        <w:del w:id="1437" w:author="carlos cruz" w:date="2015-05-30T10:00:00Z">
          <w:r w:rsidDel="0065343B">
            <w:delText xml:space="preserve"> </w:delText>
          </w:r>
        </w:del>
        <w:r>
          <w:t>Asignar Ambulancia al Cuadrante</w:t>
        </w:r>
      </w:ins>
      <w:ins w:id="1438" w:author="carlos cruz" w:date="2015-05-30T10:00:00Z">
        <w:r w:rsidR="0082056F">
          <w:t>.</w:t>
        </w:r>
      </w:ins>
    </w:p>
    <w:p w14:paraId="15E7165A" w14:textId="46D3B93A" w:rsidR="00CE2342" w:rsidRPr="00CE2342" w:rsidRDefault="00CE2342">
      <w:pPr>
        <w:rPr>
          <w:ins w:id="1439" w:author="luis angel barrancos ortiz" w:date="2015-05-30T16:17:00Z"/>
          <w:lang w:val="es-ES"/>
          <w:rPrChange w:id="1440" w:author="luis angel barrancos ortiz" w:date="2015-05-30T16:46:00Z">
            <w:rPr>
              <w:ins w:id="1441" w:author="luis angel barrancos ortiz" w:date="2015-05-30T16:17:00Z"/>
            </w:rPr>
          </w:rPrChange>
        </w:rPr>
        <w:pPrChange w:id="1442" w:author="luis angel barrancos ortiz" w:date="2015-05-30T16:46:00Z">
          <w:pPr>
            <w:ind w:firstLine="0"/>
          </w:pPr>
        </w:pPrChange>
      </w:pPr>
      <w:ins w:id="1443" w:author="luis angel barrancos ortiz" w:date="2015-05-30T16:49:00Z">
        <w:r w:rsidRPr="00CE2342">
          <w:rPr>
            <w:noProof/>
            <w:lang w:val="es-ES" w:eastAsia="es-ES"/>
          </w:rPr>
          <w:drawing>
            <wp:inline distT="0" distB="0" distL="0" distR="0" wp14:anchorId="668F74DC" wp14:editId="7DABE742">
              <wp:extent cx="3333750"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1E24BE" w:rsidRPr="007A6F19" w14:paraId="46E5FE06" w14:textId="77777777" w:rsidTr="00F72AEC">
        <w:trPr>
          <w:ins w:id="1444" w:author="luis angel barrancos ortiz" w:date="2015-05-30T16:17:00Z"/>
        </w:trPr>
        <w:tc>
          <w:tcPr>
            <w:tcW w:w="9351" w:type="dxa"/>
            <w:gridSpan w:val="2"/>
            <w:shd w:val="clear" w:color="auto" w:fill="4F81BD"/>
          </w:tcPr>
          <w:p w14:paraId="0317E62D" w14:textId="7CC382C7" w:rsidR="001E24BE" w:rsidRPr="007A6F19" w:rsidRDefault="001E24BE" w:rsidP="00F72AEC">
            <w:pPr>
              <w:contextualSpacing/>
              <w:jc w:val="center"/>
              <w:rPr>
                <w:ins w:id="1445" w:author="luis angel barrancos ortiz" w:date="2015-05-30T16:17:00Z"/>
                <w:rFonts w:cs="Calibri"/>
                <w:b/>
                <w:bCs/>
              </w:rPr>
            </w:pPr>
            <w:ins w:id="1446" w:author="luis angel barrancos ortiz" w:date="2015-05-30T16:17:00Z">
              <w:r w:rsidRPr="007A6F19">
                <w:rPr>
                  <w:rFonts w:cs="Calibri"/>
                  <w:b/>
                  <w:bCs/>
                </w:rPr>
                <w:t>CASO DE USO:</w:t>
              </w:r>
              <w:r>
                <w:rPr>
                  <w:rFonts w:cs="Calibri"/>
                  <w:b/>
                  <w:bCs/>
                </w:rPr>
                <w:t xml:space="preserve"> Asignar Ambulancia al Cuadrante</w:t>
              </w:r>
            </w:ins>
          </w:p>
        </w:tc>
      </w:tr>
      <w:tr w:rsidR="001E24BE" w:rsidRPr="007A6F19" w14:paraId="5BBC0627" w14:textId="77777777" w:rsidTr="00F72AEC">
        <w:trPr>
          <w:ins w:id="1447" w:author="luis angel barrancos ortiz" w:date="2015-05-30T16:17:00Z"/>
        </w:trPr>
        <w:tc>
          <w:tcPr>
            <w:tcW w:w="2405" w:type="dxa"/>
            <w:shd w:val="clear" w:color="auto" w:fill="DBE5F1"/>
          </w:tcPr>
          <w:p w14:paraId="004F166F" w14:textId="77777777" w:rsidR="001E24BE" w:rsidRPr="007A6F19" w:rsidRDefault="001E24BE" w:rsidP="00F72AEC">
            <w:pPr>
              <w:ind w:firstLine="0"/>
              <w:contextualSpacing/>
              <w:jc w:val="left"/>
              <w:rPr>
                <w:ins w:id="1448" w:author="luis angel barrancos ortiz" w:date="2015-05-30T16:17:00Z"/>
                <w:rFonts w:cs="Calibri"/>
                <w:b/>
                <w:bCs/>
              </w:rPr>
            </w:pPr>
            <w:ins w:id="1449" w:author="luis angel barrancos ortiz" w:date="2015-05-30T16:17:00Z">
              <w:r w:rsidRPr="007A6F19">
                <w:rPr>
                  <w:rFonts w:cs="Calibri"/>
                  <w:b/>
                  <w:bCs/>
                </w:rPr>
                <w:t>Actores Primarios:</w:t>
              </w:r>
            </w:ins>
          </w:p>
        </w:tc>
        <w:tc>
          <w:tcPr>
            <w:tcW w:w="6946" w:type="dxa"/>
          </w:tcPr>
          <w:p w14:paraId="751C5A2A" w14:textId="77777777" w:rsidR="001E24BE" w:rsidRPr="007A6F19" w:rsidRDefault="001E24BE" w:rsidP="00F72AEC">
            <w:pPr>
              <w:ind w:firstLine="0"/>
              <w:contextualSpacing/>
              <w:rPr>
                <w:ins w:id="1450" w:author="luis angel barrancos ortiz" w:date="2015-05-30T16:17:00Z"/>
              </w:rPr>
            </w:pPr>
            <w:ins w:id="1451" w:author="luis angel barrancos ortiz" w:date="2015-05-30T16:17:00Z">
              <w:r>
                <w:t>Operador</w:t>
              </w:r>
            </w:ins>
          </w:p>
        </w:tc>
      </w:tr>
      <w:tr w:rsidR="001E24BE" w:rsidRPr="007A6F19" w14:paraId="10C98B54" w14:textId="77777777" w:rsidTr="00F72AEC">
        <w:trPr>
          <w:ins w:id="1452" w:author="luis angel barrancos ortiz" w:date="2015-05-30T16:17:00Z"/>
        </w:trPr>
        <w:tc>
          <w:tcPr>
            <w:tcW w:w="2405" w:type="dxa"/>
            <w:shd w:val="clear" w:color="auto" w:fill="DBE5F1"/>
          </w:tcPr>
          <w:p w14:paraId="5744E8FF" w14:textId="77777777" w:rsidR="001E24BE" w:rsidRPr="007A6F19" w:rsidRDefault="001E24BE" w:rsidP="00F72AEC">
            <w:pPr>
              <w:ind w:firstLine="0"/>
              <w:contextualSpacing/>
              <w:jc w:val="left"/>
              <w:rPr>
                <w:ins w:id="1453" w:author="luis angel barrancos ortiz" w:date="2015-05-30T16:17:00Z"/>
                <w:rFonts w:cs="Calibri"/>
                <w:b/>
                <w:bCs/>
              </w:rPr>
            </w:pPr>
            <w:ins w:id="1454" w:author="luis angel barrancos ortiz" w:date="2015-05-30T16:17:00Z">
              <w:r w:rsidRPr="007A6F19">
                <w:rPr>
                  <w:rFonts w:cs="Calibri"/>
                  <w:b/>
                  <w:bCs/>
                </w:rPr>
                <w:t>Actores secundarios:</w:t>
              </w:r>
            </w:ins>
          </w:p>
        </w:tc>
        <w:tc>
          <w:tcPr>
            <w:tcW w:w="6946" w:type="dxa"/>
          </w:tcPr>
          <w:p w14:paraId="09AB6EE2" w14:textId="77777777" w:rsidR="001E24BE" w:rsidRPr="007A6F19" w:rsidRDefault="001E24BE" w:rsidP="00F72AEC">
            <w:pPr>
              <w:ind w:firstLine="0"/>
              <w:contextualSpacing/>
              <w:rPr>
                <w:ins w:id="1455" w:author="luis angel barrancos ortiz" w:date="2015-05-30T16:17:00Z"/>
                <w:rFonts w:cs="Calibri"/>
              </w:rPr>
            </w:pPr>
            <w:ins w:id="1456" w:author="luis angel barrancos ortiz" w:date="2015-05-30T16:17:00Z">
              <w:r>
                <w:t>Ninguno</w:t>
              </w:r>
            </w:ins>
          </w:p>
        </w:tc>
      </w:tr>
      <w:tr w:rsidR="001E24BE" w:rsidRPr="007A6F19" w14:paraId="6FEC2BA0" w14:textId="77777777" w:rsidTr="00F72AEC">
        <w:trPr>
          <w:ins w:id="1457" w:author="luis angel barrancos ortiz" w:date="2015-05-30T16:17:00Z"/>
        </w:trPr>
        <w:tc>
          <w:tcPr>
            <w:tcW w:w="2405" w:type="dxa"/>
            <w:shd w:val="clear" w:color="auto" w:fill="DBE5F1"/>
          </w:tcPr>
          <w:p w14:paraId="1EF2C3F9" w14:textId="77777777" w:rsidR="001E24BE" w:rsidRPr="007A6F19" w:rsidRDefault="001E24BE" w:rsidP="00F72AEC">
            <w:pPr>
              <w:ind w:firstLine="0"/>
              <w:contextualSpacing/>
              <w:jc w:val="left"/>
              <w:rPr>
                <w:ins w:id="1458" w:author="luis angel barrancos ortiz" w:date="2015-05-30T16:17:00Z"/>
                <w:rFonts w:cs="Calibri"/>
                <w:b/>
                <w:bCs/>
              </w:rPr>
            </w:pPr>
            <w:ins w:id="1459" w:author="luis angel barrancos ortiz" w:date="2015-05-30T16:17:00Z">
              <w:r w:rsidRPr="007A6F19">
                <w:rPr>
                  <w:rFonts w:cs="Calibri"/>
                  <w:b/>
                  <w:bCs/>
                </w:rPr>
                <w:lastRenderedPageBreak/>
                <w:t>Descripción:</w:t>
              </w:r>
            </w:ins>
          </w:p>
        </w:tc>
        <w:tc>
          <w:tcPr>
            <w:tcW w:w="6946" w:type="dxa"/>
          </w:tcPr>
          <w:p w14:paraId="6254F29C" w14:textId="58BA077C" w:rsidR="001E24BE" w:rsidRPr="007A6F19" w:rsidRDefault="001E24BE" w:rsidP="00F72AEC">
            <w:pPr>
              <w:pStyle w:val="Sinespaciado"/>
              <w:spacing w:before="240" w:beforeAutospacing="0" w:after="240" w:afterAutospacing="0"/>
              <w:ind w:firstLine="0"/>
              <w:rPr>
                <w:ins w:id="1460" w:author="luis angel barrancos ortiz" w:date="2015-05-30T16:17:00Z"/>
              </w:rPr>
            </w:pPr>
            <w:ins w:id="1461" w:author="luis angel barrancos ortiz" w:date="2015-05-30T16:17:00Z">
              <w:r>
                <w:t>Registra nuevas ambulancias y les asigna un cuadrante</w:t>
              </w:r>
            </w:ins>
          </w:p>
        </w:tc>
      </w:tr>
      <w:tr w:rsidR="001E24BE" w:rsidRPr="007A6F19" w14:paraId="779DED4A" w14:textId="77777777" w:rsidTr="00F72AEC">
        <w:trPr>
          <w:ins w:id="1462" w:author="luis angel barrancos ortiz" w:date="2015-05-30T16:17:00Z"/>
        </w:trPr>
        <w:tc>
          <w:tcPr>
            <w:tcW w:w="2405" w:type="dxa"/>
            <w:shd w:val="clear" w:color="auto" w:fill="DBE5F1"/>
          </w:tcPr>
          <w:p w14:paraId="52529AFA" w14:textId="77777777" w:rsidR="001E24BE" w:rsidRPr="007A6F19" w:rsidRDefault="001E24BE" w:rsidP="00F72AEC">
            <w:pPr>
              <w:ind w:firstLine="0"/>
              <w:contextualSpacing/>
              <w:jc w:val="left"/>
              <w:rPr>
                <w:ins w:id="1463" w:author="luis angel barrancos ortiz" w:date="2015-05-30T16:17:00Z"/>
                <w:rFonts w:cs="Calibri"/>
                <w:b/>
                <w:bCs/>
              </w:rPr>
            </w:pPr>
            <w:ins w:id="1464" w:author="luis angel barrancos ortiz" w:date="2015-05-30T16:17:00Z">
              <w:r w:rsidRPr="007A6F19">
                <w:rPr>
                  <w:rFonts w:cs="Calibri"/>
                  <w:b/>
                  <w:bCs/>
                </w:rPr>
                <w:t>Precondiciones:</w:t>
              </w:r>
            </w:ins>
          </w:p>
        </w:tc>
        <w:tc>
          <w:tcPr>
            <w:tcW w:w="6946" w:type="dxa"/>
          </w:tcPr>
          <w:p w14:paraId="46103A6B" w14:textId="77777777" w:rsidR="001E24BE" w:rsidRPr="00684655" w:rsidRDefault="001E24BE" w:rsidP="00F72AEC">
            <w:pPr>
              <w:ind w:firstLine="0"/>
              <w:rPr>
                <w:ins w:id="1465" w:author="luis angel barrancos ortiz" w:date="2015-05-30T16:17:00Z"/>
              </w:rPr>
            </w:pPr>
            <w:ins w:id="1466" w:author="luis angel barrancos ortiz" w:date="2015-05-30T16:17:00Z">
              <w:r>
                <w:t>Ninguno</w:t>
              </w:r>
            </w:ins>
          </w:p>
        </w:tc>
      </w:tr>
      <w:tr w:rsidR="001E24BE" w:rsidRPr="007A6F19" w14:paraId="06F30EF5" w14:textId="77777777" w:rsidTr="00F72AEC">
        <w:trPr>
          <w:ins w:id="1467" w:author="luis angel barrancos ortiz" w:date="2015-05-30T16:17:00Z"/>
        </w:trPr>
        <w:tc>
          <w:tcPr>
            <w:tcW w:w="2405" w:type="dxa"/>
            <w:shd w:val="clear" w:color="auto" w:fill="DBE5F1"/>
          </w:tcPr>
          <w:p w14:paraId="00A52899" w14:textId="77777777" w:rsidR="001E24BE" w:rsidRPr="007A6F19" w:rsidRDefault="001E24BE" w:rsidP="00F72AEC">
            <w:pPr>
              <w:ind w:firstLine="0"/>
              <w:contextualSpacing/>
              <w:jc w:val="left"/>
              <w:rPr>
                <w:ins w:id="1468" w:author="luis angel barrancos ortiz" w:date="2015-05-30T16:17:00Z"/>
                <w:rFonts w:cs="Calibri"/>
                <w:b/>
                <w:bCs/>
              </w:rPr>
            </w:pPr>
            <w:ins w:id="1469" w:author="luis angel barrancos ortiz" w:date="2015-05-30T16:17:00Z">
              <w:r>
                <w:rPr>
                  <w:rFonts w:cs="Calibri"/>
                  <w:b/>
                  <w:bCs/>
                </w:rPr>
                <w:t>Pos</w:t>
              </w:r>
              <w:r w:rsidRPr="007A6F19">
                <w:rPr>
                  <w:rFonts w:cs="Calibri"/>
                  <w:b/>
                  <w:bCs/>
                </w:rPr>
                <w:t xml:space="preserve"> condiciones:</w:t>
              </w:r>
            </w:ins>
          </w:p>
        </w:tc>
        <w:tc>
          <w:tcPr>
            <w:tcW w:w="6946" w:type="dxa"/>
          </w:tcPr>
          <w:p w14:paraId="5B131AAC" w14:textId="3CBF7591" w:rsidR="001E24BE" w:rsidRPr="00F56394" w:rsidRDefault="001E24BE">
            <w:pPr>
              <w:spacing w:before="240" w:beforeAutospacing="0" w:line="276" w:lineRule="auto"/>
              <w:ind w:firstLine="0"/>
              <w:contextualSpacing/>
              <w:rPr>
                <w:ins w:id="1470" w:author="luis angel barrancos ortiz" w:date="2015-05-30T16:17:00Z"/>
              </w:rPr>
            </w:pPr>
            <w:ins w:id="1471" w:author="luis angel barrancos ortiz" w:date="2015-05-30T16:18:00Z">
              <w:r>
                <w:t>Las nuevas ambulancias quedan almacenadas de forma persistente y asignadas a un cuadrante</w:t>
              </w:r>
            </w:ins>
          </w:p>
        </w:tc>
      </w:tr>
      <w:tr w:rsidR="001E24BE" w:rsidRPr="007A6F19" w14:paraId="2284216E" w14:textId="77777777" w:rsidTr="00F72AEC">
        <w:trPr>
          <w:ins w:id="1472" w:author="luis angel barrancos ortiz" w:date="2015-05-30T16:17:00Z"/>
        </w:trPr>
        <w:tc>
          <w:tcPr>
            <w:tcW w:w="2405" w:type="dxa"/>
            <w:shd w:val="clear" w:color="auto" w:fill="DBE5F1"/>
          </w:tcPr>
          <w:p w14:paraId="35917D1C" w14:textId="77777777" w:rsidR="001E24BE" w:rsidRPr="007A6F19" w:rsidRDefault="001E24BE" w:rsidP="00F72AEC">
            <w:pPr>
              <w:ind w:firstLine="0"/>
              <w:contextualSpacing/>
              <w:jc w:val="left"/>
              <w:rPr>
                <w:ins w:id="1473" w:author="luis angel barrancos ortiz" w:date="2015-05-30T16:17:00Z"/>
                <w:rFonts w:cs="Calibri"/>
                <w:b/>
                <w:bCs/>
              </w:rPr>
            </w:pPr>
            <w:ins w:id="1474" w:author="luis angel barrancos ortiz" w:date="2015-05-30T16:17:00Z">
              <w:r w:rsidRPr="007A6F19">
                <w:rPr>
                  <w:rFonts w:cs="Calibri"/>
                  <w:b/>
                  <w:bCs/>
                </w:rPr>
                <w:t>Flujo Principal:</w:t>
              </w:r>
            </w:ins>
          </w:p>
        </w:tc>
        <w:tc>
          <w:tcPr>
            <w:tcW w:w="6946" w:type="dxa"/>
          </w:tcPr>
          <w:p w14:paraId="218622B5" w14:textId="77777777" w:rsidR="001E24BE" w:rsidRDefault="00F72AEC">
            <w:pPr>
              <w:pStyle w:val="Sinespaciado"/>
              <w:numPr>
                <w:ilvl w:val="0"/>
                <w:numId w:val="51"/>
              </w:numPr>
              <w:rPr>
                <w:ins w:id="1475" w:author="luis angel barrancos ortiz" w:date="2015-05-30T16:36:00Z"/>
              </w:rPr>
              <w:pPrChange w:id="1476" w:author="luis angel barrancos ortiz" w:date="2015-05-30T16:19:00Z">
                <w:pPr>
                  <w:pStyle w:val="Sinespaciado"/>
                  <w:numPr>
                    <w:ilvl w:val="1"/>
                    <w:numId w:val="49"/>
                  </w:numPr>
                  <w:ind w:left="900" w:hanging="540"/>
                </w:pPr>
              </w:pPrChange>
            </w:pPr>
            <w:ins w:id="1477" w:author="luis angel barrancos ortiz" w:date="2015-05-30T16:36:00Z">
              <w:r>
                <w:t>Agregar</w:t>
              </w:r>
            </w:ins>
          </w:p>
          <w:p w14:paraId="676724C6" w14:textId="77777777" w:rsidR="00F72AEC" w:rsidRDefault="00F72AEC">
            <w:pPr>
              <w:pStyle w:val="Sinespaciado"/>
              <w:numPr>
                <w:ilvl w:val="1"/>
                <w:numId w:val="51"/>
              </w:numPr>
              <w:rPr>
                <w:ins w:id="1478" w:author="luis angel barrancos ortiz" w:date="2015-05-30T16:36:00Z"/>
              </w:rPr>
              <w:pPrChange w:id="1479" w:author="luis angel barrancos ortiz" w:date="2015-05-30T16:36:00Z">
                <w:pPr>
                  <w:pStyle w:val="Sinespaciado"/>
                  <w:numPr>
                    <w:ilvl w:val="1"/>
                    <w:numId w:val="49"/>
                  </w:numPr>
                  <w:ind w:left="900" w:hanging="540"/>
                </w:pPr>
              </w:pPrChange>
            </w:pPr>
            <w:ins w:id="1480" w:author="luis angel barrancos ortiz" w:date="2015-05-30T16:36:00Z">
              <w:r>
                <w:t>El operador rellena los siguientes campos:</w:t>
              </w:r>
            </w:ins>
          </w:p>
          <w:p w14:paraId="5BABD13C" w14:textId="77777777" w:rsidR="00F72AEC" w:rsidRDefault="00F72AEC">
            <w:pPr>
              <w:pStyle w:val="Sinespaciado"/>
              <w:numPr>
                <w:ilvl w:val="0"/>
                <w:numId w:val="52"/>
              </w:numPr>
              <w:rPr>
                <w:ins w:id="1481" w:author="luis angel barrancos ortiz" w:date="2015-05-30T16:37:00Z"/>
              </w:rPr>
              <w:pPrChange w:id="1482" w:author="luis angel barrancos ortiz" w:date="2015-05-30T16:36:00Z">
                <w:pPr>
                  <w:pStyle w:val="Sinespaciado"/>
                  <w:numPr>
                    <w:ilvl w:val="1"/>
                    <w:numId w:val="49"/>
                  </w:numPr>
                  <w:ind w:left="900" w:hanging="540"/>
                </w:pPr>
              </w:pPrChange>
            </w:pPr>
            <w:ins w:id="1483" w:author="luis angel barrancos ortiz" w:date="2015-05-30T16:37:00Z">
              <w:r>
                <w:t xml:space="preserve">Placa </w:t>
              </w:r>
            </w:ins>
          </w:p>
          <w:p w14:paraId="6498DA65" w14:textId="77777777" w:rsidR="00F72AEC" w:rsidRDefault="00F72AEC">
            <w:pPr>
              <w:pStyle w:val="Sinespaciado"/>
              <w:numPr>
                <w:ilvl w:val="0"/>
                <w:numId w:val="52"/>
              </w:numPr>
              <w:rPr>
                <w:ins w:id="1484" w:author="luis angel barrancos ortiz" w:date="2015-05-30T16:37:00Z"/>
              </w:rPr>
              <w:pPrChange w:id="1485" w:author="luis angel barrancos ortiz" w:date="2015-05-30T16:36:00Z">
                <w:pPr>
                  <w:pStyle w:val="Sinespaciado"/>
                  <w:numPr>
                    <w:ilvl w:val="1"/>
                    <w:numId w:val="49"/>
                  </w:numPr>
                  <w:ind w:left="900" w:hanging="540"/>
                </w:pPr>
              </w:pPrChange>
            </w:pPr>
            <w:ins w:id="1486" w:author="luis angel barrancos ortiz" w:date="2015-05-30T16:37:00Z">
              <w:r>
                <w:t>Cuadrante asignado</w:t>
              </w:r>
            </w:ins>
          </w:p>
          <w:p w14:paraId="2BDC6CE0" w14:textId="77777777" w:rsidR="00F72AEC" w:rsidRDefault="00F72AEC">
            <w:pPr>
              <w:pStyle w:val="Sinespaciado"/>
              <w:numPr>
                <w:ilvl w:val="1"/>
                <w:numId w:val="51"/>
              </w:numPr>
              <w:rPr>
                <w:ins w:id="1487" w:author="luis angel barrancos ortiz" w:date="2015-05-30T16:38:00Z"/>
              </w:rPr>
              <w:pPrChange w:id="1488" w:author="luis angel barrancos ortiz" w:date="2015-05-30T16:37:00Z">
                <w:pPr>
                  <w:pStyle w:val="Sinespaciado"/>
                  <w:numPr>
                    <w:ilvl w:val="1"/>
                    <w:numId w:val="49"/>
                  </w:numPr>
                  <w:ind w:left="900" w:hanging="540"/>
                </w:pPr>
              </w:pPrChange>
            </w:pPr>
            <w:ins w:id="1489" w:author="luis angel barrancos ortiz" w:date="2015-05-30T16:37:00Z">
              <w:r>
                <w:t xml:space="preserve">El operador selecciona la opción agregar ambulancia, de esta manera la nueva ambulancia queda almacenada de forma persistente y </w:t>
              </w:r>
            </w:ins>
            <w:ins w:id="1490" w:author="luis angel barrancos ortiz" w:date="2015-05-30T16:38:00Z">
              <w:r>
                <w:t>está</w:t>
              </w:r>
            </w:ins>
            <w:ins w:id="1491" w:author="luis angel barrancos ortiz" w:date="2015-05-30T16:37:00Z">
              <w:r>
                <w:t xml:space="preserve"> asignada a un cuadrante</w:t>
              </w:r>
            </w:ins>
          </w:p>
          <w:p w14:paraId="1D75AFC9" w14:textId="77777777" w:rsidR="00F72AEC" w:rsidRDefault="00F72AEC">
            <w:pPr>
              <w:pStyle w:val="Sinespaciado"/>
              <w:numPr>
                <w:ilvl w:val="0"/>
                <w:numId w:val="51"/>
              </w:numPr>
              <w:rPr>
                <w:ins w:id="1492" w:author="luis angel barrancos ortiz" w:date="2015-05-30T16:38:00Z"/>
              </w:rPr>
              <w:pPrChange w:id="1493" w:author="luis angel barrancos ortiz" w:date="2015-05-30T16:38:00Z">
                <w:pPr>
                  <w:pStyle w:val="Sinespaciado"/>
                  <w:numPr>
                    <w:ilvl w:val="1"/>
                    <w:numId w:val="49"/>
                  </w:numPr>
                  <w:ind w:left="900" w:hanging="540"/>
                </w:pPr>
              </w:pPrChange>
            </w:pPr>
            <w:ins w:id="1494" w:author="luis angel barrancos ortiz" w:date="2015-05-30T16:38:00Z">
              <w:r>
                <w:t>Modificar</w:t>
              </w:r>
            </w:ins>
          </w:p>
          <w:p w14:paraId="5BDD2B2C" w14:textId="77777777" w:rsidR="00F72AEC" w:rsidRDefault="00F72AEC">
            <w:pPr>
              <w:pStyle w:val="Sinespaciado"/>
              <w:numPr>
                <w:ilvl w:val="1"/>
                <w:numId w:val="51"/>
              </w:numPr>
              <w:rPr>
                <w:ins w:id="1495" w:author="luis angel barrancos ortiz" w:date="2015-05-30T16:38:00Z"/>
              </w:rPr>
              <w:pPrChange w:id="1496" w:author="luis angel barrancos ortiz" w:date="2015-05-30T16:38:00Z">
                <w:pPr>
                  <w:pStyle w:val="Sinespaciado"/>
                  <w:numPr>
                    <w:ilvl w:val="1"/>
                    <w:numId w:val="49"/>
                  </w:numPr>
                  <w:ind w:left="900" w:hanging="540"/>
                </w:pPr>
              </w:pPrChange>
            </w:pPr>
            <w:ins w:id="1497" w:author="luis angel barrancos ortiz" w:date="2015-05-30T16:38:00Z">
              <w:r>
                <w:t>A el operador se le desplegara una lista con las ambulancias disponibles</w:t>
              </w:r>
            </w:ins>
          </w:p>
          <w:p w14:paraId="1193B49D" w14:textId="77777777" w:rsidR="00F72AEC" w:rsidRDefault="00F72AEC">
            <w:pPr>
              <w:pStyle w:val="Sinespaciado"/>
              <w:numPr>
                <w:ilvl w:val="1"/>
                <w:numId w:val="51"/>
              </w:numPr>
              <w:rPr>
                <w:ins w:id="1498" w:author="luis angel barrancos ortiz" w:date="2015-05-30T16:39:00Z"/>
              </w:rPr>
              <w:pPrChange w:id="1499" w:author="luis angel barrancos ortiz" w:date="2015-05-30T16:38:00Z">
                <w:pPr>
                  <w:pStyle w:val="Sinespaciado"/>
                  <w:numPr>
                    <w:ilvl w:val="1"/>
                    <w:numId w:val="49"/>
                  </w:numPr>
                  <w:ind w:left="900" w:hanging="540"/>
                </w:pPr>
              </w:pPrChange>
            </w:pPr>
            <w:ins w:id="1500" w:author="luis angel barrancos ortiz" w:date="2015-05-30T16:39:00Z">
              <w:r>
                <w:t>El operador deberá seleccionar una ambulancia de la lista</w:t>
              </w:r>
            </w:ins>
          </w:p>
          <w:p w14:paraId="4015D50A" w14:textId="77777777" w:rsidR="00F72AEC" w:rsidRDefault="00F72AEC">
            <w:pPr>
              <w:pStyle w:val="Sinespaciado"/>
              <w:numPr>
                <w:ilvl w:val="1"/>
                <w:numId w:val="51"/>
              </w:numPr>
              <w:rPr>
                <w:ins w:id="1501" w:author="luis angel barrancos ortiz" w:date="2015-05-30T16:39:00Z"/>
              </w:rPr>
              <w:pPrChange w:id="1502" w:author="luis angel barrancos ortiz" w:date="2015-05-30T16:38:00Z">
                <w:pPr>
                  <w:pStyle w:val="Sinespaciado"/>
                  <w:numPr>
                    <w:ilvl w:val="1"/>
                    <w:numId w:val="49"/>
                  </w:numPr>
                  <w:ind w:left="900" w:hanging="540"/>
                </w:pPr>
              </w:pPrChange>
            </w:pPr>
            <w:ins w:id="1503" w:author="luis angel barrancos ortiz" w:date="2015-05-30T16:39:00Z">
              <w:r>
                <w:t>Los datos de la ambulancia seleccionada serán cargados</w:t>
              </w:r>
            </w:ins>
          </w:p>
          <w:p w14:paraId="3F361BDA" w14:textId="77777777" w:rsidR="00F72AEC" w:rsidRDefault="00F72AEC">
            <w:pPr>
              <w:pStyle w:val="Sinespaciado"/>
              <w:numPr>
                <w:ilvl w:val="1"/>
                <w:numId w:val="51"/>
              </w:numPr>
              <w:rPr>
                <w:ins w:id="1504" w:author="luis angel barrancos ortiz" w:date="2015-05-30T16:39:00Z"/>
              </w:rPr>
              <w:pPrChange w:id="1505" w:author="luis angel barrancos ortiz" w:date="2015-05-30T16:38:00Z">
                <w:pPr>
                  <w:pStyle w:val="Sinespaciado"/>
                  <w:numPr>
                    <w:ilvl w:val="1"/>
                    <w:numId w:val="49"/>
                  </w:numPr>
                  <w:ind w:left="900" w:hanging="540"/>
                </w:pPr>
              </w:pPrChange>
            </w:pPr>
            <w:ins w:id="1506" w:author="luis angel barrancos ortiz" w:date="2015-05-30T16:39:00Z">
              <w:r>
                <w:t>El operador podrá modificar los siguientes campos:</w:t>
              </w:r>
            </w:ins>
          </w:p>
          <w:p w14:paraId="53B9602F" w14:textId="77777777" w:rsidR="00F72AEC" w:rsidRDefault="00F72AEC">
            <w:pPr>
              <w:pStyle w:val="Sinespaciado"/>
              <w:numPr>
                <w:ilvl w:val="0"/>
                <w:numId w:val="53"/>
              </w:numPr>
              <w:rPr>
                <w:ins w:id="1507" w:author="luis angel barrancos ortiz" w:date="2015-05-30T16:40:00Z"/>
              </w:rPr>
              <w:pPrChange w:id="1508" w:author="luis angel barrancos ortiz" w:date="2015-05-30T16:40:00Z">
                <w:pPr>
                  <w:pStyle w:val="Sinespaciado"/>
                  <w:numPr>
                    <w:ilvl w:val="1"/>
                    <w:numId w:val="49"/>
                  </w:numPr>
                  <w:ind w:left="900" w:hanging="540"/>
                </w:pPr>
              </w:pPrChange>
            </w:pPr>
            <w:ins w:id="1509" w:author="luis angel barrancos ortiz" w:date="2015-05-30T16:40:00Z">
              <w:r>
                <w:t>Placa</w:t>
              </w:r>
            </w:ins>
          </w:p>
          <w:p w14:paraId="1F716261" w14:textId="77777777" w:rsidR="00F72AEC" w:rsidRDefault="00F72AEC">
            <w:pPr>
              <w:pStyle w:val="Sinespaciado"/>
              <w:numPr>
                <w:ilvl w:val="0"/>
                <w:numId w:val="53"/>
              </w:numPr>
              <w:rPr>
                <w:ins w:id="1510" w:author="luis angel barrancos ortiz" w:date="2015-05-30T16:40:00Z"/>
              </w:rPr>
              <w:pPrChange w:id="1511" w:author="luis angel barrancos ortiz" w:date="2015-05-30T16:40:00Z">
                <w:pPr>
                  <w:pStyle w:val="Sinespaciado"/>
                  <w:numPr>
                    <w:ilvl w:val="1"/>
                    <w:numId w:val="49"/>
                  </w:numPr>
                  <w:ind w:left="900" w:hanging="540"/>
                </w:pPr>
              </w:pPrChange>
            </w:pPr>
            <w:ins w:id="1512" w:author="luis angel barrancos ortiz" w:date="2015-05-30T16:40:00Z">
              <w:r>
                <w:t>Cuadrante asignado</w:t>
              </w:r>
            </w:ins>
          </w:p>
          <w:p w14:paraId="411D77A7" w14:textId="52B43B7B" w:rsidR="00F72AEC" w:rsidRPr="00E62D19" w:rsidRDefault="00F72AEC">
            <w:pPr>
              <w:pStyle w:val="Sinespaciado"/>
              <w:numPr>
                <w:ilvl w:val="1"/>
                <w:numId w:val="51"/>
              </w:numPr>
              <w:rPr>
                <w:ins w:id="1513" w:author="luis angel barrancos ortiz" w:date="2015-05-30T16:17:00Z"/>
              </w:rPr>
              <w:pPrChange w:id="1514" w:author="luis angel barrancos ortiz" w:date="2015-05-30T16:40:00Z">
                <w:pPr>
                  <w:pStyle w:val="Sinespaciado"/>
                  <w:numPr>
                    <w:ilvl w:val="1"/>
                    <w:numId w:val="49"/>
                  </w:numPr>
                  <w:ind w:left="900" w:hanging="540"/>
                </w:pPr>
              </w:pPrChange>
            </w:pPr>
            <w:ins w:id="1515" w:author="luis angel barrancos ortiz" w:date="2015-05-30T16:40:00Z">
              <w:r>
                <w:t>Para finalizar el operador selecciona la opción modificar, de esta manera los datos modificados quedan almacenados de forma persistente</w:t>
              </w:r>
            </w:ins>
          </w:p>
        </w:tc>
      </w:tr>
      <w:tr w:rsidR="001E24BE" w:rsidRPr="007A6F19" w14:paraId="00F21529" w14:textId="77777777" w:rsidTr="00F72AEC">
        <w:trPr>
          <w:ins w:id="1516" w:author="luis angel barrancos ortiz" w:date="2015-05-30T16:17:00Z"/>
        </w:trPr>
        <w:tc>
          <w:tcPr>
            <w:tcW w:w="2405" w:type="dxa"/>
            <w:shd w:val="clear" w:color="auto" w:fill="DBE5F1"/>
          </w:tcPr>
          <w:p w14:paraId="420331AF" w14:textId="34AE4CAC" w:rsidR="001E24BE" w:rsidRPr="007A6F19" w:rsidRDefault="001E24BE" w:rsidP="00F72AEC">
            <w:pPr>
              <w:ind w:right="-250" w:firstLine="0"/>
              <w:contextualSpacing/>
              <w:jc w:val="left"/>
              <w:rPr>
                <w:ins w:id="1517" w:author="luis angel barrancos ortiz" w:date="2015-05-30T16:17:00Z"/>
                <w:rFonts w:cs="Calibri"/>
                <w:b/>
                <w:bCs/>
              </w:rPr>
            </w:pPr>
            <w:ins w:id="1518" w:author="luis angel barrancos ortiz" w:date="2015-05-30T16:17:00Z">
              <w:r w:rsidRPr="007A6F19">
                <w:rPr>
                  <w:rFonts w:cs="Calibri"/>
                  <w:b/>
                  <w:bCs/>
                </w:rPr>
                <w:t>Flujo(s) alternativo(s):</w:t>
              </w:r>
            </w:ins>
          </w:p>
        </w:tc>
        <w:tc>
          <w:tcPr>
            <w:tcW w:w="6946" w:type="dxa"/>
          </w:tcPr>
          <w:p w14:paraId="0F95CD4F" w14:textId="77777777" w:rsidR="001E24BE" w:rsidRPr="00165A3E" w:rsidRDefault="001E24BE" w:rsidP="00F72AEC">
            <w:pPr>
              <w:spacing w:after="0" w:line="276" w:lineRule="auto"/>
              <w:ind w:firstLine="0"/>
              <w:contextualSpacing/>
              <w:rPr>
                <w:ins w:id="1519" w:author="luis angel barrancos ortiz" w:date="2015-05-30T16:17:00Z"/>
              </w:rPr>
            </w:pPr>
            <w:ins w:id="1520" w:author="luis angel barrancos ortiz" w:date="2015-05-30T16:17:00Z">
              <w:r>
                <w:t xml:space="preserve">    Ninguno</w:t>
              </w:r>
            </w:ins>
          </w:p>
        </w:tc>
      </w:tr>
    </w:tbl>
    <w:p w14:paraId="72F77F04" w14:textId="3A21FCBA" w:rsidR="001E24BE" w:rsidRPr="001E24BE" w:rsidRDefault="00F72AEC">
      <w:pPr>
        <w:rPr>
          <w:ins w:id="1521" w:author="carlos cruz" w:date="2015-05-30T10:00:00Z"/>
          <w:lang w:val="es-ES"/>
          <w:rPrChange w:id="1522" w:author="luis angel barrancos ortiz" w:date="2015-05-30T16:17:00Z">
            <w:rPr>
              <w:ins w:id="1523" w:author="carlos cruz" w:date="2015-05-30T10:00:00Z"/>
            </w:rPr>
          </w:rPrChange>
        </w:rPr>
        <w:pPrChange w:id="1524" w:author="luis angel barrancos ortiz" w:date="2015-05-30T16:17:00Z">
          <w:pPr>
            <w:ind w:firstLine="0"/>
          </w:pPr>
        </w:pPrChange>
      </w:pPr>
      <w:ins w:id="1525" w:author="luis angel barrancos ortiz" w:date="2015-05-30T16:42:00Z">
        <w:r w:rsidRPr="00F72AEC">
          <w:rPr>
            <w:noProof/>
            <w:lang w:val="es-ES" w:eastAsia="es-ES"/>
          </w:rPr>
          <w:lastRenderedPageBreak/>
          <w:drawing>
            <wp:inline distT="0" distB="0" distL="0" distR="0" wp14:anchorId="30F5C159" wp14:editId="717204BB">
              <wp:extent cx="5791835" cy="2965074"/>
              <wp:effectExtent l="0" t="0" r="0" b="6985"/>
              <wp:docPr id="47" name="Imagen 47" descr="C:\Users\USUARIO\Desktop\mockup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ockup_1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2965074"/>
                      </a:xfrm>
                      <a:prstGeom prst="rect">
                        <a:avLst/>
                      </a:prstGeom>
                      <a:noFill/>
                      <a:ln>
                        <a:noFill/>
                      </a:ln>
                    </pic:spPr>
                  </pic:pic>
                </a:graphicData>
              </a:graphic>
            </wp:inline>
          </w:drawing>
        </w:r>
      </w:ins>
    </w:p>
    <w:p w14:paraId="1CA9CC96" w14:textId="77777777" w:rsidR="00CE5310" w:rsidRPr="007266BF" w:rsidRDefault="00CE5310" w:rsidP="00CE5310">
      <w:pPr>
        <w:pStyle w:val="Ttulo2"/>
        <w:numPr>
          <w:ilvl w:val="1"/>
          <w:numId w:val="19"/>
        </w:numPr>
        <w:spacing w:before="100" w:after="100"/>
        <w:ind w:left="794" w:hanging="397"/>
        <w:rPr>
          <w:ins w:id="1526" w:author="carlos cruz" w:date="2015-05-30T10:01:00Z"/>
        </w:rPr>
      </w:pPr>
      <w:ins w:id="1527" w:author="carlos cruz" w:date="2015-05-30T10:01:00Z">
        <w:r w:rsidRPr="007266BF">
          <w:lastRenderedPageBreak/>
          <w:t>Diagrama general de Casos de Usos</w:t>
        </w:r>
      </w:ins>
    </w:p>
    <w:p w14:paraId="4DFFBDD5" w14:textId="75068765" w:rsidR="0082056F" w:rsidRPr="00704064" w:rsidRDefault="00704064">
      <w:pPr>
        <w:pStyle w:val="Prrafodelista"/>
        <w:numPr>
          <w:ilvl w:val="0"/>
          <w:numId w:val="0"/>
        </w:numPr>
        <w:ind w:left="284"/>
        <w:rPr>
          <w:lang w:val="es-ES"/>
          <w:rPrChange w:id="1528" w:author="carlos cruz" w:date="2015-05-30T10:00:00Z">
            <w:rPr/>
          </w:rPrChange>
        </w:rPr>
        <w:pPrChange w:id="1529" w:author="carlos cruz" w:date="2015-05-30T16:57:00Z">
          <w:pPr>
            <w:ind w:firstLine="0"/>
          </w:pPr>
        </w:pPrChange>
      </w:pPr>
      <w:ins w:id="1530" w:author="carlos cruz" w:date="2015-05-30T16:57:00Z">
        <w:r w:rsidRPr="00704064">
          <w:rPr>
            <w:noProof/>
            <w:lang w:val="es-ES" w:eastAsia="es-ES"/>
          </w:rPr>
          <w:drawing>
            <wp:inline distT="0" distB="0" distL="0" distR="0" wp14:anchorId="2E808E3D" wp14:editId="6C7A07C8">
              <wp:extent cx="5791835" cy="4665818"/>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4665818"/>
                      </a:xfrm>
                      <a:prstGeom prst="rect">
                        <a:avLst/>
                      </a:prstGeom>
                      <a:noFill/>
                      <a:ln>
                        <a:noFill/>
                      </a:ln>
                    </pic:spPr>
                  </pic:pic>
                </a:graphicData>
              </a:graphic>
            </wp:inline>
          </w:drawing>
        </w:r>
      </w:ins>
    </w:p>
    <w:p w14:paraId="07A14573" w14:textId="77777777" w:rsidR="006F3FF2" w:rsidRDefault="006F3FF2" w:rsidP="006F3FF2">
      <w:pPr>
        <w:pStyle w:val="Ttulo1"/>
        <w:numPr>
          <w:ilvl w:val="0"/>
          <w:numId w:val="19"/>
        </w:numPr>
        <w:spacing w:before="100" w:after="100"/>
        <w:ind w:left="454" w:hanging="227"/>
        <w:rPr>
          <w:ins w:id="1531" w:author="carlos cruz" w:date="2015-05-30T10:01:00Z"/>
        </w:rPr>
      </w:pPr>
      <w:bookmarkStart w:id="1532" w:name="_Toc417646136"/>
      <w:r>
        <w:lastRenderedPageBreak/>
        <w:t>ANÁLISIS</w:t>
      </w:r>
      <w:bookmarkEnd w:id="1532"/>
    </w:p>
    <w:p w14:paraId="3D059A17" w14:textId="77777777" w:rsidR="00CE5310" w:rsidRDefault="00CE5310" w:rsidP="00CE5310">
      <w:pPr>
        <w:pStyle w:val="Ttulo2"/>
        <w:numPr>
          <w:ilvl w:val="1"/>
          <w:numId w:val="19"/>
        </w:numPr>
        <w:spacing w:before="100" w:after="100"/>
        <w:ind w:left="794" w:hanging="397"/>
        <w:rPr>
          <w:ins w:id="1533" w:author="carlos cruz" w:date="2015-05-30T10:01:00Z"/>
        </w:rPr>
      </w:pPr>
      <w:ins w:id="1534" w:author="carlos cruz" w:date="2015-05-30T10:01:00Z">
        <w:r>
          <w:t>Análisis de la Arquitectura</w:t>
        </w:r>
      </w:ins>
    </w:p>
    <w:p w14:paraId="1AF548FD" w14:textId="77777777" w:rsidR="00CE5310" w:rsidRDefault="00CE5310" w:rsidP="00CE5310">
      <w:pPr>
        <w:pStyle w:val="Ttulo3"/>
        <w:keepLines w:val="0"/>
        <w:numPr>
          <w:ilvl w:val="2"/>
          <w:numId w:val="19"/>
        </w:numPr>
        <w:spacing w:before="0" w:beforeAutospacing="0" w:afterAutospacing="0" w:line="240" w:lineRule="auto"/>
        <w:ind w:left="1418" w:hanging="851"/>
        <w:rPr>
          <w:ins w:id="1535" w:author="carlos cruz" w:date="2015-05-30T10:01:00Z"/>
        </w:rPr>
      </w:pPr>
      <w:ins w:id="1536" w:author="carlos cruz" w:date="2015-05-30T10:01:00Z">
        <w:r>
          <w:t>Identificación de Paquetes</w:t>
        </w:r>
      </w:ins>
    </w:p>
    <w:p w14:paraId="4EFDC336" w14:textId="77777777" w:rsidR="00CE5310" w:rsidRPr="00A52731" w:rsidRDefault="00FA4B39">
      <w:pPr>
        <w:pStyle w:val="Encabezado"/>
        <w:tabs>
          <w:tab w:val="clear" w:pos="4419"/>
          <w:tab w:val="clear" w:pos="8838"/>
        </w:tabs>
        <w:spacing w:before="100" w:after="100" w:line="360" w:lineRule="auto"/>
        <w:rPr>
          <w:ins w:id="1537" w:author="carlos cruz" w:date="2015-05-30T10:01:00Z"/>
          <w:lang w:eastAsia="es-BO"/>
        </w:rPr>
        <w:pPrChange w:id="1538" w:author="carlos cruz" w:date="2015-05-30T16:12:00Z">
          <w:pPr/>
        </w:pPrChange>
      </w:pPr>
      <w:ins w:id="1539" w:author="carlos cruz" w:date="2015-05-30T16:12:00Z">
        <w:r w:rsidRPr="00D85BB1">
          <w:rPr>
            <w:noProof/>
            <w:lang w:val="es-ES" w:eastAsia="es-ES"/>
          </w:rPr>
          <w:drawing>
            <wp:inline distT="0" distB="0" distL="0" distR="0" wp14:anchorId="78E8B67C" wp14:editId="12ADAFCE">
              <wp:extent cx="5076825" cy="4000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6825" cy="4000500"/>
                      </a:xfrm>
                      <a:prstGeom prst="rect">
                        <a:avLst/>
                      </a:prstGeom>
                      <a:noFill/>
                      <a:ln>
                        <a:noFill/>
                      </a:ln>
                    </pic:spPr>
                  </pic:pic>
                </a:graphicData>
              </a:graphic>
            </wp:inline>
          </w:drawing>
        </w:r>
      </w:ins>
    </w:p>
    <w:p w14:paraId="50BAD42C" w14:textId="3705EE80" w:rsidR="004A4E65" w:rsidRDefault="004A4E65" w:rsidP="00EF076B">
      <w:pPr>
        <w:pStyle w:val="Ttulo3"/>
        <w:keepLines w:val="0"/>
        <w:numPr>
          <w:ilvl w:val="2"/>
          <w:numId w:val="19"/>
        </w:numPr>
        <w:spacing w:before="0" w:beforeAutospacing="0" w:afterAutospacing="0" w:line="240" w:lineRule="auto"/>
        <w:ind w:left="1418" w:hanging="851"/>
        <w:jc w:val="left"/>
        <w:rPr>
          <w:ins w:id="1540" w:author="carlos cruz" w:date="2015-05-30T17:05:00Z"/>
        </w:rPr>
      </w:pPr>
      <w:ins w:id="1541" w:author="carlos cruz" w:date="2015-05-30T17:05:00Z">
        <w:r w:rsidRPr="003D654E">
          <w:t>Encapsulamiento de Casos de Uso y Actores en Paquete</w:t>
        </w:r>
        <w:r>
          <w:t>s</w:t>
        </w:r>
      </w:ins>
    </w:p>
    <w:p w14:paraId="6FE2DDE9" w14:textId="6FF4AAB7" w:rsidR="00EF076B" w:rsidRPr="00B11ED8" w:rsidRDefault="0062420F">
      <w:pPr>
        <w:rPr>
          <w:ins w:id="1542" w:author="carlos cruz" w:date="2015-05-30T16:30:00Z"/>
          <w:rPrChange w:id="1543" w:author="carlos cruz" w:date="2015-05-30T16:30:00Z">
            <w:rPr>
              <w:ins w:id="1544" w:author="carlos cruz" w:date="2015-05-30T16:30:00Z"/>
            </w:rPr>
          </w:rPrChange>
        </w:rPr>
        <w:pPrChange w:id="1545" w:author="carlos cruz" w:date="2015-05-30T16:24:00Z">
          <w:pPr>
            <w:pStyle w:val="Ttulo3"/>
            <w:keepLines w:val="0"/>
            <w:numPr>
              <w:ilvl w:val="2"/>
              <w:numId w:val="19"/>
            </w:numPr>
            <w:spacing w:before="0" w:beforeAutospacing="0" w:afterAutospacing="0" w:line="240" w:lineRule="auto"/>
            <w:ind w:left="1418" w:hanging="851"/>
            <w:jc w:val="left"/>
          </w:pPr>
        </w:pPrChange>
      </w:pPr>
      <w:ins w:id="1546" w:author="carlos cruz" w:date="2015-05-30T16:26:00Z">
        <w:r w:rsidRPr="00B11ED8">
          <w:rPr>
            <w:b/>
            <w:rPrChange w:id="1547" w:author="carlos cruz" w:date="2015-05-30T16:30:00Z">
              <w:rPr>
                <w:b w:val="0"/>
                <w:bCs w:val="0"/>
              </w:rPr>
            </w:rPrChange>
          </w:rPr>
          <w:t>Modulo 1: Aplicación Móvil Ambulancia</w:t>
        </w:r>
      </w:ins>
      <w:ins w:id="1548" w:author="carlos cruz" w:date="2015-05-30T16:30:00Z">
        <w:r w:rsidR="00B11ED8" w:rsidRPr="00B11ED8">
          <w:rPr>
            <w:b/>
            <w:rPrChange w:id="1549" w:author="carlos cruz" w:date="2015-05-30T16:30:00Z">
              <w:rPr>
                <w:b w:val="0"/>
                <w:bCs w:val="0"/>
              </w:rPr>
            </w:rPrChange>
          </w:rPr>
          <w:t>.</w:t>
        </w:r>
      </w:ins>
    </w:p>
    <w:p w14:paraId="1FCF54CB" w14:textId="6EABC5E0" w:rsidR="00B11ED8" w:rsidRDefault="00704064">
      <w:pPr>
        <w:rPr>
          <w:ins w:id="1550" w:author="carlos cruz" w:date="2015-05-30T16:26:00Z"/>
        </w:rPr>
        <w:pPrChange w:id="1551" w:author="carlos cruz" w:date="2015-05-30T16:24:00Z">
          <w:pPr>
            <w:pStyle w:val="Ttulo3"/>
            <w:keepLines w:val="0"/>
            <w:numPr>
              <w:ilvl w:val="2"/>
              <w:numId w:val="19"/>
            </w:numPr>
            <w:spacing w:before="0" w:beforeAutospacing="0" w:afterAutospacing="0" w:line="240" w:lineRule="auto"/>
            <w:ind w:left="1418" w:hanging="851"/>
            <w:jc w:val="left"/>
          </w:pPr>
        </w:pPrChange>
      </w:pPr>
      <w:ins w:id="1552" w:author="carlos cruz" w:date="2015-05-30T16:46:00Z">
        <w:r w:rsidRPr="00704064">
          <w:rPr>
            <w:noProof/>
            <w:lang w:val="es-ES" w:eastAsia="es-ES"/>
            <w:rPrChange w:id="1553" w:author="Server Document" w:date="2015-05-30T17:15:00Z">
              <w:rPr>
                <w:b w:val="0"/>
                <w:bCs w:val="0"/>
                <w:noProof/>
                <w:lang w:val="es-ES" w:eastAsia="es-ES"/>
              </w:rPr>
            </w:rPrChange>
          </w:rPr>
          <w:lastRenderedPageBreak/>
          <w:drawing>
            <wp:inline distT="0" distB="0" distL="0" distR="0" wp14:anchorId="5FE86686" wp14:editId="0FE1FA0A">
              <wp:extent cx="5038725" cy="33909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3390900"/>
                      </a:xfrm>
                      <a:prstGeom prst="rect">
                        <a:avLst/>
                      </a:prstGeom>
                      <a:noFill/>
                      <a:ln>
                        <a:noFill/>
                      </a:ln>
                    </pic:spPr>
                  </pic:pic>
                </a:graphicData>
              </a:graphic>
            </wp:inline>
          </w:drawing>
        </w:r>
      </w:ins>
    </w:p>
    <w:p w14:paraId="7D215EDF" w14:textId="217E57C2" w:rsidR="0062420F" w:rsidRDefault="00B70AF4">
      <w:pPr>
        <w:rPr>
          <w:ins w:id="1554" w:author="carlos cruz" w:date="2015-05-30T16:30:00Z"/>
        </w:rPr>
        <w:pPrChange w:id="1555" w:author="carlos cruz" w:date="2015-05-30T16:24:00Z">
          <w:pPr>
            <w:pStyle w:val="Ttulo3"/>
            <w:keepLines w:val="0"/>
            <w:numPr>
              <w:ilvl w:val="2"/>
              <w:numId w:val="19"/>
            </w:numPr>
            <w:spacing w:before="0" w:beforeAutospacing="0" w:afterAutospacing="0" w:line="240" w:lineRule="auto"/>
            <w:ind w:left="1418" w:hanging="851"/>
            <w:jc w:val="left"/>
          </w:pPr>
        </w:pPrChange>
      </w:pPr>
      <w:ins w:id="1556" w:author="carlos cruz" w:date="2015-05-30T17:08:00Z">
        <w:r w:rsidRPr="00B70AF4">
          <w:rPr>
            <w:b/>
          </w:rPr>
          <w:t>Módulo</w:t>
        </w:r>
      </w:ins>
      <w:ins w:id="1557" w:author="carlos cruz" w:date="2015-05-30T16:26:00Z">
        <w:r w:rsidR="0062420F" w:rsidRPr="00B11ED8">
          <w:rPr>
            <w:b/>
            <w:rPrChange w:id="1558" w:author="carlos cruz" w:date="2015-05-30T16:30:00Z">
              <w:rPr>
                <w:b w:val="0"/>
                <w:bCs w:val="0"/>
              </w:rPr>
            </w:rPrChange>
          </w:rPr>
          <w:t xml:space="preserve"> 2: </w:t>
        </w:r>
      </w:ins>
      <w:ins w:id="1559" w:author="carlos cruz" w:date="2015-05-30T16:27:00Z">
        <w:r w:rsidR="0062420F" w:rsidRPr="00B11ED8">
          <w:rPr>
            <w:b/>
            <w:rPrChange w:id="1560" w:author="carlos cruz" w:date="2015-05-30T16:30:00Z">
              <w:rPr>
                <w:b w:val="0"/>
                <w:bCs w:val="0"/>
              </w:rPr>
            </w:rPrChange>
          </w:rPr>
          <w:t>Aplicación</w:t>
        </w:r>
      </w:ins>
      <w:ins w:id="1561" w:author="carlos cruz" w:date="2015-05-30T16:26:00Z">
        <w:r w:rsidR="0062420F" w:rsidRPr="00B11ED8">
          <w:rPr>
            <w:b/>
            <w:rPrChange w:id="1562" w:author="carlos cruz" w:date="2015-05-30T16:30:00Z">
              <w:rPr>
                <w:b w:val="0"/>
                <w:bCs w:val="0"/>
              </w:rPr>
            </w:rPrChange>
          </w:rPr>
          <w:t xml:space="preserve"> </w:t>
        </w:r>
      </w:ins>
      <w:ins w:id="1563" w:author="carlos cruz" w:date="2015-05-30T16:27:00Z">
        <w:r w:rsidR="0062420F" w:rsidRPr="00B11ED8">
          <w:rPr>
            <w:b/>
            <w:rPrChange w:id="1564" w:author="carlos cruz" w:date="2015-05-30T16:30:00Z">
              <w:rPr>
                <w:b w:val="0"/>
                <w:bCs w:val="0"/>
              </w:rPr>
            </w:rPrChange>
          </w:rPr>
          <w:t>Móvil Cliente</w:t>
        </w:r>
      </w:ins>
      <w:ins w:id="1565" w:author="carlos cruz" w:date="2015-05-30T16:30:00Z">
        <w:r w:rsidR="00B11ED8">
          <w:rPr>
            <w:b/>
          </w:rPr>
          <w:t>.</w:t>
        </w:r>
      </w:ins>
    </w:p>
    <w:p w14:paraId="1EF01D43" w14:textId="680B494D" w:rsidR="00B11ED8" w:rsidRPr="00704064" w:rsidRDefault="00704064">
      <w:pPr>
        <w:pStyle w:val="TDC1"/>
        <w:tabs>
          <w:tab w:val="clear" w:pos="1320"/>
          <w:tab w:val="clear" w:pos="9111"/>
        </w:tabs>
        <w:rPr>
          <w:ins w:id="1566" w:author="carlos cruz" w:date="2015-05-30T16:27:00Z"/>
          <w:lang w:val="es-ES" w:eastAsia="es-ES"/>
          <w:rPrChange w:id="1567" w:author="carlos cruz" w:date="2015-05-30T16:40:00Z">
            <w:rPr>
              <w:ins w:id="1568" w:author="carlos cruz" w:date="2015-05-30T16:27:00Z"/>
            </w:rPr>
          </w:rPrChange>
        </w:rPr>
        <w:pPrChange w:id="1569" w:author="carlos cruz" w:date="2015-05-30T16:40:00Z">
          <w:pPr>
            <w:pStyle w:val="Ttulo3"/>
            <w:keepLines w:val="0"/>
            <w:numPr>
              <w:ilvl w:val="2"/>
              <w:numId w:val="19"/>
            </w:numPr>
            <w:spacing w:before="0" w:beforeAutospacing="0" w:afterAutospacing="0" w:line="240" w:lineRule="auto"/>
            <w:ind w:left="1418" w:hanging="851"/>
            <w:jc w:val="left"/>
          </w:pPr>
        </w:pPrChange>
      </w:pPr>
      <w:ins w:id="1570" w:author="carlos cruz" w:date="2015-05-30T16:40:00Z">
        <w:r w:rsidRPr="00704064">
          <w:rPr>
            <w:lang w:val="es-ES" w:eastAsia="es-ES"/>
            <w:rPrChange w:id="1571" w:author="Server Document" w:date="2015-05-30T17:15:00Z">
              <w:rPr>
                <w:bCs w:val="0"/>
                <w:lang w:val="es-ES" w:eastAsia="es-ES"/>
              </w:rPr>
            </w:rPrChange>
          </w:rPr>
          <w:drawing>
            <wp:inline distT="0" distB="0" distL="0" distR="0" wp14:anchorId="7F0FC8E9" wp14:editId="228A9A31">
              <wp:extent cx="4248150" cy="3829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8150" cy="3829050"/>
                      </a:xfrm>
                      <a:prstGeom prst="rect">
                        <a:avLst/>
                      </a:prstGeom>
                      <a:noFill/>
                      <a:ln>
                        <a:noFill/>
                      </a:ln>
                    </pic:spPr>
                  </pic:pic>
                </a:graphicData>
              </a:graphic>
            </wp:inline>
          </w:drawing>
        </w:r>
      </w:ins>
    </w:p>
    <w:p w14:paraId="5EF19AF5" w14:textId="7E62BD1F" w:rsidR="0062420F" w:rsidRDefault="00B70AF4">
      <w:pPr>
        <w:rPr>
          <w:ins w:id="1572" w:author="carlos cruz" w:date="2015-05-30T16:31:00Z"/>
        </w:rPr>
        <w:pPrChange w:id="1573" w:author="carlos cruz" w:date="2015-05-30T16:24:00Z">
          <w:pPr>
            <w:pStyle w:val="Ttulo3"/>
            <w:keepLines w:val="0"/>
            <w:numPr>
              <w:ilvl w:val="2"/>
              <w:numId w:val="19"/>
            </w:numPr>
            <w:spacing w:before="0" w:beforeAutospacing="0" w:afterAutospacing="0" w:line="240" w:lineRule="auto"/>
            <w:ind w:left="1418" w:hanging="851"/>
            <w:jc w:val="left"/>
          </w:pPr>
        </w:pPrChange>
      </w:pPr>
      <w:ins w:id="1574" w:author="carlos cruz" w:date="2015-05-30T17:08:00Z">
        <w:r w:rsidRPr="00B70AF4">
          <w:rPr>
            <w:b/>
          </w:rPr>
          <w:lastRenderedPageBreak/>
          <w:t>Módulo</w:t>
        </w:r>
      </w:ins>
      <w:ins w:id="1575" w:author="carlos cruz" w:date="2015-05-30T16:27:00Z">
        <w:r w:rsidR="0062420F" w:rsidRPr="00B11ED8">
          <w:rPr>
            <w:b/>
            <w:rPrChange w:id="1576" w:author="carlos cruz" w:date="2015-05-30T16:30:00Z">
              <w:rPr>
                <w:b w:val="0"/>
                <w:bCs w:val="0"/>
              </w:rPr>
            </w:rPrChange>
          </w:rPr>
          <w:t xml:space="preserve"> 3: Aplicación Web</w:t>
        </w:r>
      </w:ins>
      <w:ins w:id="1577" w:author="carlos cruz" w:date="2015-05-30T16:31:00Z">
        <w:r w:rsidR="00B11ED8">
          <w:rPr>
            <w:b/>
          </w:rPr>
          <w:t>.</w:t>
        </w:r>
      </w:ins>
    </w:p>
    <w:p w14:paraId="3759749F" w14:textId="6AEA2B69" w:rsidR="00B11ED8" w:rsidRPr="00704064" w:rsidRDefault="00704064">
      <w:pPr>
        <w:pStyle w:val="TDC1"/>
        <w:tabs>
          <w:tab w:val="clear" w:pos="1320"/>
          <w:tab w:val="clear" w:pos="9111"/>
        </w:tabs>
        <w:rPr>
          <w:ins w:id="1578" w:author="carlos cruz" w:date="2015-05-30T16:27:00Z"/>
          <w:lang w:val="es-ES" w:eastAsia="es-ES"/>
          <w:rPrChange w:id="1579" w:author="carlos cruz" w:date="2015-05-30T16:50:00Z">
            <w:rPr>
              <w:ins w:id="1580" w:author="carlos cruz" w:date="2015-05-30T16:27:00Z"/>
            </w:rPr>
          </w:rPrChange>
        </w:rPr>
        <w:pPrChange w:id="1581" w:author="carlos cruz" w:date="2015-05-30T16:50:00Z">
          <w:pPr>
            <w:pStyle w:val="Ttulo3"/>
            <w:keepLines w:val="0"/>
            <w:numPr>
              <w:ilvl w:val="2"/>
              <w:numId w:val="19"/>
            </w:numPr>
            <w:spacing w:before="0" w:beforeAutospacing="0" w:afterAutospacing="0" w:line="240" w:lineRule="auto"/>
            <w:ind w:left="1418" w:hanging="851"/>
            <w:jc w:val="left"/>
          </w:pPr>
        </w:pPrChange>
      </w:pPr>
      <w:ins w:id="1582" w:author="carlos cruz" w:date="2015-05-30T16:50:00Z">
        <w:r w:rsidRPr="00704064">
          <w:rPr>
            <w:lang w:val="es-ES" w:eastAsia="es-ES"/>
            <w:rPrChange w:id="1583" w:author="Server Document" w:date="2015-05-30T17:15:00Z">
              <w:rPr>
                <w:bCs w:val="0"/>
                <w:lang w:val="es-ES" w:eastAsia="es-ES"/>
              </w:rPr>
            </w:rPrChange>
          </w:rPr>
          <w:drawing>
            <wp:inline distT="0" distB="0" distL="0" distR="0" wp14:anchorId="4E3891A2" wp14:editId="75737F5E">
              <wp:extent cx="4400550" cy="400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0550" cy="4000500"/>
                      </a:xfrm>
                      <a:prstGeom prst="rect">
                        <a:avLst/>
                      </a:prstGeom>
                      <a:noFill/>
                      <a:ln>
                        <a:noFill/>
                      </a:ln>
                    </pic:spPr>
                  </pic:pic>
                </a:graphicData>
              </a:graphic>
            </wp:inline>
          </w:drawing>
        </w:r>
      </w:ins>
    </w:p>
    <w:p w14:paraId="081BA3BC" w14:textId="485D0E7A" w:rsidR="0062420F" w:rsidRDefault="00B70AF4">
      <w:pPr>
        <w:rPr>
          <w:ins w:id="1584" w:author="carlos cruz" w:date="2015-05-30T16:31:00Z"/>
        </w:rPr>
        <w:pPrChange w:id="1585" w:author="carlos cruz" w:date="2015-05-30T16:24:00Z">
          <w:pPr>
            <w:pStyle w:val="Ttulo3"/>
            <w:keepLines w:val="0"/>
            <w:numPr>
              <w:ilvl w:val="2"/>
              <w:numId w:val="19"/>
            </w:numPr>
            <w:spacing w:before="0" w:beforeAutospacing="0" w:afterAutospacing="0" w:line="240" w:lineRule="auto"/>
            <w:ind w:left="1418" w:hanging="851"/>
            <w:jc w:val="left"/>
          </w:pPr>
        </w:pPrChange>
      </w:pPr>
      <w:ins w:id="1586" w:author="carlos cruz" w:date="2015-05-30T17:08:00Z">
        <w:r w:rsidRPr="00B70AF4">
          <w:rPr>
            <w:b/>
          </w:rPr>
          <w:t>Módulo</w:t>
        </w:r>
      </w:ins>
      <w:ins w:id="1587" w:author="carlos cruz" w:date="2015-05-30T16:27:00Z">
        <w:r w:rsidR="0062420F" w:rsidRPr="00B11ED8">
          <w:rPr>
            <w:b/>
            <w:rPrChange w:id="1588" w:author="carlos cruz" w:date="2015-05-30T16:30:00Z">
              <w:rPr>
                <w:b w:val="0"/>
                <w:bCs w:val="0"/>
              </w:rPr>
            </w:rPrChange>
          </w:rPr>
          <w:t xml:space="preserve"> 4: Servicio Web</w:t>
        </w:r>
      </w:ins>
      <w:ins w:id="1589" w:author="carlos cruz" w:date="2015-05-30T16:31:00Z">
        <w:r w:rsidR="00B11ED8">
          <w:rPr>
            <w:b/>
          </w:rPr>
          <w:t>.</w:t>
        </w:r>
      </w:ins>
    </w:p>
    <w:p w14:paraId="71F51A8A" w14:textId="519AB738" w:rsidR="00B11ED8" w:rsidRPr="00B11ED8" w:rsidRDefault="00704064">
      <w:pPr>
        <w:rPr>
          <w:ins w:id="1590" w:author="carlos cruz" w:date="2015-05-30T16:24:00Z"/>
          <w:rPrChange w:id="1591" w:author="carlos cruz" w:date="2015-05-30T16:30:00Z">
            <w:rPr>
              <w:ins w:id="1592" w:author="carlos cruz" w:date="2015-05-30T16:24:00Z"/>
            </w:rPr>
          </w:rPrChange>
        </w:rPr>
        <w:pPrChange w:id="1593" w:author="carlos cruz" w:date="2015-05-30T16:24:00Z">
          <w:pPr>
            <w:pStyle w:val="Ttulo3"/>
            <w:keepLines w:val="0"/>
            <w:numPr>
              <w:ilvl w:val="2"/>
              <w:numId w:val="19"/>
            </w:numPr>
            <w:spacing w:before="0" w:beforeAutospacing="0" w:afterAutospacing="0" w:line="240" w:lineRule="auto"/>
            <w:ind w:left="1418" w:hanging="851"/>
            <w:jc w:val="left"/>
          </w:pPr>
        </w:pPrChange>
      </w:pPr>
      <w:ins w:id="1594" w:author="carlos cruz" w:date="2015-05-30T16:58:00Z">
        <w:r w:rsidRPr="00704064">
          <w:rPr>
            <w:b/>
            <w:noProof/>
            <w:lang w:val="es-ES" w:eastAsia="es-ES"/>
            <w:rPrChange w:id="1595" w:author="Server Document" w:date="2015-05-30T17:15:00Z">
              <w:rPr>
                <w:bCs w:val="0"/>
                <w:noProof/>
                <w:lang w:val="es-ES" w:eastAsia="es-ES"/>
              </w:rPr>
            </w:rPrChange>
          </w:rPr>
          <w:drawing>
            <wp:inline distT="0" distB="0" distL="0" distR="0" wp14:anchorId="44BEF22E" wp14:editId="39BAE2C7">
              <wp:extent cx="3543300" cy="2905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3300" cy="2905125"/>
                      </a:xfrm>
                      <a:prstGeom prst="rect">
                        <a:avLst/>
                      </a:prstGeom>
                      <a:noFill/>
                      <a:ln>
                        <a:noFill/>
                      </a:ln>
                    </pic:spPr>
                  </pic:pic>
                </a:graphicData>
              </a:graphic>
            </wp:inline>
          </w:drawing>
        </w:r>
      </w:ins>
    </w:p>
    <w:p w14:paraId="246B7EBE" w14:textId="160D1E58" w:rsidR="00E4319C" w:rsidRPr="00E4319C" w:rsidRDefault="004A4E65" w:rsidP="004A4E65">
      <w:pPr>
        <w:pStyle w:val="Ttulo3"/>
        <w:keepLines w:val="0"/>
        <w:numPr>
          <w:ilvl w:val="2"/>
          <w:numId w:val="19"/>
        </w:numPr>
        <w:spacing w:before="0" w:beforeAutospacing="0" w:afterAutospacing="0" w:line="240" w:lineRule="auto"/>
        <w:ind w:left="1418" w:hanging="851"/>
        <w:jc w:val="left"/>
        <w:rPr>
          <w:ins w:id="1596" w:author="carlos cruz" w:date="2015-05-30T16:19:00Z"/>
        </w:rPr>
      </w:pPr>
      <w:ins w:id="1597" w:author="carlos cruz" w:date="2015-05-30T17:06:00Z">
        <w:r>
          <w:lastRenderedPageBreak/>
          <w:t>Vista de Paquetes</w:t>
        </w:r>
      </w:ins>
    </w:p>
    <w:p w14:paraId="4949D554" w14:textId="41995818" w:rsidR="00E4319C" w:rsidRPr="00B70AF4" w:rsidRDefault="00B70AF4">
      <w:pPr>
        <w:rPr>
          <w:ins w:id="1598" w:author="carlos cruz" w:date="2015-05-30T17:08:00Z"/>
          <w:b/>
          <w:rPrChange w:id="1599" w:author="carlos cruz" w:date="2015-05-30T17:08:00Z">
            <w:rPr>
              <w:ins w:id="1600" w:author="carlos cruz" w:date="2015-05-30T17:08:00Z"/>
            </w:rPr>
          </w:rPrChange>
        </w:rPr>
        <w:pPrChange w:id="1601"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bookmarkStart w:id="1602" w:name="_Toc362527811"/>
      <w:bookmarkStart w:id="1603" w:name="_Toc374091836"/>
      <w:bookmarkStart w:id="1604" w:name="_Toc419070107"/>
      <w:bookmarkEnd w:id="1602"/>
      <w:bookmarkEnd w:id="1603"/>
      <w:bookmarkEnd w:id="1604"/>
      <w:ins w:id="1605" w:author="carlos cruz" w:date="2015-05-30T17:08:00Z">
        <w:r w:rsidRPr="00B70AF4">
          <w:rPr>
            <w:b/>
          </w:rPr>
          <w:t>Módulo</w:t>
        </w:r>
      </w:ins>
      <w:ins w:id="1606" w:author="carlos cruz" w:date="2015-05-30T17:07:00Z">
        <w:r w:rsidRPr="00B70AF4">
          <w:rPr>
            <w:b/>
            <w:rPrChange w:id="1607" w:author="carlos cruz" w:date="2015-05-30T17:08:00Z">
              <w:rPr/>
            </w:rPrChange>
          </w:rPr>
          <w:t xml:space="preserve"> 1: </w:t>
        </w:r>
      </w:ins>
      <w:ins w:id="1608" w:author="carlos cruz" w:date="2015-05-30T17:08:00Z">
        <w:r w:rsidRPr="00B70AF4">
          <w:rPr>
            <w:b/>
            <w:rPrChange w:id="1609" w:author="carlos cruz" w:date="2015-05-30T17:08:00Z">
              <w:rPr/>
            </w:rPrChange>
          </w:rPr>
          <w:t>Aplicación</w:t>
        </w:r>
      </w:ins>
      <w:ins w:id="1610" w:author="carlos cruz" w:date="2015-05-30T17:07:00Z">
        <w:r w:rsidRPr="00B70AF4">
          <w:rPr>
            <w:b/>
            <w:rPrChange w:id="1611" w:author="carlos cruz" w:date="2015-05-30T17:08:00Z">
              <w:rPr/>
            </w:rPrChange>
          </w:rPr>
          <w:t xml:space="preserve"> </w:t>
        </w:r>
      </w:ins>
      <w:ins w:id="1612" w:author="carlos cruz" w:date="2015-05-30T17:08:00Z">
        <w:r w:rsidRPr="00B70AF4">
          <w:rPr>
            <w:b/>
            <w:rPrChange w:id="1613" w:author="carlos cruz" w:date="2015-05-30T17:08:00Z">
              <w:rPr/>
            </w:rPrChange>
          </w:rPr>
          <w:t>Móvil Ambulancia.</w:t>
        </w:r>
      </w:ins>
    </w:p>
    <w:p w14:paraId="52918828" w14:textId="7458105F" w:rsidR="00B70AF4" w:rsidRPr="00E4319C" w:rsidRDefault="00B70AF4">
      <w:pPr>
        <w:rPr>
          <w:ins w:id="1614" w:author="carlos cruz" w:date="2015-05-30T16:19:00Z"/>
        </w:rPr>
        <w:pPrChange w:id="1615"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ins w:id="1616" w:author="carlos cruz" w:date="2015-05-30T17:08:00Z">
        <w:r w:rsidRPr="00B70AF4">
          <w:rPr>
            <w:noProof/>
            <w:lang w:val="es-ES" w:eastAsia="es-ES"/>
          </w:rPr>
          <w:drawing>
            <wp:inline distT="0" distB="0" distL="0" distR="0" wp14:anchorId="7D015005" wp14:editId="5455A2EC">
              <wp:extent cx="4438650" cy="27241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650" cy="2724150"/>
                      </a:xfrm>
                      <a:prstGeom prst="rect">
                        <a:avLst/>
                      </a:prstGeom>
                      <a:noFill/>
                      <a:ln>
                        <a:noFill/>
                      </a:ln>
                    </pic:spPr>
                  </pic:pic>
                </a:graphicData>
              </a:graphic>
            </wp:inline>
          </w:drawing>
        </w:r>
      </w:ins>
    </w:p>
    <w:p w14:paraId="343DB7C6" w14:textId="77777777" w:rsidR="00B70AF4" w:rsidRDefault="00B70AF4">
      <w:pPr>
        <w:rPr>
          <w:ins w:id="1617" w:author="carlos cruz" w:date="2015-05-30T17:09:00Z"/>
        </w:rPr>
        <w:pPrChange w:id="1618" w:author="carlos cruz" w:date="2015-05-30T16:24:00Z">
          <w:pPr>
            <w:pStyle w:val="Ttulo3"/>
            <w:keepLines w:val="0"/>
            <w:numPr>
              <w:ilvl w:val="2"/>
              <w:numId w:val="19"/>
            </w:numPr>
            <w:spacing w:before="0" w:beforeAutospacing="0" w:afterAutospacing="0" w:line="240" w:lineRule="auto"/>
            <w:ind w:left="1418" w:hanging="851"/>
            <w:jc w:val="left"/>
          </w:pPr>
        </w:pPrChange>
      </w:pPr>
      <w:ins w:id="1619" w:author="carlos cruz" w:date="2015-05-30T17:09:00Z">
        <w:r w:rsidRPr="00B70AF4">
          <w:rPr>
            <w:b/>
          </w:rPr>
          <w:t>Módulo</w:t>
        </w:r>
        <w:r w:rsidRPr="00B11ED8">
          <w:rPr>
            <w:b/>
            <w:rPrChange w:id="1620" w:author="carlos cruz" w:date="2015-05-30T16:30:00Z">
              <w:rPr>
                <w:b w:val="0"/>
                <w:bCs w:val="0"/>
              </w:rPr>
            </w:rPrChange>
          </w:rPr>
          <w:t xml:space="preserve"> 2: Aplicación Móvil Cliente</w:t>
        </w:r>
        <w:r>
          <w:rPr>
            <w:b/>
          </w:rPr>
          <w:t>.</w:t>
        </w:r>
      </w:ins>
    </w:p>
    <w:p w14:paraId="6C130CA0" w14:textId="1CBAB955" w:rsidR="00B70AF4" w:rsidRDefault="004E1E97">
      <w:pPr>
        <w:pStyle w:val="TDC1"/>
        <w:tabs>
          <w:tab w:val="clear" w:pos="1320"/>
          <w:tab w:val="clear" w:pos="9111"/>
        </w:tabs>
        <w:rPr>
          <w:ins w:id="1621" w:author="carlos cruz" w:date="2015-05-30T17:09:00Z"/>
        </w:rPr>
        <w:pPrChange w:id="1622" w:author="carlos cruz" w:date="2015-05-30T17:10:00Z">
          <w:pPr>
            <w:pStyle w:val="Ttulo3"/>
            <w:keepLines w:val="0"/>
            <w:numPr>
              <w:ilvl w:val="2"/>
              <w:numId w:val="19"/>
            </w:numPr>
            <w:spacing w:before="0" w:beforeAutospacing="0" w:afterAutospacing="0" w:line="240" w:lineRule="auto"/>
            <w:ind w:left="1418" w:hanging="851"/>
            <w:jc w:val="left"/>
          </w:pPr>
        </w:pPrChange>
      </w:pPr>
      <w:ins w:id="1623" w:author="carlos cruz" w:date="2015-05-30T17:10:00Z">
        <w:r w:rsidRPr="004E1E97">
          <w:rPr>
            <w:lang w:val="es-ES" w:eastAsia="es-ES"/>
            <w:rPrChange w:id="1624" w:author="Server Document" w:date="2015-05-30T17:15:00Z">
              <w:rPr>
                <w:bCs w:val="0"/>
                <w:lang w:val="es-ES" w:eastAsia="es-ES"/>
              </w:rPr>
            </w:rPrChange>
          </w:rPr>
          <w:drawing>
            <wp:inline distT="0" distB="0" distL="0" distR="0" wp14:anchorId="186333A6" wp14:editId="0763DA4F">
              <wp:extent cx="4419600" cy="3543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9600" cy="3543300"/>
                      </a:xfrm>
                      <a:prstGeom prst="rect">
                        <a:avLst/>
                      </a:prstGeom>
                      <a:noFill/>
                      <a:ln>
                        <a:noFill/>
                      </a:ln>
                    </pic:spPr>
                  </pic:pic>
                </a:graphicData>
              </a:graphic>
            </wp:inline>
          </w:drawing>
        </w:r>
      </w:ins>
    </w:p>
    <w:p w14:paraId="3EBFF215" w14:textId="77777777" w:rsidR="00B70AF4" w:rsidRDefault="00B70AF4">
      <w:pPr>
        <w:rPr>
          <w:ins w:id="1625" w:author="carlos cruz" w:date="2015-05-30T17:10:00Z"/>
        </w:rPr>
        <w:pPrChange w:id="1626" w:author="carlos cruz" w:date="2015-05-30T16:24:00Z">
          <w:pPr>
            <w:pStyle w:val="Ttulo3"/>
            <w:keepLines w:val="0"/>
            <w:numPr>
              <w:ilvl w:val="2"/>
              <w:numId w:val="19"/>
            </w:numPr>
            <w:spacing w:before="0" w:beforeAutospacing="0" w:afterAutospacing="0" w:line="240" w:lineRule="auto"/>
            <w:ind w:left="1418" w:hanging="851"/>
            <w:jc w:val="left"/>
          </w:pPr>
        </w:pPrChange>
      </w:pPr>
      <w:ins w:id="1627" w:author="carlos cruz" w:date="2015-05-30T17:09:00Z">
        <w:r w:rsidRPr="00B70AF4">
          <w:rPr>
            <w:b/>
          </w:rPr>
          <w:lastRenderedPageBreak/>
          <w:t>Módulo</w:t>
        </w:r>
        <w:r w:rsidRPr="00B11ED8">
          <w:rPr>
            <w:b/>
            <w:rPrChange w:id="1628" w:author="carlos cruz" w:date="2015-05-30T16:30:00Z">
              <w:rPr>
                <w:b w:val="0"/>
                <w:bCs w:val="0"/>
              </w:rPr>
            </w:rPrChange>
          </w:rPr>
          <w:t xml:space="preserve"> 3: Aplicación Web</w:t>
        </w:r>
        <w:r>
          <w:rPr>
            <w:b/>
          </w:rPr>
          <w:t>.</w:t>
        </w:r>
      </w:ins>
    </w:p>
    <w:p w14:paraId="5D778FCD" w14:textId="6325B201" w:rsidR="004E1E97" w:rsidRPr="007F677B" w:rsidRDefault="004E1E97">
      <w:pPr>
        <w:pStyle w:val="TDC1"/>
        <w:tabs>
          <w:tab w:val="clear" w:pos="1320"/>
          <w:tab w:val="clear" w:pos="9111"/>
        </w:tabs>
        <w:rPr>
          <w:ins w:id="1629" w:author="carlos cruz" w:date="2015-05-30T17:09:00Z"/>
          <w:lang w:val="es-ES" w:eastAsia="es-ES"/>
          <w:rPrChange w:id="1630" w:author="carlos cruz" w:date="2015-05-30T17:14:00Z">
            <w:rPr>
              <w:ins w:id="1631" w:author="carlos cruz" w:date="2015-05-30T17:09:00Z"/>
            </w:rPr>
          </w:rPrChange>
        </w:rPr>
        <w:pPrChange w:id="1632" w:author="carlos cruz" w:date="2015-05-30T17:14:00Z">
          <w:pPr>
            <w:pStyle w:val="Ttulo3"/>
            <w:keepLines w:val="0"/>
            <w:numPr>
              <w:ilvl w:val="2"/>
              <w:numId w:val="19"/>
            </w:numPr>
            <w:spacing w:before="0" w:beforeAutospacing="0" w:afterAutospacing="0" w:line="240" w:lineRule="auto"/>
            <w:ind w:left="1418" w:hanging="851"/>
            <w:jc w:val="left"/>
          </w:pPr>
        </w:pPrChange>
      </w:pPr>
      <w:ins w:id="1633" w:author="carlos cruz" w:date="2015-05-30T17:13:00Z">
        <w:r w:rsidRPr="007F677B">
          <w:rPr>
            <w:lang w:val="es-ES" w:eastAsia="es-ES"/>
            <w:rPrChange w:id="1634" w:author="Unknown">
              <w:rPr>
                <w:bCs w:val="0"/>
                <w:lang w:val="es-ES" w:eastAsia="es-ES"/>
              </w:rPr>
            </w:rPrChange>
          </w:rPr>
          <w:drawing>
            <wp:inline distT="0" distB="0" distL="0" distR="0" wp14:anchorId="7807506F" wp14:editId="3145F06F">
              <wp:extent cx="4200525" cy="347662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3476625"/>
                      </a:xfrm>
                      <a:prstGeom prst="rect">
                        <a:avLst/>
                      </a:prstGeom>
                      <a:noFill/>
                      <a:ln>
                        <a:noFill/>
                      </a:ln>
                    </pic:spPr>
                  </pic:pic>
                </a:graphicData>
              </a:graphic>
            </wp:inline>
          </w:drawing>
        </w:r>
      </w:ins>
    </w:p>
    <w:p w14:paraId="64B6F096" w14:textId="77777777" w:rsidR="00B70AF4" w:rsidRDefault="00B70AF4">
      <w:pPr>
        <w:rPr>
          <w:ins w:id="1635" w:author="carlos cruz" w:date="2015-05-30T17:09:00Z"/>
        </w:rPr>
        <w:pPrChange w:id="1636" w:author="carlos cruz" w:date="2015-05-30T16:24:00Z">
          <w:pPr>
            <w:pStyle w:val="Ttulo3"/>
            <w:keepLines w:val="0"/>
            <w:numPr>
              <w:ilvl w:val="2"/>
              <w:numId w:val="19"/>
            </w:numPr>
            <w:spacing w:before="0" w:beforeAutospacing="0" w:afterAutospacing="0" w:line="240" w:lineRule="auto"/>
            <w:ind w:left="1418" w:hanging="851"/>
            <w:jc w:val="left"/>
          </w:pPr>
        </w:pPrChange>
      </w:pPr>
      <w:ins w:id="1637" w:author="carlos cruz" w:date="2015-05-30T17:09:00Z">
        <w:r w:rsidRPr="00B70AF4">
          <w:rPr>
            <w:b/>
          </w:rPr>
          <w:t>Módulo</w:t>
        </w:r>
        <w:r w:rsidRPr="00B11ED8">
          <w:rPr>
            <w:b/>
            <w:rPrChange w:id="1638" w:author="carlos cruz" w:date="2015-05-30T16:30:00Z">
              <w:rPr>
                <w:b w:val="0"/>
                <w:bCs w:val="0"/>
              </w:rPr>
            </w:rPrChange>
          </w:rPr>
          <w:t xml:space="preserve"> 4: Servicio Web</w:t>
        </w:r>
        <w:r>
          <w:rPr>
            <w:b/>
          </w:rPr>
          <w:t>.</w:t>
        </w:r>
      </w:ins>
    </w:p>
    <w:p w14:paraId="7366778F" w14:textId="275AAA19" w:rsidR="00CE5310" w:rsidRPr="00D85BB1" w:rsidRDefault="002E0C02">
      <w:pPr>
        <w:pStyle w:val="Encabezado"/>
        <w:tabs>
          <w:tab w:val="clear" w:pos="4419"/>
          <w:tab w:val="clear" w:pos="8838"/>
        </w:tabs>
        <w:spacing w:before="100" w:after="100" w:line="360" w:lineRule="auto"/>
        <w:pPrChange w:id="1639" w:author="carlos cruz" w:date="2015-05-30T16:11:00Z">
          <w:pPr>
            <w:pStyle w:val="Ttulo1"/>
            <w:numPr>
              <w:numId w:val="19"/>
            </w:numPr>
            <w:spacing w:before="100" w:after="100"/>
            <w:ind w:left="454" w:hanging="227"/>
          </w:pPr>
        </w:pPrChange>
      </w:pPr>
      <w:ins w:id="1640" w:author="carlos cruz" w:date="2015-05-30T17:15:00Z">
        <w:r w:rsidRPr="002E0C02">
          <w:rPr>
            <w:noProof/>
            <w:lang w:val="es-ES" w:eastAsia="es-ES"/>
            <w:rPrChange w:id="1641" w:author="Unknown">
              <w:rPr>
                <w:b w:val="0"/>
                <w:bCs w:val="0"/>
                <w:noProof/>
                <w:lang w:val="es-ES" w:eastAsia="es-ES"/>
              </w:rPr>
            </w:rPrChange>
          </w:rPr>
          <w:drawing>
            <wp:inline distT="0" distB="0" distL="0" distR="0" wp14:anchorId="0A779FFD" wp14:editId="244287A6">
              <wp:extent cx="4152900" cy="21717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ins>
    </w:p>
    <w:p w14:paraId="25503F48" w14:textId="1D16A82E" w:rsidR="006F3FF2" w:rsidRDefault="006F3FF2" w:rsidP="00E479F2">
      <w:pPr>
        <w:pStyle w:val="Ttulo2"/>
        <w:numPr>
          <w:ilvl w:val="1"/>
          <w:numId w:val="19"/>
        </w:numPr>
        <w:spacing w:before="100" w:after="100"/>
        <w:ind w:left="794" w:hanging="397"/>
        <w:rPr>
          <w:ins w:id="1642" w:author="carlos cruz" w:date="2015-05-30T10:12:00Z"/>
        </w:rPr>
      </w:pPr>
      <w:bookmarkStart w:id="1643" w:name="_Toc417646137"/>
      <w:r>
        <w:lastRenderedPageBreak/>
        <w:t>Analizar Caso de Uso</w:t>
      </w:r>
      <w:bookmarkEnd w:id="1643"/>
    </w:p>
    <w:p w14:paraId="112A3C82" w14:textId="77777777" w:rsidR="00377F53" w:rsidRDefault="00377F53">
      <w:pPr>
        <w:pStyle w:val="Titulo3"/>
        <w:numPr>
          <w:ilvl w:val="0"/>
          <w:numId w:val="44"/>
        </w:numPr>
        <w:rPr>
          <w:ins w:id="1644" w:author="carlos cruz" w:date="2015-05-30T10:45:00Z"/>
        </w:rPr>
        <w:pPrChange w:id="1645" w:author="carlos cruz" w:date="2015-05-30T10:12:00Z">
          <w:pPr>
            <w:pStyle w:val="Titulo3"/>
            <w:numPr>
              <w:numId w:val="19"/>
            </w:numPr>
            <w:ind w:left="720" w:hanging="360"/>
          </w:pPr>
        </w:pPrChange>
      </w:pPr>
      <w:ins w:id="1646" w:author="carlos cruz" w:date="2015-05-30T10:12:00Z">
        <w:r w:rsidRPr="00643429">
          <w:t xml:space="preserve">Solicitar Afiliación. </w:t>
        </w:r>
      </w:ins>
    </w:p>
    <w:p w14:paraId="5300B9C0" w14:textId="19280AF8" w:rsidR="00016A9F" w:rsidRPr="00D85BB1" w:rsidRDefault="00C22ADE">
      <w:pPr>
        <w:rPr>
          <w:ins w:id="1647" w:author="carlos cruz" w:date="2015-05-30T10:12:00Z"/>
        </w:rPr>
        <w:pPrChange w:id="1648" w:author="carlos cruz" w:date="2015-05-30T10:45:00Z">
          <w:pPr>
            <w:pStyle w:val="Titulo3"/>
            <w:numPr>
              <w:numId w:val="19"/>
            </w:numPr>
            <w:ind w:left="720" w:hanging="360"/>
          </w:pPr>
        </w:pPrChange>
      </w:pPr>
      <w:ins w:id="1649" w:author="carlos cruz" w:date="2015-05-30T10:51:00Z">
        <w:r w:rsidRPr="00C22ADE">
          <w:rPr>
            <w:noProof/>
            <w:lang w:val="es-ES" w:eastAsia="es-ES"/>
            <w:rPrChange w:id="1650" w:author="Unknown">
              <w:rPr>
                <w:noProof/>
                <w:lang w:eastAsia="es-ES"/>
              </w:rPr>
            </w:rPrChange>
          </w:rPr>
          <w:drawing>
            <wp:inline distT="0" distB="0" distL="0" distR="0" wp14:anchorId="4A0936FD" wp14:editId="11FDBFB9">
              <wp:extent cx="5791835" cy="340816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3408167"/>
                      </a:xfrm>
                      <a:prstGeom prst="rect">
                        <a:avLst/>
                      </a:prstGeom>
                      <a:noFill/>
                      <a:ln>
                        <a:noFill/>
                      </a:ln>
                    </pic:spPr>
                  </pic:pic>
                </a:graphicData>
              </a:graphic>
            </wp:inline>
          </w:drawing>
        </w:r>
      </w:ins>
    </w:p>
    <w:p w14:paraId="1C600BDD" w14:textId="4E3D2948" w:rsidR="00377F53" w:rsidRDefault="003D664A">
      <w:pPr>
        <w:pStyle w:val="Titulo3"/>
        <w:numPr>
          <w:ilvl w:val="0"/>
          <w:numId w:val="44"/>
        </w:numPr>
        <w:rPr>
          <w:ins w:id="1651" w:author="carlos cruz" w:date="2015-05-30T10:45:00Z"/>
        </w:rPr>
        <w:pPrChange w:id="1652" w:author="carlos cruz" w:date="2015-05-30T10:12:00Z">
          <w:pPr>
            <w:pStyle w:val="Titulo3"/>
            <w:ind w:left="1080"/>
          </w:pPr>
        </w:pPrChange>
      </w:pPr>
      <w:ins w:id="1653" w:author="carlos cruz" w:date="2015-05-30T10:12:00Z">
        <w:r>
          <w:t>S</w:t>
        </w:r>
        <w:r w:rsidR="00377F53" w:rsidRPr="00643429">
          <w:t>olicitar Ambulancia.</w:t>
        </w:r>
      </w:ins>
    </w:p>
    <w:p w14:paraId="47AB051B" w14:textId="16BED5FC" w:rsidR="00016A9F" w:rsidRPr="00D85BB1" w:rsidRDefault="00C22ADE">
      <w:pPr>
        <w:rPr>
          <w:ins w:id="1654" w:author="carlos cruz" w:date="2015-05-30T10:12:00Z"/>
        </w:rPr>
        <w:pPrChange w:id="1655" w:author="carlos cruz" w:date="2015-05-30T10:45:00Z">
          <w:pPr>
            <w:pStyle w:val="Titulo3"/>
            <w:ind w:left="1080"/>
          </w:pPr>
        </w:pPrChange>
      </w:pPr>
      <w:ins w:id="1656" w:author="carlos cruz" w:date="2015-05-30T10:48:00Z">
        <w:r w:rsidRPr="00C22ADE">
          <w:rPr>
            <w:noProof/>
            <w:lang w:val="es-ES" w:eastAsia="es-ES"/>
            <w:rPrChange w:id="1657" w:author="Unknown">
              <w:rPr>
                <w:noProof/>
                <w:lang w:eastAsia="es-ES"/>
              </w:rPr>
            </w:rPrChange>
          </w:rPr>
          <w:drawing>
            <wp:inline distT="0" distB="0" distL="0" distR="0" wp14:anchorId="1FB16B01" wp14:editId="4FE05536">
              <wp:extent cx="5791835" cy="27879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2787934"/>
                      </a:xfrm>
                      <a:prstGeom prst="rect">
                        <a:avLst/>
                      </a:prstGeom>
                      <a:noFill/>
                      <a:ln>
                        <a:noFill/>
                      </a:ln>
                    </pic:spPr>
                  </pic:pic>
                </a:graphicData>
              </a:graphic>
            </wp:inline>
          </w:drawing>
        </w:r>
      </w:ins>
    </w:p>
    <w:p w14:paraId="2BB3DF73" w14:textId="77777777" w:rsidR="00377F53" w:rsidRDefault="00377F53">
      <w:pPr>
        <w:pStyle w:val="Titulo3"/>
        <w:numPr>
          <w:ilvl w:val="0"/>
          <w:numId w:val="44"/>
        </w:numPr>
        <w:rPr>
          <w:ins w:id="1658" w:author="carlos cruz" w:date="2015-05-30T10:45:00Z"/>
        </w:rPr>
        <w:pPrChange w:id="1659" w:author="carlos cruz" w:date="2015-05-30T10:12:00Z">
          <w:pPr>
            <w:pStyle w:val="Titulo3"/>
            <w:numPr>
              <w:numId w:val="32"/>
            </w:numPr>
            <w:ind w:left="1080" w:hanging="360"/>
          </w:pPr>
        </w:pPrChange>
      </w:pPr>
      <w:ins w:id="1660" w:author="carlos cruz" w:date="2015-05-30T10:12:00Z">
        <w:r w:rsidRPr="00643429">
          <w:lastRenderedPageBreak/>
          <w:t>Gestionar Gesto.</w:t>
        </w:r>
      </w:ins>
    </w:p>
    <w:p w14:paraId="06EFB394" w14:textId="14AB85AC" w:rsidR="00016A9F" w:rsidRPr="00D85BB1" w:rsidRDefault="00016A9F">
      <w:pPr>
        <w:rPr>
          <w:ins w:id="1661" w:author="carlos cruz" w:date="2015-05-30T10:12:00Z"/>
        </w:rPr>
        <w:pPrChange w:id="1662" w:author="carlos cruz" w:date="2015-05-30T10:45:00Z">
          <w:pPr>
            <w:pStyle w:val="Titulo3"/>
            <w:numPr>
              <w:numId w:val="32"/>
            </w:numPr>
            <w:ind w:left="1080" w:hanging="360"/>
          </w:pPr>
        </w:pPrChange>
      </w:pPr>
      <w:ins w:id="1663" w:author="carlos cruz" w:date="2015-05-30T10:46:00Z">
        <w:r w:rsidRPr="00016A9F">
          <w:rPr>
            <w:noProof/>
            <w:lang w:val="es-ES" w:eastAsia="es-ES"/>
            <w:rPrChange w:id="1664" w:author="Unknown">
              <w:rPr>
                <w:noProof/>
                <w:lang w:eastAsia="es-ES"/>
              </w:rPr>
            </w:rPrChange>
          </w:rPr>
          <w:drawing>
            <wp:inline distT="0" distB="0" distL="0" distR="0" wp14:anchorId="6482B817" wp14:editId="1BF99500">
              <wp:extent cx="5791200" cy="3076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200" cy="3076575"/>
                      </a:xfrm>
                      <a:prstGeom prst="rect">
                        <a:avLst/>
                      </a:prstGeom>
                      <a:noFill/>
                      <a:ln>
                        <a:noFill/>
                      </a:ln>
                    </pic:spPr>
                  </pic:pic>
                </a:graphicData>
              </a:graphic>
            </wp:inline>
          </w:drawing>
        </w:r>
      </w:ins>
    </w:p>
    <w:p w14:paraId="2E90012A" w14:textId="77777777" w:rsidR="00377F53" w:rsidRDefault="00377F53">
      <w:pPr>
        <w:pStyle w:val="Titulo3"/>
        <w:numPr>
          <w:ilvl w:val="0"/>
          <w:numId w:val="44"/>
        </w:numPr>
        <w:rPr>
          <w:ins w:id="1665" w:author="carlos cruz" w:date="2015-05-30T10:46:00Z"/>
        </w:rPr>
        <w:pPrChange w:id="1666" w:author="carlos cruz" w:date="2015-05-30T10:12:00Z">
          <w:pPr>
            <w:pStyle w:val="Titulo3"/>
            <w:numPr>
              <w:numId w:val="32"/>
            </w:numPr>
            <w:ind w:left="1080" w:hanging="360"/>
          </w:pPr>
        </w:pPrChange>
      </w:pPr>
      <w:ins w:id="1667" w:author="carlos cruz" w:date="2015-05-30T10:12:00Z">
        <w:r w:rsidRPr="00643429">
          <w:t>Visualizar Primeros Auxilios.</w:t>
        </w:r>
      </w:ins>
    </w:p>
    <w:p w14:paraId="40E230DD" w14:textId="2A073544" w:rsidR="00C22ADE" w:rsidRPr="00D85BB1" w:rsidRDefault="00C22ADE">
      <w:pPr>
        <w:rPr>
          <w:ins w:id="1668" w:author="carlos cruz" w:date="2015-05-30T10:12:00Z"/>
        </w:rPr>
        <w:pPrChange w:id="1669" w:author="carlos cruz" w:date="2015-05-30T10:46:00Z">
          <w:pPr>
            <w:pStyle w:val="Titulo3"/>
            <w:numPr>
              <w:numId w:val="32"/>
            </w:numPr>
            <w:ind w:left="1080" w:hanging="360"/>
          </w:pPr>
        </w:pPrChange>
      </w:pPr>
      <w:ins w:id="1670" w:author="carlos cruz" w:date="2015-05-30T10:46:00Z">
        <w:r w:rsidRPr="00C22ADE">
          <w:rPr>
            <w:noProof/>
            <w:lang w:val="es-ES" w:eastAsia="es-ES"/>
            <w:rPrChange w:id="1671" w:author="Unknown">
              <w:rPr>
                <w:noProof/>
                <w:lang w:eastAsia="es-ES"/>
              </w:rPr>
            </w:rPrChange>
          </w:rPr>
          <w:drawing>
            <wp:inline distT="0" distB="0" distL="0" distR="0" wp14:anchorId="0987D87D" wp14:editId="7A872DD3">
              <wp:extent cx="5715000" cy="3581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ins>
    </w:p>
    <w:p w14:paraId="65897F8C" w14:textId="77777777" w:rsidR="00377F53" w:rsidRDefault="00377F53">
      <w:pPr>
        <w:pStyle w:val="Titulo3"/>
        <w:numPr>
          <w:ilvl w:val="0"/>
          <w:numId w:val="44"/>
        </w:numPr>
        <w:rPr>
          <w:ins w:id="1672" w:author="carlos cruz" w:date="2015-05-30T10:46:00Z"/>
        </w:rPr>
        <w:pPrChange w:id="1673" w:author="carlos cruz" w:date="2015-05-30T10:12:00Z">
          <w:pPr>
            <w:pStyle w:val="Titulo3"/>
            <w:ind w:left="397"/>
          </w:pPr>
        </w:pPrChange>
      </w:pPr>
      <w:ins w:id="1674" w:author="carlos cruz" w:date="2015-05-30T10:12:00Z">
        <w:del w:id="1675" w:author="carlos cruz" w:date="2015-05-30T09:56:00Z">
          <w:r w:rsidDel="0074083C">
            <w:lastRenderedPageBreak/>
            <w:delText xml:space="preserve">C.U.7 </w:delText>
          </w:r>
        </w:del>
        <w:r w:rsidRPr="006B2347">
          <w:t xml:space="preserve">Asignar Ambulancia </w:t>
        </w:r>
      </w:ins>
    </w:p>
    <w:p w14:paraId="71934D1D" w14:textId="49DD6AC6" w:rsidR="00C22ADE" w:rsidRPr="00D85BB1" w:rsidRDefault="00C22ADE">
      <w:pPr>
        <w:rPr>
          <w:ins w:id="1676" w:author="carlos cruz" w:date="2015-05-30T10:12:00Z"/>
        </w:rPr>
        <w:pPrChange w:id="1677" w:author="carlos cruz" w:date="2015-05-30T10:46:00Z">
          <w:pPr>
            <w:pStyle w:val="Titulo3"/>
            <w:ind w:left="397"/>
          </w:pPr>
        </w:pPrChange>
      </w:pPr>
      <w:ins w:id="1678" w:author="carlos cruz" w:date="2015-05-30T10:46:00Z">
        <w:r w:rsidRPr="00C22ADE">
          <w:rPr>
            <w:noProof/>
            <w:lang w:val="es-ES" w:eastAsia="es-ES"/>
            <w:rPrChange w:id="1679" w:author="Unknown">
              <w:rPr>
                <w:noProof/>
                <w:lang w:eastAsia="es-ES"/>
              </w:rPr>
            </w:rPrChange>
          </w:rPr>
          <w:drawing>
            <wp:inline distT="0" distB="0" distL="0" distR="0" wp14:anchorId="5551FCD1" wp14:editId="6B480788">
              <wp:extent cx="5905629" cy="4235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7558" cy="4236833"/>
                      </a:xfrm>
                      <a:prstGeom prst="rect">
                        <a:avLst/>
                      </a:prstGeom>
                      <a:noFill/>
                      <a:ln>
                        <a:noFill/>
                      </a:ln>
                    </pic:spPr>
                  </pic:pic>
                </a:graphicData>
              </a:graphic>
            </wp:inline>
          </w:drawing>
        </w:r>
      </w:ins>
    </w:p>
    <w:p w14:paraId="66EF0F26" w14:textId="77777777" w:rsidR="00377F53" w:rsidRDefault="00377F53">
      <w:pPr>
        <w:pStyle w:val="Titulo3"/>
        <w:numPr>
          <w:ilvl w:val="0"/>
          <w:numId w:val="44"/>
        </w:numPr>
        <w:rPr>
          <w:ins w:id="1680" w:author="carlos cruz" w:date="2015-05-30T10:46:00Z"/>
        </w:rPr>
        <w:pPrChange w:id="1681" w:author="carlos cruz" w:date="2015-05-30T10:12:00Z">
          <w:pPr>
            <w:pStyle w:val="Titulo3"/>
            <w:numPr>
              <w:numId w:val="19"/>
            </w:numPr>
            <w:ind w:left="720" w:hanging="360"/>
          </w:pPr>
        </w:pPrChange>
      </w:pPr>
      <w:ins w:id="1682" w:author="carlos cruz" w:date="2015-05-30T10:12:00Z">
        <w:r>
          <w:lastRenderedPageBreak/>
          <w:t>Cambiar Estado.</w:t>
        </w:r>
      </w:ins>
    </w:p>
    <w:p w14:paraId="4555DD50" w14:textId="41B1723E" w:rsidR="00C22ADE" w:rsidRPr="00D85BB1" w:rsidRDefault="00C22ADE">
      <w:pPr>
        <w:rPr>
          <w:ins w:id="1683" w:author="carlos cruz" w:date="2015-05-30T10:12:00Z"/>
        </w:rPr>
        <w:pPrChange w:id="1684" w:author="carlos cruz" w:date="2015-05-30T10:46:00Z">
          <w:pPr>
            <w:pStyle w:val="Titulo3"/>
            <w:numPr>
              <w:numId w:val="19"/>
            </w:numPr>
            <w:ind w:left="720" w:hanging="360"/>
          </w:pPr>
        </w:pPrChange>
      </w:pPr>
      <w:ins w:id="1685" w:author="carlos cruz" w:date="2015-05-30T10:47:00Z">
        <w:r w:rsidRPr="00C22ADE">
          <w:rPr>
            <w:noProof/>
            <w:lang w:val="es-ES" w:eastAsia="es-ES"/>
            <w:rPrChange w:id="1686" w:author="Unknown">
              <w:rPr>
                <w:noProof/>
                <w:lang w:eastAsia="es-ES"/>
              </w:rPr>
            </w:rPrChange>
          </w:rPr>
          <w:drawing>
            <wp:inline distT="0" distB="0" distL="0" distR="0" wp14:anchorId="383D35FD" wp14:editId="72810C76">
              <wp:extent cx="5791835" cy="3002358"/>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3002358"/>
                      </a:xfrm>
                      <a:prstGeom prst="rect">
                        <a:avLst/>
                      </a:prstGeom>
                      <a:noFill/>
                      <a:ln>
                        <a:noFill/>
                      </a:ln>
                    </pic:spPr>
                  </pic:pic>
                </a:graphicData>
              </a:graphic>
            </wp:inline>
          </w:drawing>
        </w:r>
      </w:ins>
    </w:p>
    <w:p w14:paraId="7C251738" w14:textId="77777777" w:rsidR="00377F53" w:rsidRDefault="00377F53">
      <w:pPr>
        <w:pStyle w:val="Titulo3"/>
        <w:numPr>
          <w:ilvl w:val="0"/>
          <w:numId w:val="44"/>
        </w:numPr>
        <w:rPr>
          <w:ins w:id="1687" w:author="carlos cruz" w:date="2015-05-30T10:47:00Z"/>
          <w:szCs w:val="22"/>
        </w:rPr>
        <w:pPrChange w:id="1688" w:author="carlos cruz" w:date="2015-05-30T10:12:00Z">
          <w:pPr>
            <w:pStyle w:val="Titulo3"/>
            <w:numPr>
              <w:numId w:val="19"/>
            </w:numPr>
            <w:ind w:left="720" w:hanging="360"/>
          </w:pPr>
        </w:pPrChange>
      </w:pPr>
      <w:ins w:id="1689" w:author="carlos cruz" w:date="2015-05-30T10:12: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5BC7F857" w14:textId="0D5335A3" w:rsidR="00C22ADE" w:rsidRPr="00D85BB1" w:rsidRDefault="00C22ADE">
      <w:pPr>
        <w:rPr>
          <w:ins w:id="1690" w:author="carlos cruz" w:date="2015-05-30T10:12:00Z"/>
        </w:rPr>
        <w:pPrChange w:id="1691" w:author="carlos cruz" w:date="2015-05-30T10:47:00Z">
          <w:pPr>
            <w:pStyle w:val="Titulo3"/>
            <w:numPr>
              <w:numId w:val="19"/>
            </w:numPr>
            <w:ind w:left="720" w:hanging="360"/>
          </w:pPr>
        </w:pPrChange>
      </w:pPr>
      <w:ins w:id="1692" w:author="carlos cruz" w:date="2015-05-30T10:47:00Z">
        <w:r w:rsidRPr="00C22ADE">
          <w:rPr>
            <w:noProof/>
            <w:lang w:val="es-ES" w:eastAsia="es-ES"/>
            <w:rPrChange w:id="1693" w:author="Unknown">
              <w:rPr>
                <w:noProof/>
                <w:lang w:eastAsia="es-ES"/>
              </w:rPr>
            </w:rPrChange>
          </w:rPr>
          <w:drawing>
            <wp:inline distT="0" distB="0" distL="0" distR="0" wp14:anchorId="21CB7265" wp14:editId="2D748481">
              <wp:extent cx="5791835" cy="35066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3506621"/>
                      </a:xfrm>
                      <a:prstGeom prst="rect">
                        <a:avLst/>
                      </a:prstGeom>
                      <a:noFill/>
                      <a:ln>
                        <a:noFill/>
                      </a:ln>
                    </pic:spPr>
                  </pic:pic>
                </a:graphicData>
              </a:graphic>
            </wp:inline>
          </w:drawing>
        </w:r>
      </w:ins>
    </w:p>
    <w:p w14:paraId="35F8A732" w14:textId="77777777" w:rsidR="00377F53" w:rsidRDefault="00377F53">
      <w:pPr>
        <w:pStyle w:val="Titulo3"/>
        <w:numPr>
          <w:ilvl w:val="0"/>
          <w:numId w:val="44"/>
        </w:numPr>
        <w:rPr>
          <w:ins w:id="1694" w:author="carlos cruz" w:date="2015-05-30T10:47:00Z"/>
          <w:szCs w:val="22"/>
        </w:rPr>
        <w:pPrChange w:id="1695" w:author="carlos cruz" w:date="2015-05-30T10:12:00Z">
          <w:pPr>
            <w:pStyle w:val="Titulo3"/>
            <w:numPr>
              <w:numId w:val="19"/>
            </w:numPr>
            <w:ind w:left="720" w:hanging="360"/>
          </w:pPr>
        </w:pPrChange>
      </w:pPr>
      <w:ins w:id="1696" w:author="carlos cruz" w:date="2015-05-30T10:12:00Z">
        <w:r w:rsidRPr="00643429">
          <w:rPr>
            <w:szCs w:val="22"/>
          </w:rPr>
          <w:lastRenderedPageBreak/>
          <w:t>Visualizar Historia Clínica.</w:t>
        </w:r>
      </w:ins>
    </w:p>
    <w:p w14:paraId="6A0C07A7" w14:textId="5B1A9F9A" w:rsidR="00C22ADE" w:rsidRPr="00D85BB1" w:rsidRDefault="00C22ADE">
      <w:pPr>
        <w:rPr>
          <w:ins w:id="1697" w:author="carlos cruz" w:date="2015-05-30T10:12:00Z"/>
        </w:rPr>
        <w:pPrChange w:id="1698" w:author="carlos cruz" w:date="2015-05-30T10:47:00Z">
          <w:pPr>
            <w:pStyle w:val="Titulo3"/>
            <w:numPr>
              <w:numId w:val="19"/>
            </w:numPr>
            <w:ind w:left="720" w:hanging="360"/>
          </w:pPr>
        </w:pPrChange>
      </w:pPr>
      <w:ins w:id="1699" w:author="carlos cruz" w:date="2015-05-30T10:47:00Z">
        <w:r w:rsidRPr="00C22ADE">
          <w:rPr>
            <w:noProof/>
            <w:lang w:val="es-ES" w:eastAsia="es-ES"/>
            <w:rPrChange w:id="1700" w:author="Unknown">
              <w:rPr>
                <w:noProof/>
                <w:lang w:eastAsia="es-ES"/>
              </w:rPr>
            </w:rPrChange>
          </w:rPr>
          <w:drawing>
            <wp:inline distT="0" distB="0" distL="0" distR="0" wp14:anchorId="4DE35B85" wp14:editId="011EA27B">
              <wp:extent cx="5791835" cy="2646328"/>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2646328"/>
                      </a:xfrm>
                      <a:prstGeom prst="rect">
                        <a:avLst/>
                      </a:prstGeom>
                      <a:noFill/>
                      <a:ln>
                        <a:noFill/>
                      </a:ln>
                    </pic:spPr>
                  </pic:pic>
                </a:graphicData>
              </a:graphic>
            </wp:inline>
          </w:drawing>
        </w:r>
      </w:ins>
    </w:p>
    <w:p w14:paraId="1F32F9B7" w14:textId="06BD26AC" w:rsidR="00377F53" w:rsidRDefault="00377F53">
      <w:pPr>
        <w:pStyle w:val="Titulo3"/>
        <w:numPr>
          <w:ilvl w:val="0"/>
          <w:numId w:val="44"/>
        </w:numPr>
        <w:rPr>
          <w:ins w:id="1701" w:author="carlos cruz" w:date="2015-05-30T10:12:00Z"/>
        </w:rPr>
        <w:pPrChange w:id="1702" w:author="carlos cruz" w:date="2015-05-30T10:12:00Z">
          <w:pPr>
            <w:pStyle w:val="Titulo3"/>
            <w:numPr>
              <w:numId w:val="19"/>
            </w:numPr>
            <w:ind w:left="720" w:hanging="360"/>
          </w:pPr>
        </w:pPrChange>
      </w:pPr>
      <w:ins w:id="1703" w:author="carlos cruz" w:date="2015-05-30T10:12:00Z">
        <w:r>
          <w:t>Trazar Ruta.</w:t>
        </w:r>
      </w:ins>
    </w:p>
    <w:p w14:paraId="01A29F13" w14:textId="21815A2B" w:rsidR="00377F53" w:rsidRDefault="00377F53">
      <w:pPr>
        <w:pStyle w:val="Titulo3"/>
        <w:numPr>
          <w:ilvl w:val="0"/>
          <w:numId w:val="44"/>
        </w:numPr>
        <w:rPr>
          <w:ins w:id="1704" w:author="carlos cruz" w:date="2015-05-30T10:12:00Z"/>
        </w:rPr>
        <w:pPrChange w:id="1705" w:author="carlos cruz" w:date="2015-05-30T10:12:00Z">
          <w:pPr>
            <w:ind w:firstLine="0"/>
          </w:pPr>
        </w:pPrChange>
      </w:pPr>
      <w:ins w:id="1706" w:author="carlos cruz" w:date="2015-05-30T10:12:00Z">
        <w:r>
          <w:t xml:space="preserve">Confirmar Afiliación. </w:t>
        </w:r>
      </w:ins>
    </w:p>
    <w:p w14:paraId="56BD5B37" w14:textId="77777777" w:rsidR="00377F53" w:rsidRDefault="00377F53">
      <w:pPr>
        <w:pStyle w:val="Titulo3"/>
        <w:numPr>
          <w:ilvl w:val="0"/>
          <w:numId w:val="44"/>
        </w:numPr>
        <w:rPr>
          <w:ins w:id="1707" w:author="carlos cruz" w:date="2015-05-30T10:12:00Z"/>
        </w:rPr>
        <w:pPrChange w:id="1708" w:author="carlos cruz" w:date="2015-05-30T10:12:00Z">
          <w:pPr>
            <w:ind w:firstLine="0"/>
          </w:pPr>
        </w:pPrChange>
      </w:pPr>
      <w:ins w:id="1709" w:author="carlos cruz" w:date="2015-05-30T10:12:00Z">
        <w:del w:id="1710" w:author="carlos cruz" w:date="2015-05-30T10:00:00Z">
          <w:r w:rsidDel="0065343B">
            <w:delText xml:space="preserve">C.U.11 </w:delText>
          </w:r>
        </w:del>
        <w:r>
          <w:t>Establecer Perfiles de Congestión.</w:t>
        </w:r>
      </w:ins>
    </w:p>
    <w:p w14:paraId="3961397B" w14:textId="77777777" w:rsidR="00377F53" w:rsidRDefault="00377F53">
      <w:pPr>
        <w:pStyle w:val="Titulo3"/>
        <w:numPr>
          <w:ilvl w:val="0"/>
          <w:numId w:val="44"/>
        </w:numPr>
        <w:rPr>
          <w:ins w:id="1711" w:author="carlos cruz" w:date="2015-05-30T10:12:00Z"/>
        </w:rPr>
        <w:pPrChange w:id="1712" w:author="carlos cruz" w:date="2015-05-30T10:12:00Z">
          <w:pPr>
            <w:ind w:firstLine="0"/>
          </w:pPr>
        </w:pPrChange>
      </w:pPr>
      <w:ins w:id="1713" w:author="carlos cruz" w:date="2015-05-30T10:12:00Z">
        <w:del w:id="1714" w:author="carlos cruz" w:date="2015-05-30T10:00:00Z">
          <w:r w:rsidDel="0065343B">
            <w:delText xml:space="preserve">C.U.12 </w:delText>
          </w:r>
        </w:del>
        <w:r>
          <w:t>Asignar Ambulancia al Cuadrante.</w:t>
        </w:r>
      </w:ins>
    </w:p>
    <w:p w14:paraId="2B164A39" w14:textId="28EA5B20" w:rsidR="00377F53" w:rsidRPr="00377F53" w:rsidDel="00501969" w:rsidRDefault="00377F53">
      <w:pPr>
        <w:rPr>
          <w:del w:id="1715" w:author="carlos cruz" w:date="2015-05-30T10:17:00Z"/>
          <w:rPrChange w:id="1716" w:author="carlos cruz" w:date="2015-05-30T10:12:00Z">
            <w:rPr>
              <w:del w:id="1717" w:author="carlos cruz" w:date="2015-05-30T10:17:00Z"/>
            </w:rPr>
          </w:rPrChange>
        </w:rPr>
        <w:pPrChange w:id="1718" w:author="carlos cruz" w:date="2015-05-30T10:12:00Z">
          <w:pPr>
            <w:pStyle w:val="Ttulo2"/>
            <w:numPr>
              <w:ilvl w:val="1"/>
              <w:numId w:val="19"/>
            </w:numPr>
            <w:spacing w:before="100" w:after="100"/>
            <w:ind w:left="794" w:hanging="397"/>
          </w:pPr>
        </w:pPrChange>
      </w:pPr>
    </w:p>
    <w:p w14:paraId="129862E2" w14:textId="172356CB" w:rsidR="006F3FF2" w:rsidDel="00501969" w:rsidRDefault="006F3FF2" w:rsidP="006F3FF2">
      <w:pPr>
        <w:pStyle w:val="Ttulo3"/>
        <w:ind w:left="720"/>
        <w:rPr>
          <w:del w:id="1719" w:author="carlos cruz" w:date="2015-05-30T10:17:00Z"/>
        </w:rPr>
      </w:pPr>
      <w:bookmarkStart w:id="1720" w:name="_Toc417646139"/>
      <w:del w:id="1721" w:author="carlos cruz" w:date="2015-05-30T10:17:00Z">
        <w:r w:rsidRPr="00EF076B" w:rsidDel="00501969">
          <w:rPr>
            <w:noProof/>
            <w:lang w:val="es-ES" w:eastAsia="es-ES"/>
            <w:rPrChange w:id="1722" w:author="Server Document" w:date="2015-05-30T16:58:00Z">
              <w:rPr>
                <w:noProof/>
                <w:lang w:val="es-ES" w:eastAsia="es-ES"/>
              </w:rPr>
            </w:rPrChange>
          </w:rPr>
          <w:drawing>
            <wp:anchor distT="0" distB="0" distL="114300" distR="114300" simplePos="0" relativeHeight="251658250" behindDoc="0" locked="0" layoutInCell="1" allowOverlap="1" wp14:anchorId="32540B65" wp14:editId="067DF345">
              <wp:simplePos x="0" y="0"/>
              <wp:positionH relativeFrom="margin">
                <wp:align>left</wp:align>
              </wp:positionH>
              <wp:positionV relativeFrom="paragraph">
                <wp:posOffset>370205</wp:posOffset>
              </wp:positionV>
              <wp:extent cx="5963285" cy="28225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3285" cy="2822575"/>
                      </a:xfrm>
                      <a:prstGeom prst="rect">
                        <a:avLst/>
                      </a:prstGeom>
                      <a:noFill/>
                      <a:ln>
                        <a:noFill/>
                      </a:ln>
                    </pic:spPr>
                  </pic:pic>
                </a:graphicData>
              </a:graphic>
              <wp14:sizeRelH relativeFrom="margin">
                <wp14:pctWidth>0</wp14:pctWidth>
              </wp14:sizeRelH>
            </wp:anchor>
          </w:drawing>
        </w:r>
        <w:r w:rsidRPr="00643429" w:rsidDel="00501969">
          <w:delText>Solicitar Ambulancia</w:delText>
        </w:r>
        <w:bookmarkEnd w:id="1720"/>
      </w:del>
    </w:p>
    <w:p w14:paraId="2B758CE4" w14:textId="67523642" w:rsidR="00E479F2" w:rsidDel="00501969" w:rsidRDefault="00E479F2" w:rsidP="00E479F2">
      <w:pPr>
        <w:rPr>
          <w:del w:id="1723" w:author="carlos cruz" w:date="2015-05-30T10:17:00Z"/>
        </w:rPr>
      </w:pPr>
    </w:p>
    <w:p w14:paraId="4EF02F05" w14:textId="049BAD73" w:rsidR="00E479F2" w:rsidDel="00501969" w:rsidRDefault="00E479F2" w:rsidP="00E479F2">
      <w:pPr>
        <w:pStyle w:val="Ttulo3"/>
        <w:ind w:left="720"/>
        <w:rPr>
          <w:del w:id="1724" w:author="carlos cruz" w:date="2015-05-30T10:17:00Z"/>
        </w:rPr>
      </w:pPr>
      <w:bookmarkStart w:id="1725" w:name="_Toc417646138"/>
      <w:del w:id="1726" w:author="carlos cruz" w:date="2015-05-30T10:17:00Z">
        <w:r w:rsidRPr="00EF076B" w:rsidDel="00501969">
          <w:rPr>
            <w:noProof/>
            <w:lang w:val="es-ES" w:eastAsia="es-ES"/>
            <w:rPrChange w:id="1727" w:author="Server Document" w:date="2015-05-30T16:58:00Z">
              <w:rPr>
                <w:noProof/>
                <w:lang w:val="es-ES" w:eastAsia="es-ES"/>
              </w:rPr>
            </w:rPrChange>
          </w:rPr>
          <w:drawing>
            <wp:anchor distT="0" distB="0" distL="114300" distR="114300" simplePos="0" relativeHeight="251658254" behindDoc="0" locked="0" layoutInCell="1" allowOverlap="1" wp14:anchorId="6F48B6D8" wp14:editId="0348522F">
              <wp:simplePos x="0" y="0"/>
              <wp:positionH relativeFrom="margin">
                <wp:align>right</wp:align>
              </wp:positionH>
              <wp:positionV relativeFrom="paragraph">
                <wp:posOffset>457835</wp:posOffset>
              </wp:positionV>
              <wp:extent cx="5848985" cy="34385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985" cy="3438525"/>
                      </a:xfrm>
                      <a:prstGeom prst="rect">
                        <a:avLst/>
                      </a:prstGeom>
                      <a:noFill/>
                      <a:ln>
                        <a:noFill/>
                      </a:ln>
                    </pic:spPr>
                  </pic:pic>
                </a:graphicData>
              </a:graphic>
              <wp14:sizeRelV relativeFrom="margin">
                <wp14:pctHeight>0</wp14:pctHeight>
              </wp14:sizeRelV>
            </wp:anchor>
          </w:drawing>
        </w:r>
        <w:r w:rsidRPr="006B2347" w:rsidDel="00501969">
          <w:delText>Asignar Ambulancia</w:delText>
        </w:r>
        <w:r w:rsidRPr="00B773A0" w:rsidDel="00501969">
          <w:rPr>
            <w:noProof/>
            <w:lang w:eastAsia="es-ES"/>
          </w:rPr>
          <w:delText xml:space="preserve"> </w:delText>
        </w:r>
        <w:bookmarkEnd w:id="1725"/>
      </w:del>
    </w:p>
    <w:p w14:paraId="57AACFBB" w14:textId="0E55FFD8" w:rsidR="00E479F2" w:rsidRPr="00E479F2" w:rsidDel="00862142" w:rsidRDefault="00E479F2" w:rsidP="00E479F2">
      <w:pPr>
        <w:rPr>
          <w:del w:id="1728" w:author="carlos cruz" w:date="2015-05-30T17:51:00Z"/>
        </w:rPr>
      </w:pPr>
    </w:p>
    <w:p w14:paraId="3EC93C16" w14:textId="77777777" w:rsidR="00986D03" w:rsidRPr="00986D03" w:rsidRDefault="00986D03">
      <w:pPr>
        <w:rPr>
          <w:ins w:id="1729" w:author="carlos cruz" w:date="2015-05-30T17:39:00Z"/>
          <w:rPrChange w:id="1730" w:author="carlos cruz" w:date="2015-05-30T17:39:00Z">
            <w:rPr>
              <w:ins w:id="1731" w:author="carlos cruz" w:date="2015-05-30T17:39:00Z"/>
            </w:rPr>
          </w:rPrChange>
        </w:rPr>
        <w:pPrChange w:id="1732" w:author="carlos cruz" w:date="2015-05-30T17:39:00Z">
          <w:pPr>
            <w:pStyle w:val="Ttulo2"/>
            <w:numPr>
              <w:ilvl w:val="1"/>
              <w:numId w:val="19"/>
            </w:numPr>
            <w:spacing w:before="100" w:after="100"/>
            <w:ind w:left="794" w:hanging="397"/>
          </w:pPr>
        </w:pPrChange>
      </w:pPr>
      <w:bookmarkStart w:id="1733" w:name="_Toc417646140"/>
    </w:p>
    <w:p w14:paraId="7B1634A4" w14:textId="3153D0A2" w:rsidR="006F3FF2" w:rsidRDefault="006F3FF2" w:rsidP="006F3FF2">
      <w:pPr>
        <w:pStyle w:val="Ttulo2"/>
        <w:numPr>
          <w:ilvl w:val="1"/>
          <w:numId w:val="19"/>
        </w:numPr>
        <w:spacing w:before="100" w:after="100"/>
        <w:ind w:left="794" w:hanging="397"/>
        <w:rPr>
          <w:ins w:id="1734" w:author="carlos cruz" w:date="2015-05-30T10:13:00Z"/>
        </w:rPr>
      </w:pPr>
      <w:r>
        <w:t>Análisis de Clases</w:t>
      </w:r>
      <w:bookmarkEnd w:id="1733"/>
    </w:p>
    <w:p w14:paraId="1D18099B" w14:textId="77777777" w:rsidR="003D664A" w:rsidRDefault="003D664A">
      <w:pPr>
        <w:pStyle w:val="Titulo3"/>
        <w:numPr>
          <w:ilvl w:val="0"/>
          <w:numId w:val="45"/>
        </w:numPr>
        <w:ind w:left="993" w:hanging="142"/>
        <w:rPr>
          <w:ins w:id="1735" w:author="carlos cruz" w:date="2015-05-30T10:53:00Z"/>
        </w:rPr>
        <w:pPrChange w:id="1736" w:author="carlos cruz" w:date="2015-05-30T10:19:00Z">
          <w:pPr>
            <w:pStyle w:val="Titulo3"/>
            <w:numPr>
              <w:numId w:val="19"/>
            </w:numPr>
            <w:ind w:left="720" w:hanging="360"/>
          </w:pPr>
        </w:pPrChange>
      </w:pPr>
      <w:ins w:id="1737" w:author="carlos cruz" w:date="2015-05-30T10:14:00Z">
        <w:r w:rsidRPr="00643429">
          <w:t xml:space="preserve">Solicitar Afiliación. </w:t>
        </w:r>
      </w:ins>
    </w:p>
    <w:p w14:paraId="1E84550B" w14:textId="77777777" w:rsidR="000576A3" w:rsidRPr="00D85BB1" w:rsidRDefault="000576A3">
      <w:pPr>
        <w:rPr>
          <w:ins w:id="1738" w:author="carlos cruz" w:date="2015-05-30T10:14:00Z"/>
        </w:rPr>
        <w:pPrChange w:id="1739" w:author="carlos cruz" w:date="2015-05-30T10:53:00Z">
          <w:pPr>
            <w:pStyle w:val="Titulo3"/>
            <w:numPr>
              <w:numId w:val="19"/>
            </w:numPr>
            <w:ind w:left="720" w:hanging="360"/>
          </w:pPr>
        </w:pPrChange>
      </w:pPr>
    </w:p>
    <w:p w14:paraId="3E35370E" w14:textId="77777777" w:rsidR="003D664A" w:rsidRDefault="003D664A">
      <w:pPr>
        <w:pStyle w:val="Titulo3"/>
        <w:numPr>
          <w:ilvl w:val="0"/>
          <w:numId w:val="45"/>
        </w:numPr>
        <w:ind w:left="993" w:hanging="142"/>
        <w:rPr>
          <w:ins w:id="1740" w:author="carlos cruz" w:date="2015-05-30T10:53:00Z"/>
        </w:rPr>
        <w:pPrChange w:id="1741" w:author="carlos cruz" w:date="2015-05-30T10:19:00Z">
          <w:pPr>
            <w:pStyle w:val="Titulo3"/>
            <w:numPr>
              <w:numId w:val="19"/>
            </w:numPr>
            <w:ind w:left="720" w:hanging="360"/>
          </w:pPr>
        </w:pPrChange>
      </w:pPr>
      <w:ins w:id="1742" w:author="carlos cruz" w:date="2015-05-30T10:14:00Z">
        <w:r>
          <w:lastRenderedPageBreak/>
          <w:t>S</w:t>
        </w:r>
        <w:r w:rsidRPr="00643429">
          <w:t>olicitar Ambulancia.</w:t>
        </w:r>
      </w:ins>
    </w:p>
    <w:p w14:paraId="55BF3CA5" w14:textId="6F6B690A" w:rsidR="000576A3" w:rsidRPr="00D85BB1" w:rsidRDefault="004F511F">
      <w:pPr>
        <w:rPr>
          <w:ins w:id="1743" w:author="carlos cruz" w:date="2015-05-30T10:14:00Z"/>
        </w:rPr>
        <w:pPrChange w:id="1744" w:author="carlos cruz" w:date="2015-05-30T10:53:00Z">
          <w:pPr>
            <w:pStyle w:val="Titulo3"/>
            <w:numPr>
              <w:numId w:val="19"/>
            </w:numPr>
            <w:ind w:left="720" w:hanging="360"/>
          </w:pPr>
        </w:pPrChange>
      </w:pPr>
      <w:ins w:id="1745" w:author="carlos cruz" w:date="2015-05-30T11:18:00Z">
        <w:r w:rsidRPr="004F511F">
          <w:rPr>
            <w:noProof/>
            <w:lang w:val="es-ES" w:eastAsia="es-ES"/>
            <w:rPrChange w:id="1746" w:author="Unknown">
              <w:rPr>
                <w:noProof/>
                <w:lang w:eastAsia="es-ES"/>
              </w:rPr>
            </w:rPrChange>
          </w:rPr>
          <w:drawing>
            <wp:inline distT="0" distB="0" distL="0" distR="0" wp14:anchorId="38912090" wp14:editId="387264BD">
              <wp:extent cx="5791835" cy="213746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2137463"/>
                      </a:xfrm>
                      <a:prstGeom prst="rect">
                        <a:avLst/>
                      </a:prstGeom>
                      <a:noFill/>
                      <a:ln>
                        <a:noFill/>
                      </a:ln>
                    </pic:spPr>
                  </pic:pic>
                </a:graphicData>
              </a:graphic>
            </wp:inline>
          </w:drawing>
        </w:r>
      </w:ins>
    </w:p>
    <w:p w14:paraId="1A8DF353" w14:textId="77777777" w:rsidR="003D664A" w:rsidRPr="000B01C5" w:rsidRDefault="003D664A">
      <w:pPr>
        <w:pStyle w:val="Titulo3"/>
        <w:numPr>
          <w:ilvl w:val="0"/>
          <w:numId w:val="45"/>
        </w:numPr>
        <w:ind w:left="993" w:hanging="142"/>
        <w:rPr>
          <w:ins w:id="1747" w:author="carlos cruz" w:date="2015-05-30T10:14:00Z"/>
        </w:rPr>
        <w:pPrChange w:id="1748" w:author="carlos cruz" w:date="2015-05-30T10:19:00Z">
          <w:pPr>
            <w:pStyle w:val="Titulo3"/>
            <w:numPr>
              <w:numId w:val="19"/>
            </w:numPr>
            <w:ind w:left="720" w:hanging="360"/>
          </w:pPr>
        </w:pPrChange>
      </w:pPr>
      <w:ins w:id="1749" w:author="carlos cruz" w:date="2015-05-30T10:14:00Z">
        <w:r w:rsidRPr="00643429">
          <w:t>Gestionar Gesto.</w:t>
        </w:r>
      </w:ins>
    </w:p>
    <w:p w14:paraId="52BC6575" w14:textId="77777777" w:rsidR="003D664A" w:rsidRDefault="003D664A">
      <w:pPr>
        <w:pStyle w:val="Titulo3"/>
        <w:numPr>
          <w:ilvl w:val="0"/>
          <w:numId w:val="45"/>
        </w:numPr>
        <w:ind w:left="993" w:hanging="142"/>
        <w:rPr>
          <w:ins w:id="1750" w:author="carlos cruz" w:date="2015-05-30T10:14:00Z"/>
        </w:rPr>
        <w:pPrChange w:id="1751" w:author="carlos cruz" w:date="2015-05-30T10:19:00Z">
          <w:pPr>
            <w:pStyle w:val="Titulo3"/>
            <w:numPr>
              <w:numId w:val="19"/>
            </w:numPr>
            <w:ind w:left="720" w:hanging="360"/>
          </w:pPr>
        </w:pPrChange>
      </w:pPr>
      <w:ins w:id="1752" w:author="carlos cruz" w:date="2015-05-30T10:14:00Z">
        <w:r w:rsidRPr="00643429">
          <w:t>Visualizar Primeros Auxilios.</w:t>
        </w:r>
      </w:ins>
    </w:p>
    <w:p w14:paraId="178F6A06" w14:textId="77777777" w:rsidR="004F511F" w:rsidRDefault="003D664A">
      <w:pPr>
        <w:pStyle w:val="Titulo3"/>
        <w:numPr>
          <w:ilvl w:val="0"/>
          <w:numId w:val="45"/>
        </w:numPr>
        <w:ind w:left="993" w:hanging="142"/>
        <w:rPr>
          <w:ins w:id="1753" w:author="carlos cruz" w:date="2015-05-30T11:20:00Z"/>
        </w:rPr>
        <w:pPrChange w:id="1754" w:author="carlos cruz" w:date="2015-05-30T10:19:00Z">
          <w:pPr>
            <w:pStyle w:val="Titulo3"/>
            <w:numPr>
              <w:numId w:val="19"/>
            </w:numPr>
            <w:ind w:left="720" w:hanging="360"/>
          </w:pPr>
        </w:pPrChange>
      </w:pPr>
      <w:ins w:id="1755" w:author="carlos cruz" w:date="2015-05-30T10:14:00Z">
        <w:r w:rsidRPr="006B2347">
          <w:t>Asignar Ambulancia</w:t>
        </w:r>
      </w:ins>
      <w:ins w:id="1756" w:author="carlos cruz" w:date="2015-05-30T11:20:00Z">
        <w:r w:rsidR="004F511F">
          <w:t>.</w:t>
        </w:r>
      </w:ins>
    </w:p>
    <w:p w14:paraId="208D1D16" w14:textId="7994ED8B" w:rsidR="003D664A" w:rsidRPr="006B2347" w:rsidRDefault="004F511F">
      <w:pPr>
        <w:rPr>
          <w:ins w:id="1757" w:author="carlos cruz" w:date="2015-05-30T10:14:00Z"/>
        </w:rPr>
        <w:pPrChange w:id="1758" w:author="carlos cruz" w:date="2015-05-30T11:20:00Z">
          <w:pPr>
            <w:pStyle w:val="Titulo3"/>
            <w:numPr>
              <w:numId w:val="19"/>
            </w:numPr>
            <w:ind w:left="720" w:hanging="360"/>
          </w:pPr>
        </w:pPrChange>
      </w:pPr>
      <w:ins w:id="1759" w:author="carlos cruz" w:date="2015-05-30T11:20:00Z">
        <w:r w:rsidRPr="004F511F">
          <w:rPr>
            <w:noProof/>
            <w:lang w:val="es-ES" w:eastAsia="es-ES"/>
            <w:rPrChange w:id="1760" w:author="Unknown">
              <w:rPr>
                <w:noProof/>
                <w:lang w:eastAsia="es-ES"/>
              </w:rPr>
            </w:rPrChange>
          </w:rPr>
          <w:drawing>
            <wp:inline distT="0" distB="0" distL="0" distR="0" wp14:anchorId="7D06CD68" wp14:editId="6F7658CC">
              <wp:extent cx="5791835" cy="2660779"/>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835" cy="2660779"/>
                      </a:xfrm>
                      <a:prstGeom prst="rect">
                        <a:avLst/>
                      </a:prstGeom>
                      <a:noFill/>
                      <a:ln>
                        <a:noFill/>
                      </a:ln>
                    </pic:spPr>
                  </pic:pic>
                </a:graphicData>
              </a:graphic>
            </wp:inline>
          </w:drawing>
        </w:r>
      </w:ins>
      <w:ins w:id="1761" w:author="carlos cruz" w:date="2015-05-30T10:14:00Z">
        <w:r w:rsidR="003D664A" w:rsidRPr="006B2347">
          <w:t xml:space="preserve"> </w:t>
        </w:r>
      </w:ins>
    </w:p>
    <w:p w14:paraId="60A197D4" w14:textId="77777777" w:rsidR="003D664A" w:rsidRDefault="003D664A">
      <w:pPr>
        <w:pStyle w:val="Titulo3"/>
        <w:numPr>
          <w:ilvl w:val="0"/>
          <w:numId w:val="45"/>
        </w:numPr>
        <w:ind w:left="993" w:hanging="142"/>
        <w:rPr>
          <w:ins w:id="1762" w:author="carlos cruz" w:date="2015-05-30T10:14:00Z"/>
        </w:rPr>
        <w:pPrChange w:id="1763" w:author="carlos cruz" w:date="2015-05-30T10:19:00Z">
          <w:pPr>
            <w:pStyle w:val="Titulo3"/>
            <w:numPr>
              <w:numId w:val="19"/>
            </w:numPr>
            <w:ind w:left="720" w:hanging="360"/>
          </w:pPr>
        </w:pPrChange>
      </w:pPr>
      <w:ins w:id="1764" w:author="carlos cruz" w:date="2015-05-30T10:14:00Z">
        <w:r>
          <w:lastRenderedPageBreak/>
          <w:t>Cambiar Estado.</w:t>
        </w:r>
      </w:ins>
    </w:p>
    <w:p w14:paraId="324A7AC1" w14:textId="77777777" w:rsidR="003D664A" w:rsidRDefault="003D664A">
      <w:pPr>
        <w:pStyle w:val="Titulo3"/>
        <w:numPr>
          <w:ilvl w:val="0"/>
          <w:numId w:val="45"/>
        </w:numPr>
        <w:ind w:left="993" w:hanging="142"/>
        <w:rPr>
          <w:ins w:id="1765" w:author="carlos cruz" w:date="2015-05-30T10:14:00Z"/>
          <w:szCs w:val="22"/>
        </w:rPr>
        <w:pPrChange w:id="1766" w:author="carlos cruz" w:date="2015-05-30T10:19:00Z">
          <w:pPr>
            <w:pStyle w:val="Titulo3"/>
            <w:numPr>
              <w:numId w:val="19"/>
            </w:numPr>
            <w:ind w:left="720" w:hanging="360"/>
          </w:pPr>
        </w:pPrChange>
      </w:pPr>
      <w:ins w:id="1767" w:author="carlos cruz" w:date="2015-05-30T10:14: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6E5416AD" w14:textId="77777777" w:rsidR="003D664A" w:rsidRDefault="003D664A">
      <w:pPr>
        <w:pStyle w:val="Titulo3"/>
        <w:numPr>
          <w:ilvl w:val="0"/>
          <w:numId w:val="45"/>
        </w:numPr>
        <w:ind w:left="993" w:hanging="142"/>
        <w:rPr>
          <w:ins w:id="1768" w:author="carlos cruz" w:date="2015-05-30T10:14:00Z"/>
          <w:szCs w:val="22"/>
        </w:rPr>
        <w:pPrChange w:id="1769" w:author="carlos cruz" w:date="2015-05-30T10:19:00Z">
          <w:pPr>
            <w:pStyle w:val="Titulo3"/>
            <w:numPr>
              <w:numId w:val="19"/>
            </w:numPr>
            <w:ind w:left="720" w:hanging="360"/>
          </w:pPr>
        </w:pPrChange>
      </w:pPr>
      <w:ins w:id="1770" w:author="carlos cruz" w:date="2015-05-30T10:14:00Z">
        <w:r w:rsidRPr="00643429">
          <w:rPr>
            <w:szCs w:val="22"/>
          </w:rPr>
          <w:t>Visualizar Historia Clínica.</w:t>
        </w:r>
      </w:ins>
    </w:p>
    <w:p w14:paraId="2AF6DF83" w14:textId="77777777" w:rsidR="003D664A" w:rsidRDefault="003D664A">
      <w:pPr>
        <w:pStyle w:val="Titulo3"/>
        <w:numPr>
          <w:ilvl w:val="0"/>
          <w:numId w:val="45"/>
        </w:numPr>
        <w:ind w:left="993" w:hanging="142"/>
        <w:rPr>
          <w:ins w:id="1771" w:author="carlos cruz" w:date="2015-05-30T10:14:00Z"/>
        </w:rPr>
        <w:pPrChange w:id="1772" w:author="carlos cruz" w:date="2015-05-30T10:19:00Z">
          <w:pPr>
            <w:pStyle w:val="Titulo3"/>
            <w:numPr>
              <w:numId w:val="19"/>
            </w:numPr>
            <w:ind w:left="720" w:hanging="360"/>
          </w:pPr>
        </w:pPrChange>
      </w:pPr>
      <w:ins w:id="1773" w:author="carlos cruz" w:date="2015-05-30T10:14:00Z">
        <w:r>
          <w:t>Trazar Ruta.</w:t>
        </w:r>
      </w:ins>
    </w:p>
    <w:p w14:paraId="5BE97762" w14:textId="77777777" w:rsidR="003D664A" w:rsidRDefault="003D664A">
      <w:pPr>
        <w:pStyle w:val="Titulo3"/>
        <w:numPr>
          <w:ilvl w:val="0"/>
          <w:numId w:val="45"/>
        </w:numPr>
        <w:ind w:left="993" w:hanging="142"/>
        <w:rPr>
          <w:ins w:id="1774" w:author="carlos cruz" w:date="2015-05-30T10:14:00Z"/>
        </w:rPr>
        <w:pPrChange w:id="1775" w:author="carlos cruz" w:date="2015-05-30T10:19:00Z">
          <w:pPr>
            <w:pStyle w:val="Titulo3"/>
            <w:numPr>
              <w:numId w:val="19"/>
            </w:numPr>
            <w:ind w:left="720" w:hanging="360"/>
          </w:pPr>
        </w:pPrChange>
      </w:pPr>
      <w:ins w:id="1776" w:author="carlos cruz" w:date="2015-05-30T10:14:00Z">
        <w:r>
          <w:t xml:space="preserve">Confirmar Afiliación. </w:t>
        </w:r>
      </w:ins>
    </w:p>
    <w:p w14:paraId="2695DFCB" w14:textId="77777777" w:rsidR="003D664A" w:rsidRDefault="003D664A">
      <w:pPr>
        <w:pStyle w:val="Titulo3"/>
        <w:numPr>
          <w:ilvl w:val="0"/>
          <w:numId w:val="45"/>
        </w:numPr>
        <w:ind w:left="993" w:hanging="142"/>
        <w:rPr>
          <w:ins w:id="1777" w:author="carlos cruz" w:date="2015-05-30T10:14:00Z"/>
        </w:rPr>
        <w:pPrChange w:id="1778" w:author="carlos cruz" w:date="2015-05-30T10:19:00Z">
          <w:pPr>
            <w:pStyle w:val="Titulo3"/>
            <w:numPr>
              <w:numId w:val="19"/>
            </w:numPr>
            <w:ind w:left="720" w:hanging="360"/>
          </w:pPr>
        </w:pPrChange>
      </w:pPr>
      <w:ins w:id="1779" w:author="carlos cruz" w:date="2015-05-30T10:14:00Z">
        <w:r>
          <w:t>Establecer Perfiles de Congestión.</w:t>
        </w:r>
      </w:ins>
    </w:p>
    <w:p w14:paraId="5EB72584" w14:textId="77777777" w:rsidR="003D664A" w:rsidRDefault="003D664A">
      <w:pPr>
        <w:pStyle w:val="Titulo3"/>
        <w:numPr>
          <w:ilvl w:val="0"/>
          <w:numId w:val="45"/>
        </w:numPr>
        <w:ind w:left="993" w:hanging="142"/>
        <w:rPr>
          <w:ins w:id="1780" w:author="carlos cruz" w:date="2015-05-30T10:17:00Z"/>
        </w:rPr>
        <w:pPrChange w:id="1781" w:author="carlos cruz" w:date="2015-05-30T10:19:00Z">
          <w:pPr>
            <w:pStyle w:val="Titulo3"/>
            <w:numPr>
              <w:numId w:val="19"/>
            </w:numPr>
            <w:ind w:left="720" w:hanging="360"/>
          </w:pPr>
        </w:pPrChange>
      </w:pPr>
      <w:ins w:id="1782" w:author="carlos cruz" w:date="2015-05-30T10:14:00Z">
        <w:r>
          <w:t>Asignar Ambulancia al Cuadrante.</w:t>
        </w:r>
      </w:ins>
    </w:p>
    <w:p w14:paraId="52E27190" w14:textId="77777777" w:rsidR="00501969" w:rsidRPr="00D85BB1" w:rsidRDefault="00501969">
      <w:pPr>
        <w:rPr>
          <w:ins w:id="1783" w:author="carlos cruz" w:date="2015-05-30T10:14:00Z"/>
        </w:rPr>
        <w:pPrChange w:id="1784" w:author="carlos cruz" w:date="2015-05-30T10:17:00Z">
          <w:pPr>
            <w:pStyle w:val="Titulo3"/>
            <w:numPr>
              <w:numId w:val="19"/>
            </w:numPr>
            <w:ind w:left="720" w:hanging="360"/>
          </w:pPr>
        </w:pPrChange>
      </w:pPr>
    </w:p>
    <w:p w14:paraId="7ECC7561" w14:textId="4077F700" w:rsidR="003D664A" w:rsidRPr="003D664A" w:rsidDel="00501969" w:rsidRDefault="003D664A">
      <w:pPr>
        <w:rPr>
          <w:del w:id="1785" w:author="carlos cruz" w:date="2015-05-30T10:17:00Z"/>
          <w:rPrChange w:id="1786" w:author="carlos cruz" w:date="2015-05-30T10:13:00Z">
            <w:rPr>
              <w:del w:id="1787" w:author="carlos cruz" w:date="2015-05-30T10:17:00Z"/>
            </w:rPr>
          </w:rPrChange>
        </w:rPr>
        <w:pPrChange w:id="1788" w:author="carlos cruz" w:date="2015-05-30T10:13:00Z">
          <w:pPr>
            <w:pStyle w:val="Ttulo2"/>
            <w:numPr>
              <w:ilvl w:val="1"/>
              <w:numId w:val="19"/>
            </w:numPr>
            <w:spacing w:before="100" w:after="100"/>
            <w:ind w:left="794" w:hanging="397"/>
          </w:pPr>
        </w:pPrChange>
      </w:pPr>
    </w:p>
    <w:p w14:paraId="1DEE6ECB" w14:textId="4FA26D64" w:rsidR="006F3FF2" w:rsidDel="00501969" w:rsidRDefault="003D664A" w:rsidP="006F3FF2">
      <w:pPr>
        <w:pStyle w:val="Ttulo3"/>
        <w:ind w:left="720"/>
        <w:rPr>
          <w:del w:id="1789" w:author="carlos cruz" w:date="2015-05-30T10:17:00Z"/>
        </w:rPr>
      </w:pPr>
      <w:bookmarkStart w:id="1790" w:name="_Toc417646141"/>
      <w:del w:id="1791" w:author="carlos cruz" w:date="2015-05-30T10:17:00Z">
        <w:r w:rsidRPr="004B65D6" w:rsidDel="00501969">
          <w:rPr>
            <w:noProof/>
            <w:lang w:val="es-ES" w:eastAsia="es-ES"/>
            <w:rPrChange w:id="1792" w:author="Server Document" w:date="2015-05-30T16:19:00Z">
              <w:rPr>
                <w:noProof/>
                <w:lang w:val="es-ES" w:eastAsia="es-ES"/>
              </w:rPr>
            </w:rPrChange>
          </w:rPr>
          <w:drawing>
            <wp:anchor distT="0" distB="0" distL="114300" distR="114300" simplePos="0" relativeHeight="251658249" behindDoc="0" locked="0" layoutInCell="1" allowOverlap="1" wp14:anchorId="438EE94B" wp14:editId="7E6C88D6">
              <wp:simplePos x="0" y="0"/>
              <wp:positionH relativeFrom="margin">
                <wp:align>right</wp:align>
              </wp:positionH>
              <wp:positionV relativeFrom="paragraph">
                <wp:posOffset>385445</wp:posOffset>
              </wp:positionV>
              <wp:extent cx="5864225" cy="2164080"/>
              <wp:effectExtent l="0" t="0" r="3175" b="762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4225" cy="2164080"/>
                      </a:xfrm>
                      <a:prstGeom prst="rect">
                        <a:avLst/>
                      </a:prstGeom>
                      <a:noFill/>
                      <a:ln>
                        <a:noFill/>
                      </a:ln>
                    </pic:spPr>
                  </pic:pic>
                </a:graphicData>
              </a:graphic>
            </wp:anchor>
          </w:drawing>
        </w:r>
        <w:r w:rsidR="006F3FF2" w:rsidRPr="006B2347" w:rsidDel="00501969">
          <w:delText>Asignar Ambulancia</w:delText>
        </w:r>
        <w:bookmarkEnd w:id="1790"/>
      </w:del>
    </w:p>
    <w:p w14:paraId="5F1D14EC" w14:textId="021481C9" w:rsidR="006F3FF2" w:rsidRPr="00F634FC" w:rsidDel="00501969" w:rsidRDefault="006F3FF2" w:rsidP="006F3FF2">
      <w:pPr>
        <w:rPr>
          <w:del w:id="1793" w:author="carlos cruz" w:date="2015-05-30T10:17:00Z"/>
          <w:lang w:eastAsia="es-BO"/>
        </w:rPr>
      </w:pPr>
    </w:p>
    <w:p w14:paraId="0EA8BAC3" w14:textId="3ACDE2A5" w:rsidR="000A4162" w:rsidRDefault="00501969">
      <w:pPr>
        <w:pStyle w:val="Ttulo2"/>
        <w:numPr>
          <w:ilvl w:val="1"/>
          <w:numId w:val="19"/>
        </w:numPr>
        <w:spacing w:before="100" w:after="100"/>
        <w:ind w:left="794" w:hanging="397"/>
        <w:rPr>
          <w:ins w:id="1794" w:author="carlos cruz" w:date="2015-05-30T10:02:00Z"/>
        </w:rPr>
        <w:pPrChange w:id="1795" w:author="carlos cruz" w:date="2015-05-30T17:50:00Z">
          <w:pPr/>
        </w:pPrChange>
      </w:pPr>
      <w:bookmarkStart w:id="1796" w:name="_Toc417646142"/>
      <w:del w:id="1797" w:author="carlos cruz" w:date="2015-05-30T10:17:00Z">
        <w:r w:rsidRPr="00B773A0" w:rsidDel="00501969">
          <w:rPr>
            <w:noProof/>
            <w:lang w:val="es-ES" w:eastAsia="es-ES"/>
            <w:rPrChange w:id="1798" w:author="Unknown">
              <w:rPr>
                <w:noProof/>
                <w:lang w:val="es-ES" w:eastAsia="es-ES"/>
              </w:rPr>
            </w:rPrChange>
          </w:rPr>
          <w:drawing>
            <wp:anchor distT="0" distB="0" distL="114300" distR="114300" simplePos="0" relativeHeight="251658251" behindDoc="0" locked="0" layoutInCell="1" allowOverlap="1" wp14:anchorId="6025C9B5" wp14:editId="19DEE878">
              <wp:simplePos x="0" y="0"/>
              <wp:positionH relativeFrom="margin">
                <wp:align>left</wp:align>
              </wp:positionH>
              <wp:positionV relativeFrom="page">
                <wp:posOffset>1387475</wp:posOffset>
              </wp:positionV>
              <wp:extent cx="5612130" cy="2578100"/>
              <wp:effectExtent l="0" t="0" r="762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2578100"/>
                      </a:xfrm>
                      <a:prstGeom prst="rect">
                        <a:avLst/>
                      </a:prstGeom>
                      <a:noFill/>
                      <a:ln>
                        <a:noFill/>
                      </a:ln>
                    </pic:spPr>
                  </pic:pic>
                </a:graphicData>
              </a:graphic>
              <wp14:sizeRelV relativeFrom="margin">
                <wp14:pctHeight>0</wp14:pctHeight>
              </wp14:sizeRelV>
            </wp:anchor>
          </w:drawing>
        </w:r>
        <w:r w:rsidR="006F3FF2" w:rsidRPr="00643429" w:rsidDel="00501969">
          <w:delText>Solicitar Ambulancia</w:delText>
        </w:r>
      </w:del>
      <w:bookmarkEnd w:id="1796"/>
      <w:ins w:id="1799" w:author="carlos cruz" w:date="2015-05-30T10:02:00Z">
        <w:r w:rsidR="000A4162">
          <w:t>Análisis de paquete</w:t>
        </w:r>
      </w:ins>
    </w:p>
    <w:p w14:paraId="7A118D5F" w14:textId="79A744BA" w:rsidR="000A4162" w:rsidRDefault="000A4162" w:rsidP="000A4162">
      <w:pPr>
        <w:pStyle w:val="Ttulo3"/>
        <w:keepLines w:val="0"/>
        <w:numPr>
          <w:ilvl w:val="2"/>
          <w:numId w:val="19"/>
        </w:numPr>
        <w:spacing w:before="0" w:beforeAutospacing="0" w:afterAutospacing="0" w:line="240" w:lineRule="auto"/>
        <w:ind w:left="1418" w:hanging="851"/>
        <w:jc w:val="left"/>
        <w:rPr>
          <w:ins w:id="1800" w:author="carlos cruz" w:date="2015-05-30T10:02:00Z"/>
        </w:rPr>
      </w:pPr>
      <w:ins w:id="1801" w:author="carlos cruz" w:date="2015-05-30T10:02:00Z">
        <w:r>
          <w:t>Dependencia entre paquetes</w:t>
        </w:r>
      </w:ins>
    </w:p>
    <w:p w14:paraId="0E69811B" w14:textId="7455EB4A" w:rsidR="000A4162" w:rsidRPr="00A52731" w:rsidRDefault="00636B04" w:rsidP="000A4162">
      <w:pPr>
        <w:rPr>
          <w:ins w:id="1802" w:author="carlos cruz" w:date="2015-05-30T10:02:00Z"/>
          <w:lang w:eastAsia="es-BO"/>
        </w:rPr>
      </w:pPr>
      <w:ins w:id="1803" w:author="carlos cruz" w:date="2015-05-30T17:50:00Z">
        <w:r w:rsidRPr="00636B04">
          <w:rPr>
            <w:noProof/>
            <w:lang w:val="es-ES" w:eastAsia="es-ES"/>
          </w:rPr>
          <w:drawing>
            <wp:inline distT="0" distB="0" distL="0" distR="0" wp14:anchorId="3FBC49D7" wp14:editId="0AAB9A95">
              <wp:extent cx="4381500" cy="3105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1500" cy="3105150"/>
                      </a:xfrm>
                      <a:prstGeom prst="rect">
                        <a:avLst/>
                      </a:prstGeom>
                      <a:noFill/>
                      <a:ln>
                        <a:noFill/>
                      </a:ln>
                    </pic:spPr>
                  </pic:pic>
                </a:graphicData>
              </a:graphic>
            </wp:inline>
          </w:drawing>
        </w:r>
      </w:ins>
    </w:p>
    <w:p w14:paraId="4C3F6B0D" w14:textId="008AAB93" w:rsidR="000A4162" w:rsidRPr="00EF076B" w:rsidDel="000A4162" w:rsidRDefault="000A4162">
      <w:pPr>
        <w:rPr>
          <w:del w:id="1804" w:author="carlos cruz" w:date="2015-05-30T10:02:00Z"/>
        </w:rPr>
        <w:pPrChange w:id="1805" w:author="carlos cruz" w:date="2015-05-30T10:02:00Z">
          <w:pPr>
            <w:pStyle w:val="Ttulo3"/>
            <w:ind w:left="720"/>
          </w:pPr>
        </w:pPrChange>
      </w:pPr>
    </w:p>
    <w:p w14:paraId="35C2A411" w14:textId="77777777" w:rsidR="006F3FF2" w:rsidRDefault="006F3FF2" w:rsidP="006F3FF2">
      <w:pPr>
        <w:pStyle w:val="Ttulo1"/>
        <w:numPr>
          <w:ilvl w:val="0"/>
          <w:numId w:val="19"/>
        </w:numPr>
        <w:spacing w:before="100" w:after="100"/>
        <w:ind w:left="454" w:hanging="227"/>
      </w:pPr>
      <w:bookmarkStart w:id="1806" w:name="_Toc417646143"/>
      <w:r>
        <w:t>DISEÑO.</w:t>
      </w:r>
      <w:bookmarkEnd w:id="1806"/>
    </w:p>
    <w:p w14:paraId="071CECFB" w14:textId="77777777" w:rsidR="006F3FF2" w:rsidRDefault="006F3FF2" w:rsidP="006F3FF2">
      <w:pPr>
        <w:pStyle w:val="Ttulo2"/>
        <w:numPr>
          <w:ilvl w:val="1"/>
          <w:numId w:val="19"/>
        </w:numPr>
        <w:spacing w:before="100" w:after="100"/>
        <w:ind w:left="794" w:hanging="397"/>
      </w:pPr>
      <w:bookmarkStart w:id="1807" w:name="_Toc417646144"/>
      <w:r>
        <w:t>Diseño de la Arquitectura</w:t>
      </w:r>
      <w:bookmarkEnd w:id="1807"/>
    </w:p>
    <w:p w14:paraId="7BBC13A0" w14:textId="77777777" w:rsidR="006F3FF2" w:rsidRDefault="006F3FF2" w:rsidP="006F3FF2">
      <w:pPr>
        <w:pStyle w:val="Ttulo3"/>
        <w:keepLines w:val="0"/>
        <w:numPr>
          <w:ilvl w:val="2"/>
          <w:numId w:val="19"/>
        </w:numPr>
        <w:spacing w:before="0" w:beforeAutospacing="0" w:afterAutospacing="0" w:line="240" w:lineRule="auto"/>
        <w:ind w:left="1418" w:hanging="851"/>
        <w:jc w:val="left"/>
      </w:pPr>
      <w:bookmarkStart w:id="1808" w:name="_Toc417646145"/>
      <w:r>
        <w:t>Identificación de Nodos y Configuración de Red</w:t>
      </w:r>
      <w:bookmarkEnd w:id="1808"/>
    </w:p>
    <w:p w14:paraId="7949D509" w14:textId="2BA340F3" w:rsidR="006F3FF2" w:rsidRDefault="00EC2C8F" w:rsidP="00E479F2">
      <w:pPr>
        <w:ind w:firstLine="0"/>
        <w:rPr>
          <w:ins w:id="1809" w:author="carlos cruz" w:date="2015-05-30T10:03:00Z"/>
        </w:rPr>
      </w:pPr>
      <w:r>
        <w:rPr>
          <w:noProof/>
          <w:lang w:val="es-ES" w:eastAsia="es-ES"/>
        </w:rPr>
        <w:drawing>
          <wp:inline distT="0" distB="0" distL="0" distR="0" wp14:anchorId="30FF76A1" wp14:editId="6573DBB0">
            <wp:extent cx="5791835" cy="35477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jpg"/>
                    <pic:cNvPicPr/>
                  </pic:nvPicPr>
                  <pic:blipFill>
                    <a:blip r:embed="rId66">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inline>
        </w:drawing>
      </w:r>
    </w:p>
    <w:p w14:paraId="4A53D5C5" w14:textId="77777777" w:rsidR="000A4162" w:rsidRDefault="000A4162">
      <w:pPr>
        <w:pStyle w:val="Ttulo3"/>
        <w:keepLines w:val="0"/>
        <w:numPr>
          <w:ilvl w:val="2"/>
          <w:numId w:val="19"/>
        </w:numPr>
        <w:spacing w:before="0" w:beforeAutospacing="0" w:afterAutospacing="0" w:line="240" w:lineRule="auto"/>
        <w:ind w:left="1418" w:hanging="851"/>
        <w:jc w:val="left"/>
        <w:rPr>
          <w:ins w:id="1810" w:author="carlos cruz" w:date="2015-05-30T10:03:00Z"/>
        </w:rPr>
        <w:pPrChange w:id="1811" w:author="carlos cruz" w:date="2015-05-30T10:04:00Z">
          <w:pPr>
            <w:pStyle w:val="Ttulo3"/>
            <w:keepLines w:val="0"/>
            <w:numPr>
              <w:ilvl w:val="2"/>
              <w:numId w:val="43"/>
            </w:numPr>
            <w:spacing w:before="0" w:beforeAutospacing="0" w:afterAutospacing="0" w:line="240" w:lineRule="auto"/>
            <w:ind w:left="2520" w:hanging="1440"/>
            <w:jc w:val="left"/>
          </w:pPr>
        </w:pPrChange>
      </w:pPr>
      <w:ins w:id="1812" w:author="carlos cruz" w:date="2015-05-30T10:03:00Z">
        <w:r>
          <w:t xml:space="preserve">Identificación de Subsistemas </w:t>
        </w:r>
      </w:ins>
    </w:p>
    <w:p w14:paraId="0D3CC0B5" w14:textId="77777777" w:rsidR="000A4162" w:rsidRDefault="000A4162" w:rsidP="000A4162">
      <w:pPr>
        <w:rPr>
          <w:ins w:id="1813" w:author="carlos cruz" w:date="2015-05-30T10:03:00Z"/>
          <w:lang w:eastAsia="es-BO"/>
        </w:rPr>
      </w:pPr>
    </w:p>
    <w:p w14:paraId="6EB9A6EF" w14:textId="77777777" w:rsidR="000A4162" w:rsidRDefault="000A4162">
      <w:pPr>
        <w:pStyle w:val="Ttulo3"/>
        <w:keepLines w:val="0"/>
        <w:numPr>
          <w:ilvl w:val="2"/>
          <w:numId w:val="19"/>
        </w:numPr>
        <w:spacing w:before="0" w:beforeAutospacing="0" w:afterAutospacing="0" w:line="240" w:lineRule="auto"/>
        <w:ind w:left="1418" w:hanging="851"/>
        <w:jc w:val="left"/>
        <w:rPr>
          <w:ins w:id="1814" w:author="carlos cruz" w:date="2015-05-30T10:03:00Z"/>
        </w:rPr>
        <w:pPrChange w:id="1815" w:author="carlos cruz" w:date="2015-05-30T10:03:00Z">
          <w:pPr>
            <w:pStyle w:val="Ttulo3"/>
            <w:keepLines w:val="0"/>
            <w:numPr>
              <w:ilvl w:val="2"/>
              <w:numId w:val="43"/>
            </w:numPr>
            <w:spacing w:before="0" w:beforeAutospacing="0" w:afterAutospacing="0" w:line="240" w:lineRule="auto"/>
            <w:ind w:left="1418" w:hanging="851"/>
            <w:jc w:val="left"/>
          </w:pPr>
        </w:pPrChange>
      </w:pPr>
      <w:ins w:id="1816" w:author="carlos cruz" w:date="2015-05-30T10:03:00Z">
        <w:r>
          <w:t>Despliegue de subsistema en nodos</w:t>
        </w:r>
      </w:ins>
    </w:p>
    <w:p w14:paraId="63460E17" w14:textId="77777777" w:rsidR="000A4162" w:rsidRPr="002D2619" w:rsidRDefault="000A4162" w:rsidP="000A4162">
      <w:pPr>
        <w:rPr>
          <w:ins w:id="1817" w:author="carlos cruz" w:date="2015-05-30T10:03:00Z"/>
          <w:lang w:eastAsia="es-BO"/>
        </w:rPr>
      </w:pPr>
      <w:ins w:id="1818" w:author="carlos cruz" w:date="2015-05-30T10:03:00Z">
        <w:r>
          <w:t>(Diagrama de despliegue de subsistemas en nodos)</w:t>
        </w:r>
      </w:ins>
    </w:p>
    <w:p w14:paraId="1E87E95A" w14:textId="77777777" w:rsidR="000A4162" w:rsidRPr="002D2619" w:rsidRDefault="000A4162" w:rsidP="00E479F2">
      <w:pPr>
        <w:ind w:firstLine="0"/>
      </w:pPr>
    </w:p>
    <w:p w14:paraId="207EBA79" w14:textId="01C61431" w:rsidR="006F3FF2" w:rsidRDefault="006F3FF2">
      <w:pPr>
        <w:pStyle w:val="Ttulo2"/>
        <w:numPr>
          <w:ilvl w:val="1"/>
          <w:numId w:val="19"/>
        </w:numPr>
        <w:spacing w:before="100" w:after="100"/>
        <w:ind w:left="794" w:hanging="397"/>
        <w:rPr>
          <w:ins w:id="1819" w:author="carlos cruz" w:date="2015-05-30T10:05:00Z"/>
        </w:rPr>
        <w:pPrChange w:id="1820" w:author="carlos cruz" w:date="2015-05-30T10:03:00Z">
          <w:pPr>
            <w:pStyle w:val="Ttulo2"/>
            <w:numPr>
              <w:ilvl w:val="1"/>
              <w:numId w:val="43"/>
            </w:numPr>
            <w:spacing w:before="100" w:after="100"/>
            <w:ind w:left="794" w:hanging="397"/>
          </w:pPr>
        </w:pPrChange>
      </w:pPr>
      <w:bookmarkStart w:id="1821" w:name="_Toc417646146"/>
      <w:r>
        <w:t>Diseñar Caso de Uso</w:t>
      </w:r>
      <w:bookmarkEnd w:id="1821"/>
    </w:p>
    <w:p w14:paraId="6462CC9F"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22" w:author="carlos cruz" w:date="2015-05-30T10:05:00Z"/>
        </w:rPr>
      </w:pPr>
      <w:ins w:id="1823" w:author="carlos cruz" w:date="2015-05-30T10:05:00Z">
        <w:r>
          <w:t>Identificación de clases de diseño</w:t>
        </w:r>
      </w:ins>
    </w:p>
    <w:p w14:paraId="3D50CA47" w14:textId="77777777" w:rsidR="000A4162" w:rsidRDefault="000A4162" w:rsidP="000A4162">
      <w:pPr>
        <w:rPr>
          <w:ins w:id="1824" w:author="carlos cruz" w:date="2015-05-30T10:05:00Z"/>
        </w:rPr>
      </w:pPr>
      <w:ins w:id="1825" w:author="carlos cruz" w:date="2015-05-30T10:05:00Z">
        <w:r>
          <w:t>(Listar incluyendo estereotipo y clase de análisis)</w:t>
        </w:r>
      </w:ins>
    </w:p>
    <w:p w14:paraId="6A714339" w14:textId="77777777" w:rsidR="000A4162" w:rsidRPr="00D85BB1" w:rsidRDefault="000A4162">
      <w:pPr>
        <w:pPrChange w:id="1826" w:author="carlos cruz" w:date="2015-05-30T10:05:00Z">
          <w:pPr>
            <w:pStyle w:val="Ttulo2"/>
            <w:numPr>
              <w:ilvl w:val="1"/>
              <w:numId w:val="43"/>
            </w:numPr>
            <w:spacing w:before="100" w:after="100"/>
            <w:ind w:left="794" w:hanging="397"/>
          </w:pPr>
        </w:pPrChange>
      </w:pPr>
    </w:p>
    <w:p w14:paraId="38C485B4" w14:textId="11104E38" w:rsidR="006F3FF2" w:rsidRDefault="006F3FF2">
      <w:pPr>
        <w:pStyle w:val="Ttulo3"/>
        <w:keepLines w:val="0"/>
        <w:numPr>
          <w:ilvl w:val="2"/>
          <w:numId w:val="19"/>
        </w:numPr>
        <w:spacing w:before="0" w:beforeAutospacing="0" w:afterAutospacing="0" w:line="240" w:lineRule="auto"/>
        <w:ind w:left="1418" w:hanging="851"/>
        <w:jc w:val="left"/>
        <w:pPrChange w:id="1827"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828" w:name="_Toc417646147"/>
      <w:r>
        <w:t>D</w:t>
      </w:r>
      <w:ins w:id="1829" w:author="carlos cruz" w:date="2015-05-30T11:17:00Z">
        <w:r w:rsidR="00865265">
          <w:t>iagrama</w:t>
        </w:r>
      </w:ins>
      <w:del w:id="1830" w:author="carlos cruz" w:date="2015-05-30T11:17:00Z">
        <w:r w:rsidDel="00865265">
          <w:delText>escripción</w:delText>
        </w:r>
      </w:del>
      <w:r>
        <w:t xml:space="preserve"> de interacción</w:t>
      </w:r>
      <w:bookmarkEnd w:id="1828"/>
    </w:p>
    <w:p w14:paraId="664A2ABF" w14:textId="31F5602D" w:rsidR="006F3FF2" w:rsidDel="00217A91" w:rsidRDefault="006F3FF2">
      <w:pPr>
        <w:pStyle w:val="Ttulo4"/>
        <w:numPr>
          <w:ilvl w:val="0"/>
          <w:numId w:val="46"/>
        </w:numPr>
        <w:rPr>
          <w:del w:id="1831" w:author="carlos cruz" w:date="2015-05-30T10:20:00Z"/>
        </w:rPr>
        <w:pPrChange w:id="1832" w:author="carlos cruz" w:date="2015-05-30T10:20:00Z">
          <w:pPr>
            <w:pStyle w:val="Ttulo4"/>
            <w:ind w:left="1068"/>
          </w:pPr>
        </w:pPrChange>
      </w:pPr>
      <w:del w:id="1833" w:author="carlos cruz" w:date="2015-05-30T10:20:00Z">
        <w:r w:rsidRPr="00B773A0" w:rsidDel="00217A91">
          <w:rPr>
            <w:noProof/>
            <w:lang w:val="es-ES" w:eastAsia="es-ES"/>
            <w:rPrChange w:id="1834" w:author="Server Document" w:date="2015-05-30T16:19:00Z">
              <w:rPr>
                <w:noProof/>
                <w:lang w:val="es-ES" w:eastAsia="es-ES"/>
              </w:rPr>
            </w:rPrChange>
          </w:rPr>
          <w:drawing>
            <wp:anchor distT="0" distB="0" distL="114300" distR="114300" simplePos="0" relativeHeight="251658253" behindDoc="0" locked="0" layoutInCell="1" allowOverlap="1" wp14:anchorId="6ABC466E" wp14:editId="5B10DA8D">
              <wp:simplePos x="0" y="0"/>
              <wp:positionH relativeFrom="margin">
                <wp:align>right</wp:align>
              </wp:positionH>
              <wp:positionV relativeFrom="paragraph">
                <wp:posOffset>458470</wp:posOffset>
              </wp:positionV>
              <wp:extent cx="5612130" cy="4576445"/>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4576445"/>
                      </a:xfrm>
                      <a:prstGeom prst="rect">
                        <a:avLst/>
                      </a:prstGeom>
                      <a:noFill/>
                      <a:ln>
                        <a:noFill/>
                      </a:ln>
                    </pic:spPr>
                  </pic:pic>
                </a:graphicData>
              </a:graphic>
            </wp:anchor>
          </w:drawing>
        </w:r>
        <w:r w:rsidRPr="006B2347" w:rsidDel="00217A91">
          <w:delText>Asignar Ambulancia</w:delText>
        </w:r>
      </w:del>
    </w:p>
    <w:p w14:paraId="4656D1DB" w14:textId="2D7774D1" w:rsidR="006F3FF2" w:rsidRPr="00C76A9A" w:rsidDel="00217A91" w:rsidRDefault="006F3FF2" w:rsidP="006F3FF2">
      <w:pPr>
        <w:rPr>
          <w:del w:id="1835" w:author="carlos cruz" w:date="2015-05-30T10:20:00Z"/>
          <w:lang w:eastAsia="es-BO"/>
        </w:rPr>
      </w:pPr>
    </w:p>
    <w:p w14:paraId="0BBD8AB0" w14:textId="75CCBD7B" w:rsidR="006F3FF2" w:rsidDel="00217A91" w:rsidRDefault="006F3FF2" w:rsidP="006F3FF2">
      <w:pPr>
        <w:pStyle w:val="Ttulo4"/>
        <w:ind w:left="1068"/>
        <w:rPr>
          <w:del w:id="1836" w:author="carlos cruz" w:date="2015-05-30T10:20:00Z"/>
        </w:rPr>
      </w:pPr>
      <w:del w:id="1837" w:author="carlos cruz" w:date="2015-05-30T10:20:00Z">
        <w:r w:rsidRPr="004B65D6" w:rsidDel="00217A91">
          <w:rPr>
            <w:noProof/>
            <w:lang w:val="es-ES" w:eastAsia="es-ES"/>
            <w:rPrChange w:id="1838" w:author="Server Document" w:date="2015-05-30T16:19:00Z">
              <w:rPr>
                <w:noProof/>
                <w:lang w:val="es-ES" w:eastAsia="es-ES"/>
              </w:rPr>
            </w:rPrChange>
          </w:rPr>
          <w:drawing>
            <wp:anchor distT="0" distB="0" distL="114300" distR="114300" simplePos="0" relativeHeight="251658252" behindDoc="0" locked="0" layoutInCell="1" allowOverlap="1" wp14:anchorId="58AFED19" wp14:editId="19E7A433">
              <wp:simplePos x="0" y="0"/>
              <wp:positionH relativeFrom="margin">
                <wp:posOffset>253365</wp:posOffset>
              </wp:positionH>
              <wp:positionV relativeFrom="paragraph">
                <wp:posOffset>445135</wp:posOffset>
              </wp:positionV>
              <wp:extent cx="5864225" cy="4093210"/>
              <wp:effectExtent l="0" t="0" r="3175" b="254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64225" cy="4093210"/>
                      </a:xfrm>
                      <a:prstGeom prst="rect">
                        <a:avLst/>
                      </a:prstGeom>
                      <a:noFill/>
                      <a:ln>
                        <a:noFill/>
                      </a:ln>
                    </pic:spPr>
                  </pic:pic>
                </a:graphicData>
              </a:graphic>
            </wp:anchor>
          </w:drawing>
        </w:r>
        <w:r w:rsidRPr="00643429" w:rsidDel="00217A91">
          <w:delText>Solicitar Ambulancia</w:delText>
        </w:r>
      </w:del>
    </w:p>
    <w:p w14:paraId="4A8DFB6A" w14:textId="77777777" w:rsidR="00217A91" w:rsidRDefault="00217A91">
      <w:pPr>
        <w:pStyle w:val="Titulo3"/>
        <w:numPr>
          <w:ilvl w:val="0"/>
          <w:numId w:val="46"/>
        </w:numPr>
        <w:rPr>
          <w:ins w:id="1839" w:author="carlos cruz" w:date="2015-05-30T10:20:00Z"/>
        </w:rPr>
        <w:pPrChange w:id="1840" w:author="carlos cruz" w:date="2015-05-30T10:20:00Z">
          <w:pPr>
            <w:pStyle w:val="Titulo3"/>
            <w:numPr>
              <w:numId w:val="44"/>
            </w:numPr>
            <w:ind w:left="1080" w:hanging="360"/>
          </w:pPr>
        </w:pPrChange>
      </w:pPr>
      <w:ins w:id="1841" w:author="carlos cruz" w:date="2015-05-30T10:20:00Z">
        <w:r w:rsidRPr="00643429">
          <w:t xml:space="preserve">Solicitar Afiliación. </w:t>
        </w:r>
      </w:ins>
    </w:p>
    <w:p w14:paraId="43F2E25B" w14:textId="77777777" w:rsidR="00217A91" w:rsidRDefault="00217A91">
      <w:pPr>
        <w:pStyle w:val="Titulo3"/>
        <w:numPr>
          <w:ilvl w:val="0"/>
          <w:numId w:val="46"/>
        </w:numPr>
        <w:rPr>
          <w:ins w:id="1842" w:author="carlos cruz" w:date="2015-05-30T11:17:00Z"/>
        </w:rPr>
        <w:pPrChange w:id="1843" w:author="carlos cruz" w:date="2015-05-30T10:20:00Z">
          <w:pPr>
            <w:pStyle w:val="Titulo3"/>
            <w:numPr>
              <w:numId w:val="44"/>
            </w:numPr>
            <w:ind w:left="1080" w:hanging="360"/>
          </w:pPr>
        </w:pPrChange>
      </w:pPr>
      <w:ins w:id="1844" w:author="carlos cruz" w:date="2015-05-30T10:20:00Z">
        <w:r>
          <w:t>S</w:t>
        </w:r>
        <w:r w:rsidRPr="00643429">
          <w:t>olicitar Ambulancia.</w:t>
        </w:r>
      </w:ins>
    </w:p>
    <w:p w14:paraId="25F7FDD8" w14:textId="11D63F37" w:rsidR="00865265" w:rsidRPr="00D85BB1" w:rsidRDefault="00865265">
      <w:pPr>
        <w:rPr>
          <w:ins w:id="1845" w:author="carlos cruz" w:date="2015-05-30T10:20:00Z"/>
        </w:rPr>
        <w:pPrChange w:id="1846" w:author="carlos cruz" w:date="2015-05-30T11:17:00Z">
          <w:pPr>
            <w:pStyle w:val="Titulo3"/>
            <w:numPr>
              <w:numId w:val="44"/>
            </w:numPr>
            <w:ind w:left="1080" w:hanging="360"/>
          </w:pPr>
        </w:pPrChange>
      </w:pPr>
      <w:ins w:id="1847" w:author="carlos cruz" w:date="2015-05-30T11:17:00Z">
        <w:r w:rsidRPr="00865265">
          <w:rPr>
            <w:noProof/>
            <w:lang w:val="es-ES" w:eastAsia="es-ES"/>
            <w:rPrChange w:id="1848" w:author="Unknown">
              <w:rPr>
                <w:noProof/>
                <w:lang w:eastAsia="es-ES"/>
              </w:rPr>
            </w:rPrChange>
          </w:rPr>
          <w:drawing>
            <wp:inline distT="0" distB="0" distL="0" distR="0" wp14:anchorId="03F1E71B" wp14:editId="24AE3DC7">
              <wp:extent cx="5791835" cy="404322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91835" cy="4043226"/>
                      </a:xfrm>
                      <a:prstGeom prst="rect">
                        <a:avLst/>
                      </a:prstGeom>
                      <a:noFill/>
                      <a:ln>
                        <a:noFill/>
                      </a:ln>
                    </pic:spPr>
                  </pic:pic>
                </a:graphicData>
              </a:graphic>
            </wp:inline>
          </w:drawing>
        </w:r>
      </w:ins>
    </w:p>
    <w:p w14:paraId="57E29686" w14:textId="77777777" w:rsidR="00217A91" w:rsidRPr="000B01C5" w:rsidRDefault="00217A91">
      <w:pPr>
        <w:pStyle w:val="Titulo3"/>
        <w:numPr>
          <w:ilvl w:val="0"/>
          <w:numId w:val="46"/>
        </w:numPr>
        <w:rPr>
          <w:ins w:id="1849" w:author="carlos cruz" w:date="2015-05-30T10:20:00Z"/>
        </w:rPr>
        <w:pPrChange w:id="1850" w:author="carlos cruz" w:date="2015-05-30T10:20:00Z">
          <w:pPr>
            <w:pStyle w:val="Titulo3"/>
            <w:numPr>
              <w:numId w:val="44"/>
            </w:numPr>
            <w:ind w:left="1080" w:hanging="360"/>
          </w:pPr>
        </w:pPrChange>
      </w:pPr>
      <w:ins w:id="1851" w:author="carlos cruz" w:date="2015-05-30T10:20:00Z">
        <w:r w:rsidRPr="00643429">
          <w:lastRenderedPageBreak/>
          <w:t>Gestionar Gesto.</w:t>
        </w:r>
      </w:ins>
    </w:p>
    <w:p w14:paraId="2AB567E0" w14:textId="77777777" w:rsidR="00217A91" w:rsidRDefault="00217A91">
      <w:pPr>
        <w:pStyle w:val="Titulo3"/>
        <w:numPr>
          <w:ilvl w:val="0"/>
          <w:numId w:val="46"/>
        </w:numPr>
        <w:rPr>
          <w:ins w:id="1852" w:author="carlos cruz" w:date="2015-05-30T10:20:00Z"/>
        </w:rPr>
        <w:pPrChange w:id="1853" w:author="carlos cruz" w:date="2015-05-30T10:20:00Z">
          <w:pPr>
            <w:pStyle w:val="Titulo3"/>
            <w:numPr>
              <w:numId w:val="44"/>
            </w:numPr>
            <w:ind w:left="1080" w:hanging="360"/>
          </w:pPr>
        </w:pPrChange>
      </w:pPr>
      <w:ins w:id="1854" w:author="carlos cruz" w:date="2015-05-30T10:20:00Z">
        <w:r w:rsidRPr="00643429">
          <w:t>Visualizar Primeros Auxilios.</w:t>
        </w:r>
      </w:ins>
    </w:p>
    <w:p w14:paraId="0C5EC403" w14:textId="77777777" w:rsidR="00217A91" w:rsidRPr="006B2347" w:rsidRDefault="00217A91">
      <w:pPr>
        <w:pStyle w:val="Titulo3"/>
        <w:numPr>
          <w:ilvl w:val="0"/>
          <w:numId w:val="46"/>
        </w:numPr>
        <w:rPr>
          <w:ins w:id="1855" w:author="carlos cruz" w:date="2015-05-30T10:20:00Z"/>
        </w:rPr>
        <w:pPrChange w:id="1856" w:author="carlos cruz" w:date="2015-05-30T10:20:00Z">
          <w:pPr>
            <w:pStyle w:val="Titulo3"/>
            <w:numPr>
              <w:numId w:val="44"/>
            </w:numPr>
            <w:ind w:left="1080" w:hanging="360"/>
          </w:pPr>
        </w:pPrChange>
      </w:pPr>
      <w:ins w:id="1857" w:author="carlos cruz" w:date="2015-05-30T10:20:00Z">
        <w:r w:rsidRPr="006B2347">
          <w:t xml:space="preserve">Asignar Ambulancia </w:t>
        </w:r>
      </w:ins>
    </w:p>
    <w:p w14:paraId="2A924D15" w14:textId="77777777" w:rsidR="00217A91" w:rsidRDefault="00217A91">
      <w:pPr>
        <w:pStyle w:val="Titulo3"/>
        <w:numPr>
          <w:ilvl w:val="0"/>
          <w:numId w:val="46"/>
        </w:numPr>
        <w:rPr>
          <w:ins w:id="1858" w:author="carlos cruz" w:date="2015-05-30T10:20:00Z"/>
        </w:rPr>
        <w:pPrChange w:id="1859" w:author="carlos cruz" w:date="2015-05-30T10:20:00Z">
          <w:pPr>
            <w:pStyle w:val="Titulo3"/>
            <w:numPr>
              <w:numId w:val="44"/>
            </w:numPr>
            <w:ind w:left="1080" w:hanging="360"/>
          </w:pPr>
        </w:pPrChange>
      </w:pPr>
      <w:ins w:id="1860" w:author="carlos cruz" w:date="2015-05-30T10:20:00Z">
        <w:r>
          <w:t>Cambiar Estado.</w:t>
        </w:r>
      </w:ins>
    </w:p>
    <w:p w14:paraId="49A3D5A0" w14:textId="77777777" w:rsidR="00217A91" w:rsidRDefault="00217A91">
      <w:pPr>
        <w:pStyle w:val="Titulo3"/>
        <w:numPr>
          <w:ilvl w:val="0"/>
          <w:numId w:val="46"/>
        </w:numPr>
        <w:rPr>
          <w:ins w:id="1861" w:author="carlos cruz" w:date="2015-05-30T10:20:00Z"/>
          <w:szCs w:val="22"/>
        </w:rPr>
        <w:pPrChange w:id="1862" w:author="carlos cruz" w:date="2015-05-30T10:20:00Z">
          <w:pPr>
            <w:pStyle w:val="Titulo3"/>
            <w:numPr>
              <w:numId w:val="44"/>
            </w:numPr>
            <w:ind w:left="1080" w:hanging="360"/>
          </w:pPr>
        </w:pPrChange>
      </w:pPr>
      <w:ins w:id="1863" w:author="carlos cruz" w:date="2015-05-30T10:20: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2D474167" w14:textId="77777777" w:rsidR="00217A91" w:rsidRDefault="00217A91">
      <w:pPr>
        <w:pStyle w:val="Titulo3"/>
        <w:numPr>
          <w:ilvl w:val="0"/>
          <w:numId w:val="46"/>
        </w:numPr>
        <w:rPr>
          <w:ins w:id="1864" w:author="carlos cruz" w:date="2015-05-30T10:20:00Z"/>
          <w:szCs w:val="22"/>
        </w:rPr>
        <w:pPrChange w:id="1865" w:author="carlos cruz" w:date="2015-05-30T10:20:00Z">
          <w:pPr>
            <w:pStyle w:val="Titulo3"/>
            <w:numPr>
              <w:numId w:val="44"/>
            </w:numPr>
            <w:ind w:left="1080" w:hanging="360"/>
          </w:pPr>
        </w:pPrChange>
      </w:pPr>
      <w:ins w:id="1866" w:author="carlos cruz" w:date="2015-05-30T10:20:00Z">
        <w:r w:rsidRPr="00643429">
          <w:rPr>
            <w:szCs w:val="22"/>
          </w:rPr>
          <w:t>Visualizar Historia Clínica.</w:t>
        </w:r>
      </w:ins>
    </w:p>
    <w:p w14:paraId="21A4E3F0" w14:textId="77777777" w:rsidR="00217A91" w:rsidRDefault="00217A91">
      <w:pPr>
        <w:pStyle w:val="Titulo3"/>
        <w:numPr>
          <w:ilvl w:val="0"/>
          <w:numId w:val="46"/>
        </w:numPr>
        <w:rPr>
          <w:ins w:id="1867" w:author="carlos cruz" w:date="2015-05-30T10:20:00Z"/>
        </w:rPr>
        <w:pPrChange w:id="1868" w:author="carlos cruz" w:date="2015-05-30T10:20:00Z">
          <w:pPr>
            <w:pStyle w:val="Titulo3"/>
            <w:numPr>
              <w:numId w:val="44"/>
            </w:numPr>
            <w:ind w:left="1080" w:hanging="360"/>
          </w:pPr>
        </w:pPrChange>
      </w:pPr>
      <w:ins w:id="1869" w:author="carlos cruz" w:date="2015-05-30T10:20:00Z">
        <w:r>
          <w:t>Trazar Ruta.</w:t>
        </w:r>
      </w:ins>
    </w:p>
    <w:p w14:paraId="4DC927A8" w14:textId="77777777" w:rsidR="00217A91" w:rsidRDefault="00217A91">
      <w:pPr>
        <w:pStyle w:val="Titulo3"/>
        <w:numPr>
          <w:ilvl w:val="0"/>
          <w:numId w:val="46"/>
        </w:numPr>
        <w:rPr>
          <w:ins w:id="1870" w:author="carlos cruz" w:date="2015-05-30T10:20:00Z"/>
        </w:rPr>
        <w:pPrChange w:id="1871" w:author="carlos cruz" w:date="2015-05-30T10:20:00Z">
          <w:pPr>
            <w:pStyle w:val="Titulo3"/>
            <w:numPr>
              <w:numId w:val="44"/>
            </w:numPr>
            <w:ind w:left="1080" w:hanging="360"/>
          </w:pPr>
        </w:pPrChange>
      </w:pPr>
      <w:ins w:id="1872" w:author="carlos cruz" w:date="2015-05-30T10:20:00Z">
        <w:r>
          <w:t xml:space="preserve">Confirmar Afiliación. </w:t>
        </w:r>
      </w:ins>
    </w:p>
    <w:p w14:paraId="39033E16" w14:textId="77777777" w:rsidR="00217A91" w:rsidRDefault="00217A91">
      <w:pPr>
        <w:pStyle w:val="Titulo3"/>
        <w:numPr>
          <w:ilvl w:val="0"/>
          <w:numId w:val="46"/>
        </w:numPr>
        <w:rPr>
          <w:ins w:id="1873" w:author="carlos cruz" w:date="2015-05-30T10:20:00Z"/>
        </w:rPr>
        <w:pPrChange w:id="1874" w:author="carlos cruz" w:date="2015-05-30T10:20:00Z">
          <w:pPr>
            <w:pStyle w:val="Titulo3"/>
            <w:numPr>
              <w:numId w:val="44"/>
            </w:numPr>
            <w:ind w:left="1080" w:hanging="360"/>
          </w:pPr>
        </w:pPrChange>
      </w:pPr>
      <w:ins w:id="1875" w:author="carlos cruz" w:date="2015-05-30T10:20:00Z">
        <w:r>
          <w:t>Establecer Perfiles de Congestión.</w:t>
        </w:r>
      </w:ins>
    </w:p>
    <w:p w14:paraId="4C71949A" w14:textId="77777777" w:rsidR="00217A91" w:rsidRDefault="00217A91">
      <w:pPr>
        <w:pStyle w:val="Titulo3"/>
        <w:numPr>
          <w:ilvl w:val="0"/>
          <w:numId w:val="46"/>
        </w:numPr>
        <w:rPr>
          <w:ins w:id="1876" w:author="carlos cruz" w:date="2015-05-30T10:20:00Z"/>
        </w:rPr>
        <w:pPrChange w:id="1877" w:author="carlos cruz" w:date="2015-05-30T10:20:00Z">
          <w:pPr>
            <w:pStyle w:val="Titulo3"/>
            <w:numPr>
              <w:numId w:val="44"/>
            </w:numPr>
            <w:ind w:left="1080" w:hanging="360"/>
          </w:pPr>
        </w:pPrChange>
      </w:pPr>
      <w:ins w:id="1878" w:author="carlos cruz" w:date="2015-05-30T10:20:00Z">
        <w:r>
          <w:t>Asignar Ambulancia al Cuadrante.</w:t>
        </w:r>
      </w:ins>
    </w:p>
    <w:p w14:paraId="017E4A66" w14:textId="77777777" w:rsidR="006F3FF2" w:rsidRDefault="006F3FF2" w:rsidP="006F3FF2"/>
    <w:p w14:paraId="7626F539" w14:textId="6ABD06C2" w:rsidR="003563AF" w:rsidRDefault="003563AF" w:rsidP="006F3FF2"/>
    <w:p w14:paraId="624E23B7" w14:textId="77777777" w:rsidR="003563AF" w:rsidRDefault="003563AF" w:rsidP="006F3FF2"/>
    <w:p w14:paraId="14F7FD03" w14:textId="77777777" w:rsidR="003563AF" w:rsidRDefault="003563AF" w:rsidP="006F3FF2"/>
    <w:p w14:paraId="461819C5" w14:textId="77777777" w:rsidR="003563AF" w:rsidRDefault="003563AF" w:rsidP="006F3FF2"/>
    <w:p w14:paraId="69BFEB4B" w14:textId="77777777" w:rsidR="003563AF" w:rsidRDefault="003563AF" w:rsidP="006F3FF2"/>
    <w:p w14:paraId="7D20BD68" w14:textId="77777777" w:rsidR="003563AF" w:rsidRDefault="003563AF" w:rsidP="006F3FF2"/>
    <w:p w14:paraId="6E50E080" w14:textId="77777777" w:rsidR="003563AF" w:rsidRDefault="003563AF" w:rsidP="006F3FF2"/>
    <w:p w14:paraId="64F8D0F7" w14:textId="77777777" w:rsidR="006F3FF2" w:rsidRDefault="006F3FF2">
      <w:pPr>
        <w:pStyle w:val="Ttulo3"/>
        <w:keepLines w:val="0"/>
        <w:numPr>
          <w:ilvl w:val="2"/>
          <w:numId w:val="19"/>
        </w:numPr>
        <w:spacing w:before="0" w:beforeAutospacing="0" w:afterAutospacing="0" w:line="240" w:lineRule="auto"/>
        <w:ind w:left="1418" w:hanging="851"/>
        <w:jc w:val="left"/>
        <w:pPrChange w:id="1879"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880" w:name="_Toc417646148"/>
      <w:r>
        <w:t>Diseño de Interfaz</w:t>
      </w:r>
      <w:bookmarkEnd w:id="1880"/>
    </w:p>
    <w:p w14:paraId="3875907D" w14:textId="70125315" w:rsidR="006F3FF2" w:rsidRPr="002D2619" w:rsidRDefault="003563AF" w:rsidP="006F3FF2">
      <w:pPr>
        <w:rPr>
          <w:lang w:eastAsia="es-BO"/>
        </w:rPr>
      </w:pPr>
      <w:r>
        <w:rPr>
          <w:lang w:eastAsia="es-BO"/>
        </w:rPr>
        <w:t>Caso de Uso Solicitar Ambulancia.</w:t>
      </w:r>
    </w:p>
    <w:p w14:paraId="24397057" w14:textId="48C4F29B" w:rsidR="006F3FF2" w:rsidRDefault="003563AF" w:rsidP="00D36277">
      <w:r>
        <w:rPr>
          <w:noProof/>
          <w:lang w:val="es-ES" w:eastAsia="es-ES"/>
        </w:rPr>
        <w:lastRenderedPageBreak/>
        <w:drawing>
          <wp:inline distT="0" distB="0" distL="0" distR="0" wp14:anchorId="469BF947" wp14:editId="340DDA78">
            <wp:extent cx="4596130" cy="6257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0420_113640_HDR.png"/>
                    <pic:cNvPicPr/>
                  </pic:nvPicPr>
                  <pic:blipFill>
                    <a:blip r:embed="rId70" cstate="email">
                      <a:extLst>
                        <a:ext uri="{28A0092B-C50C-407E-A947-70E740481C1C}">
                          <a14:useLocalDpi xmlns:a14="http://schemas.microsoft.com/office/drawing/2010/main"/>
                        </a:ext>
                      </a:extLst>
                    </a:blip>
                    <a:stretch>
                      <a:fillRect/>
                    </a:stretch>
                  </pic:blipFill>
                  <pic:spPr>
                    <a:xfrm>
                      <a:off x="0" y="0"/>
                      <a:ext cx="4596130" cy="6257925"/>
                    </a:xfrm>
                    <a:prstGeom prst="rect">
                      <a:avLst/>
                    </a:prstGeom>
                  </pic:spPr>
                </pic:pic>
              </a:graphicData>
            </a:graphic>
          </wp:inline>
        </w:drawing>
      </w:r>
    </w:p>
    <w:p w14:paraId="6DA0A18C" w14:textId="77777777" w:rsidR="000A4162" w:rsidRDefault="000A4162" w:rsidP="000A4162">
      <w:pPr>
        <w:pStyle w:val="Ttulo2"/>
        <w:numPr>
          <w:ilvl w:val="1"/>
          <w:numId w:val="19"/>
        </w:numPr>
        <w:spacing w:before="100" w:after="100"/>
        <w:ind w:left="794" w:hanging="397"/>
        <w:rPr>
          <w:ins w:id="1881" w:author="carlos cruz" w:date="2015-05-30T10:05:00Z"/>
        </w:rPr>
      </w:pPr>
      <w:ins w:id="1882" w:author="carlos cruz" w:date="2015-05-30T10:05:00Z">
        <w:r>
          <w:lastRenderedPageBreak/>
          <w:t>Diseño de Datos</w:t>
        </w:r>
      </w:ins>
    </w:p>
    <w:p w14:paraId="466269D3"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83" w:author="carlos cruz" w:date="2015-05-30T10:05:00Z"/>
        </w:rPr>
      </w:pPr>
      <w:ins w:id="1884" w:author="carlos cruz" w:date="2015-05-30T10:05:00Z">
        <w:r>
          <w:t>Diseño lógico</w:t>
        </w:r>
      </w:ins>
    </w:p>
    <w:p w14:paraId="4882A822"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85" w:author="carlos cruz" w:date="2015-05-30T10:05:00Z"/>
        </w:rPr>
      </w:pPr>
      <w:ins w:id="1886" w:author="carlos cruz" w:date="2015-05-30T10:05:00Z">
        <w:r>
          <w:t>Diseño físico</w:t>
        </w:r>
      </w:ins>
    </w:p>
    <w:p w14:paraId="5778EA14"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87" w:author="carlos cruz" w:date="2015-05-30T10:05:00Z"/>
        </w:rPr>
      </w:pPr>
      <w:ins w:id="1888" w:author="carlos cruz" w:date="2015-05-30T10:05:00Z">
        <w:r>
          <w:t>Tabla de Volumen</w:t>
        </w:r>
      </w:ins>
    </w:p>
    <w:p w14:paraId="54B8F747"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89" w:author="carlos cruz" w:date="2015-05-30T10:05:00Z"/>
        </w:rPr>
      </w:pPr>
      <w:ins w:id="1890" w:author="carlos cruz" w:date="2015-05-30T10:05:00Z">
        <w:r>
          <w:t>Script</w:t>
        </w:r>
      </w:ins>
    </w:p>
    <w:p w14:paraId="56F33BDA"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91" w:author="carlos cruz" w:date="2015-05-30T10:06:00Z"/>
        </w:rPr>
      </w:pPr>
      <w:ins w:id="1892" w:author="carlos cruz" w:date="2015-05-30T10:05:00Z">
        <w:r>
          <w:t>Procedimientos Almacenados</w:t>
        </w:r>
      </w:ins>
    </w:p>
    <w:p w14:paraId="60835F7B" w14:textId="77777777" w:rsidR="000A4162" w:rsidRPr="00D85BB1" w:rsidRDefault="000A4162">
      <w:pPr>
        <w:rPr>
          <w:ins w:id="1893" w:author="carlos cruz" w:date="2015-05-30T10:05:00Z"/>
        </w:rPr>
        <w:pPrChange w:id="1894" w:author="carlos cruz" w:date="2015-05-30T10:06:00Z">
          <w:pPr>
            <w:pStyle w:val="Ttulo3"/>
            <w:keepLines w:val="0"/>
            <w:numPr>
              <w:ilvl w:val="2"/>
              <w:numId w:val="19"/>
            </w:numPr>
            <w:spacing w:before="0" w:beforeAutospacing="0" w:afterAutospacing="0" w:line="240" w:lineRule="auto"/>
            <w:ind w:left="1418" w:hanging="851"/>
            <w:jc w:val="left"/>
          </w:pPr>
        </w:pPrChange>
      </w:pPr>
    </w:p>
    <w:p w14:paraId="1C4D675F" w14:textId="77777777" w:rsidR="000A4162" w:rsidRDefault="000A4162" w:rsidP="000A4162">
      <w:pPr>
        <w:pStyle w:val="Ttulo2"/>
        <w:numPr>
          <w:ilvl w:val="1"/>
          <w:numId w:val="19"/>
        </w:numPr>
        <w:spacing w:before="100" w:after="100"/>
        <w:ind w:left="794" w:hanging="397"/>
        <w:rPr>
          <w:ins w:id="1895" w:author="carlos cruz" w:date="2015-05-30T10:06:00Z"/>
        </w:rPr>
      </w:pPr>
      <w:ins w:id="1896" w:author="carlos cruz" w:date="2015-05-30T10:06:00Z">
        <w:r>
          <w:t>Diseñar Subsistema</w:t>
        </w:r>
      </w:ins>
    </w:p>
    <w:p w14:paraId="36AA71AB" w14:textId="77777777" w:rsidR="00417A78" w:rsidRPr="00D85BB1" w:rsidRDefault="00417A78">
      <w:pPr>
        <w:rPr>
          <w:ins w:id="1897" w:author="carlos cruz" w:date="2015-05-30T10:06:00Z"/>
        </w:rPr>
        <w:pPrChange w:id="1898" w:author="carlos cruz" w:date="2015-05-30T10:06:00Z">
          <w:pPr>
            <w:pStyle w:val="Ttulo2"/>
            <w:numPr>
              <w:ilvl w:val="1"/>
              <w:numId w:val="19"/>
            </w:numPr>
            <w:spacing w:before="100" w:after="100"/>
            <w:ind w:left="794" w:hanging="397"/>
          </w:pPr>
        </w:pPrChange>
      </w:pPr>
    </w:p>
    <w:p w14:paraId="619D5B3F" w14:textId="77777777" w:rsidR="00417A78" w:rsidRDefault="00417A78" w:rsidP="00417A78">
      <w:pPr>
        <w:pStyle w:val="Ttulo1"/>
        <w:numPr>
          <w:ilvl w:val="0"/>
          <w:numId w:val="19"/>
        </w:numPr>
        <w:spacing w:before="100" w:after="100"/>
        <w:ind w:left="454" w:hanging="227"/>
        <w:rPr>
          <w:ins w:id="1899" w:author="carlos cruz" w:date="2015-05-30T10:06:00Z"/>
        </w:rPr>
      </w:pPr>
      <w:ins w:id="1900" w:author="carlos cruz" w:date="2015-05-30T10:06:00Z">
        <w:r>
          <w:t>IMPLEMENTACIÓN.</w:t>
        </w:r>
      </w:ins>
    </w:p>
    <w:p w14:paraId="6CC268A2" w14:textId="77777777" w:rsidR="00417A78" w:rsidRDefault="00417A78" w:rsidP="00417A78">
      <w:pPr>
        <w:pStyle w:val="Ttulo2"/>
        <w:numPr>
          <w:ilvl w:val="1"/>
          <w:numId w:val="19"/>
        </w:numPr>
        <w:spacing w:before="100" w:after="100"/>
        <w:ind w:left="794" w:hanging="397"/>
        <w:rPr>
          <w:ins w:id="1901" w:author="carlos cruz" w:date="2015-05-30T10:06:00Z"/>
        </w:rPr>
      </w:pPr>
      <w:ins w:id="1902" w:author="carlos cruz" w:date="2015-05-30T10:06:00Z">
        <w:r>
          <w:t>Implementación de la Arquitectura</w:t>
        </w:r>
      </w:ins>
    </w:p>
    <w:p w14:paraId="79350C81" w14:textId="77777777" w:rsidR="00417A78" w:rsidRDefault="00417A78" w:rsidP="00417A78">
      <w:pPr>
        <w:pStyle w:val="Ttulo2"/>
        <w:numPr>
          <w:ilvl w:val="1"/>
          <w:numId w:val="19"/>
        </w:numPr>
        <w:spacing w:before="100" w:after="100"/>
        <w:ind w:left="794" w:hanging="397"/>
        <w:rPr>
          <w:ins w:id="1903" w:author="carlos cruz" w:date="2015-05-30T10:06:00Z"/>
        </w:rPr>
      </w:pPr>
      <w:ins w:id="1904" w:author="carlos cruz" w:date="2015-05-30T10:06:00Z">
        <w:r>
          <w:t>Integrar Sistemas</w:t>
        </w:r>
      </w:ins>
    </w:p>
    <w:p w14:paraId="032DA23C" w14:textId="77777777" w:rsidR="00417A78" w:rsidRDefault="00417A78" w:rsidP="00417A78">
      <w:pPr>
        <w:pStyle w:val="Ttulo2"/>
        <w:numPr>
          <w:ilvl w:val="1"/>
          <w:numId w:val="19"/>
        </w:numPr>
        <w:spacing w:before="100" w:after="100"/>
        <w:ind w:left="794" w:hanging="397"/>
        <w:rPr>
          <w:ins w:id="1905" w:author="carlos cruz" w:date="2015-05-30T10:06:00Z"/>
        </w:rPr>
      </w:pPr>
      <w:ins w:id="1906" w:author="carlos cruz" w:date="2015-05-30T10:06:00Z">
        <w:r>
          <w:t>Implementar una Clase</w:t>
        </w:r>
      </w:ins>
    </w:p>
    <w:p w14:paraId="08B58488" w14:textId="77777777" w:rsidR="00417A78" w:rsidRDefault="00417A78" w:rsidP="00417A78">
      <w:pPr>
        <w:pStyle w:val="Ttulo2"/>
        <w:numPr>
          <w:ilvl w:val="1"/>
          <w:numId w:val="19"/>
        </w:numPr>
        <w:spacing w:before="100" w:after="100"/>
        <w:ind w:left="794" w:hanging="397"/>
        <w:rPr>
          <w:ins w:id="1907" w:author="carlos cruz" w:date="2015-05-30T10:06:00Z"/>
        </w:rPr>
      </w:pPr>
      <w:ins w:id="1908" w:author="carlos cruz" w:date="2015-05-30T10:06:00Z">
        <w:r>
          <w:t>Implementar Subsistema</w:t>
        </w:r>
      </w:ins>
    </w:p>
    <w:p w14:paraId="36AA19BE" w14:textId="77777777" w:rsidR="00417A78" w:rsidRDefault="00417A78" w:rsidP="00417A78">
      <w:pPr>
        <w:pStyle w:val="Ttulo2"/>
        <w:numPr>
          <w:ilvl w:val="1"/>
          <w:numId w:val="19"/>
        </w:numPr>
        <w:spacing w:before="100" w:after="100"/>
        <w:ind w:left="794" w:hanging="397"/>
        <w:rPr>
          <w:ins w:id="1909" w:author="carlos cruz" w:date="2015-05-30T10:06:00Z"/>
        </w:rPr>
      </w:pPr>
      <w:ins w:id="1910" w:author="carlos cruz" w:date="2015-05-30T10:06:00Z">
        <w:r>
          <w:t>Realizar Prueba de Unidad</w:t>
        </w:r>
      </w:ins>
    </w:p>
    <w:p w14:paraId="7220AF11" w14:textId="77777777" w:rsidR="00351064" w:rsidRDefault="00351064" w:rsidP="00D36277"/>
    <w:bookmarkStart w:id="1911" w:name="_Toc417646149" w:displacedByCustomXml="next"/>
    <w:sdt>
      <w:sdtPr>
        <w:rPr>
          <w:rFonts w:eastAsiaTheme="minorHAnsi" w:cstheme="minorBidi"/>
          <w:b w:val="0"/>
          <w:bCs w:val="0"/>
          <w:sz w:val="22"/>
          <w:szCs w:val="22"/>
          <w:lang w:val="es-ES"/>
        </w:rPr>
        <w:id w:val="1647082979"/>
        <w:docPartObj>
          <w:docPartGallery w:val="Bibliographies"/>
          <w:docPartUnique/>
        </w:docPartObj>
      </w:sdtPr>
      <w:sdtEndPr>
        <w:rPr>
          <w:lang w:val="es-BO"/>
        </w:rPr>
      </w:sdtEndPr>
      <w:sdtContent>
        <w:p w14:paraId="47505C05" w14:textId="3225BD8E" w:rsidR="00704AA8" w:rsidRDefault="000F35FE">
          <w:pPr>
            <w:pStyle w:val="Ttulo1"/>
            <w:rPr>
              <w:lang w:val="es-ES"/>
            </w:rPr>
          </w:pPr>
          <w:r>
            <w:rPr>
              <w:lang w:val="es-ES"/>
            </w:rPr>
            <w:t>BIBLIOGRAFÍA</w:t>
          </w:r>
          <w:bookmarkEnd w:id="1911"/>
        </w:p>
        <w:p w14:paraId="7C2A4ECF" w14:textId="58F74ADD" w:rsidR="00726295" w:rsidRPr="00726295" w:rsidRDefault="00252716" w:rsidP="00FD1B60">
          <w:pPr>
            <w:pStyle w:val="Ttulo2"/>
            <w:numPr>
              <w:ilvl w:val="1"/>
              <w:numId w:val="8"/>
            </w:numPr>
            <w:rPr>
              <w:lang w:val="es-ES"/>
            </w:rPr>
          </w:pPr>
          <w:bookmarkStart w:id="1912" w:name="_Toc417646150"/>
          <w:r>
            <w:rPr>
              <w:lang w:val="es-ES"/>
            </w:rPr>
            <w:t>Sitios Web</w:t>
          </w:r>
          <w:bookmarkEnd w:id="1912"/>
        </w:p>
        <w:sdt>
          <w:sdtPr>
            <w:id w:val="111145805"/>
            <w:bibliography/>
          </w:sdtPr>
          <w:sdtEndPr/>
          <w:sdtContent>
            <w:p w14:paraId="0C7906C0" w14:textId="77777777" w:rsidR="000B6FD7" w:rsidRDefault="00704AA8" w:rsidP="000B6FD7">
              <w:pPr>
                <w:pStyle w:val="Bibliografa"/>
                <w:ind w:left="720" w:hanging="720"/>
                <w:rPr>
                  <w:noProof/>
                  <w:sz w:val="24"/>
                  <w:szCs w:val="24"/>
                </w:rPr>
              </w:pPr>
              <w:r>
                <w:fldChar w:fldCharType="begin"/>
              </w:r>
              <w:r w:rsidRPr="0004663B">
                <w:rPr>
                  <w:lang w:val="en-US"/>
                </w:rPr>
                <w:instrText>BIBLIOGRAPHY</w:instrText>
              </w:r>
              <w:r>
                <w:fldChar w:fldCharType="separate"/>
              </w:r>
              <w:bookmarkStart w:id="1913" w:name="_Toc417569694"/>
              <w:bookmarkStart w:id="1914" w:name="_Toc417569577"/>
              <w:r w:rsidR="000B6FD7">
                <w:rPr>
                  <w:noProof/>
                </w:rPr>
                <w:t xml:space="preserve">lexivox. (15 de marzo de 2015). </w:t>
              </w:r>
              <w:r w:rsidR="000B6FD7">
                <w:rPr>
                  <w:i/>
                  <w:iCs/>
                  <w:noProof/>
                </w:rPr>
                <w:t>Portal Juridico Libre de Bolivia</w:t>
              </w:r>
              <w:r w:rsidR="000B6FD7">
                <w:rPr>
                  <w:noProof/>
                </w:rPr>
                <w:t>. Obtenido de http://www.lexivox.org/norms/BO-DS-26875.xhtml</w:t>
              </w:r>
            </w:p>
            <w:p w14:paraId="07093C10" w14:textId="163FA32E" w:rsidR="000B6FD7" w:rsidRDefault="000B6FD7" w:rsidP="000B6FD7">
              <w:pPr>
                <w:pStyle w:val="Bibliografa"/>
                <w:ind w:left="720" w:hanging="720"/>
                <w:rPr>
                  <w:noProof/>
                </w:rPr>
              </w:pPr>
              <w:r>
                <w:rPr>
                  <w:noProof/>
                </w:rPr>
                <w:t xml:space="preserve">Ortega, O. J. (25 de marzo de 2015). </w:t>
              </w:r>
              <w:r>
                <w:rPr>
                  <w:i/>
                  <w:iCs/>
                  <w:noProof/>
                </w:rPr>
                <w:t>Open Journal System.</w:t>
              </w:r>
              <w:r>
                <w:rPr>
                  <w:noProof/>
                </w:rPr>
                <w:t xml:space="preserve"> Obtenido de Politécnico Grancolombiano: http://journal.poligran.edu.co/</w:t>
              </w:r>
            </w:p>
            <w:p w14:paraId="55B225D2" w14:textId="4DB64AEB" w:rsidR="000B6FD7" w:rsidRPr="000B6FD7" w:rsidRDefault="000B6FD7" w:rsidP="000B6FD7">
              <w:pPr>
                <w:pStyle w:val="Ttulo2"/>
                <w:ind w:left="426" w:firstLine="0"/>
              </w:pPr>
              <w:bookmarkStart w:id="1915" w:name="_Toc417646151"/>
              <w:r>
                <w:lastRenderedPageBreak/>
                <w:t>1</w:t>
              </w:r>
              <w:ins w:id="1916" w:author="carlos cruz" w:date="2015-05-30T10:09:00Z">
                <w:r w:rsidR="00890991">
                  <w:t>5</w:t>
                </w:r>
              </w:ins>
              <w:del w:id="1917" w:author="carlos cruz" w:date="2015-05-30T10:09:00Z">
                <w:r w:rsidDel="00890991">
                  <w:delText>1</w:delText>
                </w:r>
              </w:del>
              <w:r>
                <w:t>.2. Libros</w:t>
              </w:r>
              <w:bookmarkEnd w:id="1915"/>
            </w:p>
            <w:p w14:paraId="407BE323" w14:textId="77777777" w:rsidR="000B6FD7" w:rsidRDefault="000B6FD7" w:rsidP="000B6FD7">
              <w:pPr>
                <w:pStyle w:val="Bibliografa"/>
                <w:ind w:left="720" w:hanging="720"/>
                <w:rPr>
                  <w:noProof/>
                </w:rPr>
              </w:pPr>
              <w:r>
                <w:rPr>
                  <w:noProof/>
                </w:rPr>
                <w:t xml:space="preserve">Saul J. Escalera, P. (2001). </w:t>
              </w:r>
              <w:r>
                <w:rPr>
                  <w:i/>
                  <w:iCs/>
                  <w:noProof/>
                </w:rPr>
                <w:t>Guia para la Redaccion y Presentación de INFORMES CINETIFICO-TECNICOS.</w:t>
              </w:r>
              <w:r>
                <w:rPr>
                  <w:noProof/>
                </w:rPr>
                <w:t xml:space="preserve"> Cochabamba.</w:t>
              </w:r>
            </w:p>
            <w:p w14:paraId="6BC59672" w14:textId="77777777" w:rsidR="000B6FD7" w:rsidRDefault="000B6FD7" w:rsidP="000B6FD7">
              <w:pPr>
                <w:pStyle w:val="Bibliografa"/>
                <w:ind w:left="720" w:hanging="720"/>
                <w:rPr>
                  <w:noProof/>
                </w:rPr>
              </w:pPr>
              <w:r>
                <w:rPr>
                  <w:noProof/>
                </w:rPr>
                <w:t xml:space="preserve">Silvia Domínguez-Gutiérrez, E. E.-R. (2009). </w:t>
              </w:r>
              <w:r>
                <w:rPr>
                  <w:i/>
                  <w:iCs/>
                  <w:noProof/>
                </w:rPr>
                <w:t>GUÍA PARA ELABORAR UNA TESIS.</w:t>
              </w:r>
              <w:r>
                <w:rPr>
                  <w:noProof/>
                </w:rPr>
                <w:t xml:space="preserve"> México, D. F.: McGRAW-HILL.</w:t>
              </w:r>
            </w:p>
            <w:bookmarkEnd w:id="1913"/>
            <w:bookmarkEnd w:id="1914"/>
            <w:p w14:paraId="1E2E9382" w14:textId="77777777" w:rsidR="001A7AED" w:rsidRDefault="00704AA8" w:rsidP="000B6FD7">
              <w:pPr>
                <w:ind w:firstLine="0"/>
              </w:pPr>
              <w:r>
                <w:rPr>
                  <w:b/>
                  <w:bCs/>
                </w:rPr>
                <w:fldChar w:fldCharType="end"/>
              </w:r>
            </w:p>
          </w:sdtContent>
        </w:sdt>
      </w:sdtContent>
    </w:sdt>
    <w:p w14:paraId="7CC5FC2A" w14:textId="250CFD0B" w:rsidR="00D36277" w:rsidRDefault="00D36277" w:rsidP="00742A2F">
      <w:pPr>
        <w:ind w:firstLine="0"/>
      </w:pPr>
    </w:p>
    <w:p w14:paraId="5B375A93" w14:textId="4726A738" w:rsidR="00FD1B7D" w:rsidRDefault="00FD1B7D" w:rsidP="00B05DB4"/>
    <w:p w14:paraId="4902A823" w14:textId="4375D43A" w:rsidR="00D36277" w:rsidRDefault="00D36277" w:rsidP="00B05DB4"/>
    <w:p w14:paraId="5B375A9D" w14:textId="77777777" w:rsidR="00FD1B7D" w:rsidRDefault="00FD1B7D" w:rsidP="00B05DB4"/>
    <w:p w14:paraId="4550CDBC" w14:textId="77777777" w:rsidR="00D65772" w:rsidRDefault="00D65772" w:rsidP="00B05DB4"/>
    <w:p w14:paraId="6A831349" w14:textId="4C6D4C00" w:rsidR="009D782A" w:rsidRDefault="009D782A" w:rsidP="00B05DB4"/>
    <w:p w14:paraId="74CBE06B" w14:textId="77777777" w:rsidR="009D782A" w:rsidRDefault="009D782A" w:rsidP="00B05DB4"/>
    <w:p w14:paraId="7653A13D" w14:textId="77777777" w:rsidR="009D782A" w:rsidRDefault="009D782A" w:rsidP="00B05DB4"/>
    <w:p w14:paraId="63C57EBD" w14:textId="77777777" w:rsidR="00D07F50" w:rsidRDefault="00D07F50" w:rsidP="00772E27"/>
    <w:p w14:paraId="5B375ACD" w14:textId="30E9EA62" w:rsidR="000F6970" w:rsidRPr="00FD1B7D" w:rsidRDefault="00056F88" w:rsidP="008C72D8">
      <w:pPr>
        <w:ind w:firstLine="0"/>
      </w:pPr>
      <w:r>
        <w:rPr>
          <w:noProof/>
          <w:lang w:val="es-ES" w:eastAsia="es-ES"/>
        </w:rPr>
        <mc:AlternateContent>
          <mc:Choice Requires="wps">
            <w:drawing>
              <wp:anchor distT="0" distB="0" distL="114300" distR="114300" simplePos="0" relativeHeight="251658243" behindDoc="0" locked="0" layoutInCell="1" allowOverlap="1" wp14:anchorId="7CB26370" wp14:editId="0541757C">
                <wp:simplePos x="0" y="0"/>
                <wp:positionH relativeFrom="page">
                  <wp:align>center</wp:align>
                </wp:positionH>
                <wp:positionV relativeFrom="paragraph">
                  <wp:posOffset>3458210</wp:posOffset>
                </wp:positionV>
                <wp:extent cx="4733925" cy="132270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733925" cy="1322705"/>
                        </a:xfrm>
                        <a:prstGeom prst="rect">
                          <a:avLst/>
                        </a:prstGeom>
                        <a:noFill/>
                        <a:ln>
                          <a:noFill/>
                        </a:ln>
                        <a:effectLst/>
                      </wps:spPr>
                      <wps:txbx>
                        <w:txbxContent>
                          <w:p w14:paraId="582FD098" w14:textId="2222284B" w:rsidR="002E0C02" w:rsidRPr="00C128F4" w:rsidRDefault="002E0C0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918"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9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6370" id="_x0000_s1030" type="#_x0000_t202" style="position:absolute;left:0;text-align:left;margin-left:0;margin-top:272.3pt;width:372.75pt;height:104.15pt;z-index:251658243;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" filled="f" stroked="f">
                <v:textbox>
                  <w:txbxContent>
                    <w:p w14:paraId="582FD098" w14:textId="2222284B" w:rsidR="002E0C02" w:rsidRPr="00C128F4" w:rsidRDefault="002E0C0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919"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919"/>
                    </w:p>
                  </w:txbxContent>
                </v:textbox>
                <w10:wrap anchorx="page"/>
              </v:shape>
            </w:pict>
          </mc:Fallback>
        </mc:AlternateContent>
      </w:r>
    </w:p>
    <w:sectPr w:rsidR="000F6970" w:rsidRPr="00FD1B7D" w:rsidSect="00421492">
      <w:footerReference w:type="default" r:id="rId71"/>
      <w:pgSz w:w="12240" w:h="15840" w:code="1"/>
      <w:pgMar w:top="1418" w:right="1418" w:bottom="1559" w:left="1701"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36C77" w14:textId="77777777" w:rsidR="004B5C41" w:rsidRDefault="004B5C41" w:rsidP="00384526">
      <w:pPr>
        <w:spacing w:before="0" w:after="0" w:line="240" w:lineRule="auto"/>
      </w:pPr>
      <w:r>
        <w:separator/>
      </w:r>
    </w:p>
  </w:endnote>
  <w:endnote w:type="continuationSeparator" w:id="0">
    <w:p w14:paraId="08425428" w14:textId="77777777" w:rsidR="004B5C41" w:rsidRDefault="004B5C41" w:rsidP="00384526">
      <w:pPr>
        <w:spacing w:before="0" w:after="0" w:line="240" w:lineRule="auto"/>
      </w:pPr>
      <w:r>
        <w:continuationSeparator/>
      </w:r>
    </w:p>
  </w:endnote>
  <w:endnote w:type="continuationNotice" w:id="1">
    <w:p w14:paraId="57B4D863" w14:textId="77777777" w:rsidR="004B5C41" w:rsidRDefault="004B5C4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951346"/>
      <w:docPartObj>
        <w:docPartGallery w:val="Page Numbers (Bottom of Page)"/>
        <w:docPartUnique/>
      </w:docPartObj>
    </w:sdtPr>
    <w:sdtEndPr/>
    <w:sdtContent>
      <w:p w14:paraId="426AB4CA" w14:textId="171689A0" w:rsidR="002E0C02" w:rsidRDefault="002E0C02">
        <w:pPr>
          <w:pStyle w:val="Piedepgina"/>
          <w:jc w:val="right"/>
        </w:pPr>
        <w:r>
          <w:fldChar w:fldCharType="begin"/>
        </w:r>
        <w:r>
          <w:instrText>PAGE   \* MERGEFORMAT</w:instrText>
        </w:r>
        <w:r>
          <w:fldChar w:fldCharType="separate"/>
        </w:r>
        <w:r w:rsidR="00D620A7" w:rsidRPr="00D620A7">
          <w:rPr>
            <w:noProof/>
            <w:lang w:val="es-ES"/>
          </w:rPr>
          <w:t>49</w:t>
        </w:r>
        <w:r>
          <w:fldChar w:fldCharType="end"/>
        </w:r>
      </w:p>
    </w:sdtContent>
  </w:sdt>
  <w:p w14:paraId="5B375ADC" w14:textId="77777777" w:rsidR="002E0C02" w:rsidRDefault="002E0C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0E48B" w14:textId="77777777" w:rsidR="004B5C41" w:rsidRDefault="004B5C41" w:rsidP="00384526">
      <w:pPr>
        <w:spacing w:before="0" w:after="0" w:line="240" w:lineRule="auto"/>
      </w:pPr>
      <w:r>
        <w:separator/>
      </w:r>
    </w:p>
  </w:footnote>
  <w:footnote w:type="continuationSeparator" w:id="0">
    <w:p w14:paraId="0F771015" w14:textId="77777777" w:rsidR="004B5C41" w:rsidRDefault="004B5C41" w:rsidP="00384526">
      <w:pPr>
        <w:spacing w:before="0" w:after="0" w:line="240" w:lineRule="auto"/>
      </w:pPr>
      <w:r>
        <w:continuationSeparator/>
      </w:r>
    </w:p>
  </w:footnote>
  <w:footnote w:type="continuationNotice" w:id="1">
    <w:p w14:paraId="45122574" w14:textId="77777777" w:rsidR="004B5C41" w:rsidRDefault="004B5C41">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3DE3"/>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2D0022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2">
    <w:nsid w:val="04CA6F05"/>
    <w:multiLevelType w:val="hybridMultilevel"/>
    <w:tmpl w:val="AD04E4CA"/>
    <w:lvl w:ilvl="0" w:tplc="400A0017">
      <w:start w:val="1"/>
      <w:numFmt w:val="lowerLetter"/>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3">
    <w:nsid w:val="04FA10EE"/>
    <w:multiLevelType w:val="multilevel"/>
    <w:tmpl w:val="6A441112"/>
    <w:lvl w:ilvl="0">
      <w:start w:val="1"/>
      <w:numFmt w:val="decimal"/>
      <w:lvlText w:val="%1."/>
      <w:lvlJc w:val="left"/>
      <w:pPr>
        <w:ind w:left="360" w:hanging="360"/>
      </w:pPr>
    </w:lvl>
    <w:lvl w:ilvl="1">
      <w:start w:val="1"/>
      <w:numFmt w:val="decimal"/>
      <w:isLgl/>
      <w:lvlText w:val="%1.%2."/>
      <w:lvlJc w:val="left"/>
      <w:pPr>
        <w:ind w:left="1037" w:hanging="720"/>
      </w:pPr>
      <w:rPr>
        <w:rFonts w:hint="default"/>
      </w:rPr>
    </w:lvl>
    <w:lvl w:ilvl="2">
      <w:start w:val="1"/>
      <w:numFmt w:val="decimal"/>
      <w:isLgl/>
      <w:lvlText w:val="%1.%2.%3."/>
      <w:lvlJc w:val="left"/>
      <w:pPr>
        <w:ind w:left="1714" w:hanging="1080"/>
      </w:pPr>
      <w:rPr>
        <w:rFonts w:hint="default"/>
      </w:rPr>
    </w:lvl>
    <w:lvl w:ilvl="3">
      <w:start w:val="1"/>
      <w:numFmt w:val="decimal"/>
      <w:isLgl/>
      <w:lvlText w:val="%1.%2.%3.%4."/>
      <w:lvlJc w:val="left"/>
      <w:pPr>
        <w:ind w:left="2031" w:hanging="1080"/>
      </w:pPr>
      <w:rPr>
        <w:rFonts w:hint="default"/>
      </w:rPr>
    </w:lvl>
    <w:lvl w:ilvl="4">
      <w:start w:val="1"/>
      <w:numFmt w:val="decimal"/>
      <w:isLgl/>
      <w:lvlText w:val="%1.%2.%3.%4.%5."/>
      <w:lvlJc w:val="left"/>
      <w:pPr>
        <w:ind w:left="2708"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4062" w:hanging="2160"/>
      </w:pPr>
      <w:rPr>
        <w:rFonts w:hint="default"/>
      </w:rPr>
    </w:lvl>
    <w:lvl w:ilvl="7">
      <w:start w:val="1"/>
      <w:numFmt w:val="decimal"/>
      <w:isLgl/>
      <w:lvlText w:val="%1.%2.%3.%4.%5.%6.%7.%8."/>
      <w:lvlJc w:val="left"/>
      <w:pPr>
        <w:ind w:left="4379" w:hanging="2160"/>
      </w:pPr>
      <w:rPr>
        <w:rFonts w:hint="default"/>
      </w:rPr>
    </w:lvl>
    <w:lvl w:ilvl="8">
      <w:start w:val="1"/>
      <w:numFmt w:val="decimal"/>
      <w:isLgl/>
      <w:lvlText w:val="%1.%2.%3.%4.%5.%6.%7.%8.%9."/>
      <w:lvlJc w:val="left"/>
      <w:pPr>
        <w:ind w:left="5056" w:hanging="2520"/>
      </w:pPr>
      <w:rPr>
        <w:rFonts w:hint="default"/>
      </w:rPr>
    </w:lvl>
  </w:abstractNum>
  <w:abstractNum w:abstractNumId="4">
    <w:nsid w:val="05717E41"/>
    <w:multiLevelType w:val="hybridMultilevel"/>
    <w:tmpl w:val="AF12B120"/>
    <w:lvl w:ilvl="0" w:tplc="FFCE45BC">
      <w:start w:val="1"/>
      <w:numFmt w:val="decimal"/>
      <w:lvlText w:val="C.U.%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83B028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6">
    <w:nsid w:val="0B0E5339"/>
    <w:multiLevelType w:val="hybridMultilevel"/>
    <w:tmpl w:val="C1AEB81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B10083D"/>
    <w:multiLevelType w:val="hybridMultilevel"/>
    <w:tmpl w:val="5B568B2C"/>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8">
    <w:nsid w:val="0E382924"/>
    <w:multiLevelType w:val="multilevel"/>
    <w:tmpl w:val="2DA2E608"/>
    <w:lvl w:ilvl="0">
      <w:start w:val="1"/>
      <w:numFmt w:val="decimal"/>
      <w:lvlText w:val="%1."/>
      <w:lvlJc w:val="left"/>
      <w:pPr>
        <w:ind w:left="360" w:hanging="360"/>
      </w:pPr>
      <w:rPr>
        <w:rFonts w:hint="default"/>
      </w:rPr>
    </w:lvl>
    <w:lvl w:ilvl="1">
      <w:start w:val="1"/>
      <w:numFmt w:val="decimal"/>
      <w:isLgl/>
      <w:lvlText w:val="%1.%2."/>
      <w:lvlJc w:val="left"/>
      <w:pPr>
        <w:ind w:left="567" w:hanging="283"/>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nsid w:val="11977BDC"/>
    <w:multiLevelType w:val="multilevel"/>
    <w:tmpl w:val="E47C2318"/>
    <w:lvl w:ilvl="0">
      <w:start w:val="1"/>
      <w:numFmt w:val="decimal"/>
      <w:lvlText w:val="%1."/>
      <w:lvlJc w:val="left"/>
      <w:pPr>
        <w:ind w:left="720" w:hanging="360"/>
      </w:p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0">
    <w:nsid w:val="11F0463E"/>
    <w:multiLevelType w:val="hybridMultilevel"/>
    <w:tmpl w:val="FD508CD4"/>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nsid w:val="12B60FCB"/>
    <w:multiLevelType w:val="multilevel"/>
    <w:tmpl w:val="E3CE17B8"/>
    <w:lvl w:ilvl="0">
      <w:start w:val="1"/>
      <w:numFmt w:val="decimal"/>
      <w:lvlText w:val="%1."/>
      <w:lvlJc w:val="left"/>
      <w:pPr>
        <w:ind w:left="720" w:hanging="36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2">
    <w:nsid w:val="12E1702E"/>
    <w:multiLevelType w:val="hybridMultilevel"/>
    <w:tmpl w:val="DD2699B2"/>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6514614"/>
    <w:multiLevelType w:val="multilevel"/>
    <w:tmpl w:val="DD30285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nsid w:val="17641F5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15">
    <w:nsid w:val="198E0D72"/>
    <w:multiLevelType w:val="hybridMultilevel"/>
    <w:tmpl w:val="149C0CE8"/>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16">
    <w:nsid w:val="1B32790A"/>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1D6F758B"/>
    <w:multiLevelType w:val="multilevel"/>
    <w:tmpl w:val="B9881A34"/>
    <w:lvl w:ilvl="0">
      <w:start w:val="1"/>
      <w:numFmt w:val="decimal"/>
      <w:lvlText w:val="%1."/>
      <w:lvlJc w:val="left"/>
      <w:pPr>
        <w:ind w:left="36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8">
    <w:nsid w:val="1E9F66B2"/>
    <w:multiLevelType w:val="hybridMultilevel"/>
    <w:tmpl w:val="0D0839D8"/>
    <w:lvl w:ilvl="0" w:tplc="1C006D6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6F6C74"/>
    <w:multiLevelType w:val="hybridMultilevel"/>
    <w:tmpl w:val="C6AAE0FA"/>
    <w:lvl w:ilvl="0" w:tplc="0C0A0001">
      <w:start w:val="1"/>
      <w:numFmt w:val="bullet"/>
      <w:lvlText w:val=""/>
      <w:lvlJc w:val="left"/>
      <w:pPr>
        <w:ind w:left="1862" w:hanging="360"/>
      </w:pPr>
      <w:rPr>
        <w:rFonts w:ascii="Symbol" w:hAnsi="Symbol" w:hint="default"/>
      </w:rPr>
    </w:lvl>
    <w:lvl w:ilvl="1" w:tplc="0C0A0003">
      <w:start w:val="1"/>
      <w:numFmt w:val="bullet"/>
      <w:lvlText w:val="o"/>
      <w:lvlJc w:val="left"/>
      <w:pPr>
        <w:ind w:left="2234" w:hanging="360"/>
      </w:pPr>
      <w:rPr>
        <w:rFonts w:ascii="Courier New" w:hAnsi="Courier New" w:cs="Courier New" w:hint="default"/>
      </w:rPr>
    </w:lvl>
    <w:lvl w:ilvl="2" w:tplc="0C0A0005">
      <w:start w:val="1"/>
      <w:numFmt w:val="bullet"/>
      <w:lvlText w:val=""/>
      <w:lvlJc w:val="left"/>
      <w:pPr>
        <w:ind w:left="2954" w:hanging="360"/>
      </w:pPr>
      <w:rPr>
        <w:rFonts w:ascii="Wingdings" w:hAnsi="Wingdings" w:hint="default"/>
      </w:rPr>
    </w:lvl>
    <w:lvl w:ilvl="3" w:tplc="0C0A0001" w:tentative="1">
      <w:start w:val="1"/>
      <w:numFmt w:val="bullet"/>
      <w:lvlText w:val=""/>
      <w:lvlJc w:val="left"/>
      <w:pPr>
        <w:ind w:left="3674" w:hanging="360"/>
      </w:pPr>
      <w:rPr>
        <w:rFonts w:ascii="Symbol" w:hAnsi="Symbol" w:hint="default"/>
      </w:rPr>
    </w:lvl>
    <w:lvl w:ilvl="4" w:tplc="0C0A0003" w:tentative="1">
      <w:start w:val="1"/>
      <w:numFmt w:val="bullet"/>
      <w:lvlText w:val="o"/>
      <w:lvlJc w:val="left"/>
      <w:pPr>
        <w:ind w:left="4394" w:hanging="360"/>
      </w:pPr>
      <w:rPr>
        <w:rFonts w:ascii="Courier New" w:hAnsi="Courier New" w:cs="Courier New" w:hint="default"/>
      </w:rPr>
    </w:lvl>
    <w:lvl w:ilvl="5" w:tplc="0C0A0005" w:tentative="1">
      <w:start w:val="1"/>
      <w:numFmt w:val="bullet"/>
      <w:lvlText w:val=""/>
      <w:lvlJc w:val="left"/>
      <w:pPr>
        <w:ind w:left="5114" w:hanging="360"/>
      </w:pPr>
      <w:rPr>
        <w:rFonts w:ascii="Wingdings" w:hAnsi="Wingdings" w:hint="default"/>
      </w:rPr>
    </w:lvl>
    <w:lvl w:ilvl="6" w:tplc="0C0A0001" w:tentative="1">
      <w:start w:val="1"/>
      <w:numFmt w:val="bullet"/>
      <w:lvlText w:val=""/>
      <w:lvlJc w:val="left"/>
      <w:pPr>
        <w:ind w:left="5834" w:hanging="360"/>
      </w:pPr>
      <w:rPr>
        <w:rFonts w:ascii="Symbol" w:hAnsi="Symbol" w:hint="default"/>
      </w:rPr>
    </w:lvl>
    <w:lvl w:ilvl="7" w:tplc="0C0A0003" w:tentative="1">
      <w:start w:val="1"/>
      <w:numFmt w:val="bullet"/>
      <w:lvlText w:val="o"/>
      <w:lvlJc w:val="left"/>
      <w:pPr>
        <w:ind w:left="6554" w:hanging="360"/>
      </w:pPr>
      <w:rPr>
        <w:rFonts w:ascii="Courier New" w:hAnsi="Courier New" w:cs="Courier New" w:hint="default"/>
      </w:rPr>
    </w:lvl>
    <w:lvl w:ilvl="8" w:tplc="0C0A0005" w:tentative="1">
      <w:start w:val="1"/>
      <w:numFmt w:val="bullet"/>
      <w:lvlText w:val=""/>
      <w:lvlJc w:val="left"/>
      <w:pPr>
        <w:ind w:left="7274" w:hanging="360"/>
      </w:pPr>
      <w:rPr>
        <w:rFonts w:ascii="Wingdings" w:hAnsi="Wingdings" w:hint="default"/>
      </w:rPr>
    </w:lvl>
  </w:abstractNum>
  <w:abstractNum w:abstractNumId="20">
    <w:nsid w:val="217D660B"/>
    <w:multiLevelType w:val="multilevel"/>
    <w:tmpl w:val="F7288114"/>
    <w:lvl w:ilvl="0">
      <w:start w:val="1"/>
      <w:numFmt w:val="decimal"/>
      <w:lvlText w:val="C.U.%1."/>
      <w:lvlJc w:val="left"/>
      <w:pPr>
        <w:ind w:left="794" w:hanging="454"/>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21">
    <w:nsid w:val="21F56F12"/>
    <w:multiLevelType w:val="hybridMultilevel"/>
    <w:tmpl w:val="AA04D4B0"/>
    <w:lvl w:ilvl="0" w:tplc="400A0017">
      <w:start w:val="1"/>
      <w:numFmt w:val="lowerLetter"/>
      <w:lvlText w:val="%1)"/>
      <w:lvlJc w:val="left"/>
      <w:pPr>
        <w:ind w:left="2487" w:hanging="360"/>
      </w:pPr>
    </w:lvl>
    <w:lvl w:ilvl="1" w:tplc="11648B8E">
      <w:start w:val="1"/>
      <w:numFmt w:val="decimal"/>
      <w:lvlText w:val="%2."/>
      <w:lvlJc w:val="left"/>
      <w:pPr>
        <w:ind w:left="3552" w:hanging="705"/>
      </w:pPr>
      <w:rPr>
        <w:rFonts w:hint="default"/>
      </w:rPr>
    </w:lvl>
    <w:lvl w:ilvl="2" w:tplc="400A001B" w:tentative="1">
      <w:start w:val="1"/>
      <w:numFmt w:val="lowerRoman"/>
      <w:lvlText w:val="%3."/>
      <w:lvlJc w:val="right"/>
      <w:pPr>
        <w:ind w:left="3927" w:hanging="180"/>
      </w:pPr>
    </w:lvl>
    <w:lvl w:ilvl="3" w:tplc="400A000F" w:tentative="1">
      <w:start w:val="1"/>
      <w:numFmt w:val="decimal"/>
      <w:lvlText w:val="%4."/>
      <w:lvlJc w:val="left"/>
      <w:pPr>
        <w:ind w:left="4647" w:hanging="360"/>
      </w:pPr>
    </w:lvl>
    <w:lvl w:ilvl="4" w:tplc="400A0019" w:tentative="1">
      <w:start w:val="1"/>
      <w:numFmt w:val="lowerLetter"/>
      <w:lvlText w:val="%5."/>
      <w:lvlJc w:val="left"/>
      <w:pPr>
        <w:ind w:left="5367" w:hanging="360"/>
      </w:pPr>
    </w:lvl>
    <w:lvl w:ilvl="5" w:tplc="400A001B" w:tentative="1">
      <w:start w:val="1"/>
      <w:numFmt w:val="lowerRoman"/>
      <w:lvlText w:val="%6."/>
      <w:lvlJc w:val="right"/>
      <w:pPr>
        <w:ind w:left="6087" w:hanging="180"/>
      </w:pPr>
    </w:lvl>
    <w:lvl w:ilvl="6" w:tplc="400A000F" w:tentative="1">
      <w:start w:val="1"/>
      <w:numFmt w:val="decimal"/>
      <w:lvlText w:val="%7."/>
      <w:lvlJc w:val="left"/>
      <w:pPr>
        <w:ind w:left="6807" w:hanging="360"/>
      </w:pPr>
    </w:lvl>
    <w:lvl w:ilvl="7" w:tplc="400A0019" w:tentative="1">
      <w:start w:val="1"/>
      <w:numFmt w:val="lowerLetter"/>
      <w:lvlText w:val="%8."/>
      <w:lvlJc w:val="left"/>
      <w:pPr>
        <w:ind w:left="7527" w:hanging="360"/>
      </w:pPr>
    </w:lvl>
    <w:lvl w:ilvl="8" w:tplc="400A001B" w:tentative="1">
      <w:start w:val="1"/>
      <w:numFmt w:val="lowerRoman"/>
      <w:lvlText w:val="%9."/>
      <w:lvlJc w:val="right"/>
      <w:pPr>
        <w:ind w:left="8247" w:hanging="180"/>
      </w:pPr>
    </w:lvl>
  </w:abstractNum>
  <w:abstractNum w:abstractNumId="22">
    <w:nsid w:val="28BF73CE"/>
    <w:multiLevelType w:val="hybridMultilevel"/>
    <w:tmpl w:val="6AE09C76"/>
    <w:lvl w:ilvl="0" w:tplc="400A0017">
      <w:start w:val="1"/>
      <w:numFmt w:val="lowerLetter"/>
      <w:lvlText w:val="%1)"/>
      <w:lvlJc w:val="left"/>
      <w:pPr>
        <w:ind w:left="2826" w:hanging="705"/>
      </w:pPr>
      <w:rPr>
        <w:rFonts w:hint="default"/>
      </w:rPr>
    </w:lvl>
    <w:lvl w:ilvl="1" w:tplc="9502EFA4">
      <w:start w:val="1"/>
      <w:numFmt w:val="decimal"/>
      <w:lvlText w:val="%2."/>
      <w:lvlJc w:val="left"/>
      <w:pPr>
        <w:ind w:left="3261" w:hanging="420"/>
      </w:pPr>
      <w:rPr>
        <w:rFonts w:hint="default"/>
        <w:b/>
      </w:rPr>
    </w:lvl>
    <w:lvl w:ilvl="2" w:tplc="400A001B" w:tentative="1">
      <w:start w:val="1"/>
      <w:numFmt w:val="lowerRoman"/>
      <w:lvlText w:val="%3."/>
      <w:lvlJc w:val="right"/>
      <w:pPr>
        <w:ind w:left="3921" w:hanging="180"/>
      </w:pPr>
    </w:lvl>
    <w:lvl w:ilvl="3" w:tplc="400A000F" w:tentative="1">
      <w:start w:val="1"/>
      <w:numFmt w:val="decimal"/>
      <w:lvlText w:val="%4."/>
      <w:lvlJc w:val="left"/>
      <w:pPr>
        <w:ind w:left="4641" w:hanging="360"/>
      </w:pPr>
    </w:lvl>
    <w:lvl w:ilvl="4" w:tplc="400A0019" w:tentative="1">
      <w:start w:val="1"/>
      <w:numFmt w:val="lowerLetter"/>
      <w:lvlText w:val="%5."/>
      <w:lvlJc w:val="left"/>
      <w:pPr>
        <w:ind w:left="5361" w:hanging="360"/>
      </w:pPr>
    </w:lvl>
    <w:lvl w:ilvl="5" w:tplc="400A001B" w:tentative="1">
      <w:start w:val="1"/>
      <w:numFmt w:val="lowerRoman"/>
      <w:lvlText w:val="%6."/>
      <w:lvlJc w:val="right"/>
      <w:pPr>
        <w:ind w:left="6081" w:hanging="180"/>
      </w:pPr>
    </w:lvl>
    <w:lvl w:ilvl="6" w:tplc="400A000F" w:tentative="1">
      <w:start w:val="1"/>
      <w:numFmt w:val="decimal"/>
      <w:lvlText w:val="%7."/>
      <w:lvlJc w:val="left"/>
      <w:pPr>
        <w:ind w:left="6801" w:hanging="360"/>
      </w:pPr>
    </w:lvl>
    <w:lvl w:ilvl="7" w:tplc="400A0019" w:tentative="1">
      <w:start w:val="1"/>
      <w:numFmt w:val="lowerLetter"/>
      <w:lvlText w:val="%8."/>
      <w:lvlJc w:val="left"/>
      <w:pPr>
        <w:ind w:left="7521" w:hanging="360"/>
      </w:pPr>
    </w:lvl>
    <w:lvl w:ilvl="8" w:tplc="400A001B" w:tentative="1">
      <w:start w:val="1"/>
      <w:numFmt w:val="lowerRoman"/>
      <w:lvlText w:val="%9."/>
      <w:lvlJc w:val="right"/>
      <w:pPr>
        <w:ind w:left="8241" w:hanging="180"/>
      </w:pPr>
    </w:lvl>
  </w:abstractNum>
  <w:abstractNum w:abstractNumId="23">
    <w:nsid w:val="2D276271"/>
    <w:multiLevelType w:val="hybridMultilevel"/>
    <w:tmpl w:val="C434BC16"/>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F587910"/>
    <w:multiLevelType w:val="hybridMultilevel"/>
    <w:tmpl w:val="5148A7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32E3658"/>
    <w:multiLevelType w:val="hybridMultilevel"/>
    <w:tmpl w:val="E110C52E"/>
    <w:lvl w:ilvl="0" w:tplc="033C7E52">
      <w:start w:val="1"/>
      <w:numFmt w:val="bullet"/>
      <w:lvlText w:val=""/>
      <w:lvlJc w:val="left"/>
      <w:pPr>
        <w:ind w:left="720" w:hanging="360"/>
      </w:pPr>
      <w:rPr>
        <w:rFonts w:ascii="Symbol" w:eastAsiaTheme="minorHAnsi" w:hAnsi="Symbol" w:cs="Times New Roman" w:hint="default"/>
        <w:sz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37200893"/>
    <w:multiLevelType w:val="hybridMultilevel"/>
    <w:tmpl w:val="2CC286EE"/>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27">
    <w:nsid w:val="477E6927"/>
    <w:multiLevelType w:val="hybridMultilevel"/>
    <w:tmpl w:val="97E00992"/>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8">
    <w:nsid w:val="4B733EFE"/>
    <w:multiLevelType w:val="hybridMultilevel"/>
    <w:tmpl w:val="D304F09E"/>
    <w:lvl w:ilvl="0" w:tplc="0C0A0001">
      <w:start w:val="1"/>
      <w:numFmt w:val="bullet"/>
      <w:lvlText w:val=""/>
      <w:lvlJc w:val="left"/>
      <w:pPr>
        <w:ind w:left="1353" w:hanging="360"/>
      </w:pPr>
      <w:rPr>
        <w:rFonts w:ascii="Symbol" w:hAnsi="Symbol" w:hint="default"/>
      </w:r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29">
    <w:nsid w:val="4C5644D8"/>
    <w:multiLevelType w:val="hybridMultilevel"/>
    <w:tmpl w:val="302C808E"/>
    <w:lvl w:ilvl="0" w:tplc="400A0017">
      <w:start w:val="1"/>
      <w:numFmt w:val="lowerLetter"/>
      <w:lvlText w:val="%1)"/>
      <w:lvlJc w:val="left"/>
      <w:pPr>
        <w:ind w:left="1068" w:hanging="360"/>
      </w:pPr>
    </w:lvl>
    <w:lvl w:ilvl="1" w:tplc="59E8B0D2">
      <w:start w:val="1"/>
      <w:numFmt w:val="decimal"/>
      <w:lvlText w:val="%2."/>
      <w:lvlJc w:val="left"/>
      <w:pPr>
        <w:ind w:left="2133" w:hanging="705"/>
      </w:pPr>
      <w:rPr>
        <w:rFonts w:hint="default"/>
      </w:r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30">
    <w:nsid w:val="4C7A2230"/>
    <w:multiLevelType w:val="hybridMultilevel"/>
    <w:tmpl w:val="81DAF7FE"/>
    <w:lvl w:ilvl="0" w:tplc="0C0A000B">
      <w:start w:val="1"/>
      <w:numFmt w:val="bullet"/>
      <w:lvlText w:val=""/>
      <w:lvlJc w:val="left"/>
      <w:pPr>
        <w:ind w:left="720" w:hanging="360"/>
      </w:pPr>
      <w:rPr>
        <w:rFonts w:ascii="Wingdings" w:hAnsi="Wingdings" w:hint="default"/>
        <w:b/>
      </w:rPr>
    </w:lvl>
    <w:lvl w:ilvl="1" w:tplc="11648B8E">
      <w:start w:val="1"/>
      <w:numFmt w:val="decimal"/>
      <w:lvlText w:val="%2."/>
      <w:lvlJc w:val="left"/>
      <w:pPr>
        <w:ind w:left="1785" w:hanging="705"/>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nsid w:val="4E5B3B47"/>
    <w:multiLevelType w:val="hybridMultilevel"/>
    <w:tmpl w:val="BB4CFE3A"/>
    <w:lvl w:ilvl="0" w:tplc="0322A656">
      <w:start w:val="1"/>
      <w:numFmt w:val="bullet"/>
      <w:pStyle w:val="Prrafodelista"/>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32">
    <w:nsid w:val="4F5D5ED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3">
    <w:nsid w:val="551C6C74"/>
    <w:multiLevelType w:val="hybridMultilevel"/>
    <w:tmpl w:val="D8CA51AC"/>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55A575E6"/>
    <w:multiLevelType w:val="hybridMultilevel"/>
    <w:tmpl w:val="E73C8A6C"/>
    <w:lvl w:ilvl="0" w:tplc="FFCE45BC">
      <w:start w:val="1"/>
      <w:numFmt w:val="decimal"/>
      <w:lvlText w:val="C.U.%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55CD7211"/>
    <w:multiLevelType w:val="hybridMultilevel"/>
    <w:tmpl w:val="84D09668"/>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590C5CA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7">
    <w:nsid w:val="5CF2671C"/>
    <w:multiLevelType w:val="multilevel"/>
    <w:tmpl w:val="47B8C87E"/>
    <w:lvl w:ilvl="0">
      <w:start w:val="1"/>
      <w:numFmt w:val="decimal"/>
      <w:lvlText w:val="%1."/>
      <w:lvlJc w:val="left"/>
      <w:pPr>
        <w:ind w:left="757" w:hanging="360"/>
      </w:pPr>
      <w:rPr>
        <w:rFonts w:hint="default"/>
      </w:rPr>
    </w:lvl>
    <w:lvl w:ilvl="1">
      <w:start w:val="1"/>
      <w:numFmt w:val="decimal"/>
      <w:isLgl/>
      <w:lvlText w:val="%1.%2."/>
      <w:lvlJc w:val="left"/>
      <w:pPr>
        <w:ind w:left="1117" w:hanging="720"/>
      </w:pPr>
      <w:rPr>
        <w:rFonts w:hint="default"/>
      </w:rPr>
    </w:lvl>
    <w:lvl w:ilvl="2">
      <w:start w:val="1"/>
      <w:numFmt w:val="decimal"/>
      <w:isLgl/>
      <w:lvlText w:val="%1.%2.%3."/>
      <w:lvlJc w:val="left"/>
      <w:pPr>
        <w:ind w:left="1477" w:hanging="108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837" w:hanging="1440"/>
      </w:pPr>
      <w:rPr>
        <w:rFonts w:hint="default"/>
      </w:rPr>
    </w:lvl>
    <w:lvl w:ilvl="5">
      <w:start w:val="1"/>
      <w:numFmt w:val="decimal"/>
      <w:isLgl/>
      <w:lvlText w:val="%1.%2.%3.%4.%5.%6."/>
      <w:lvlJc w:val="left"/>
      <w:pPr>
        <w:ind w:left="2197" w:hanging="1800"/>
      </w:pPr>
      <w:rPr>
        <w:rFonts w:hint="default"/>
      </w:rPr>
    </w:lvl>
    <w:lvl w:ilvl="6">
      <w:start w:val="1"/>
      <w:numFmt w:val="decimal"/>
      <w:isLgl/>
      <w:lvlText w:val="%1.%2.%3.%4.%5.%6.%7."/>
      <w:lvlJc w:val="left"/>
      <w:pPr>
        <w:ind w:left="2557" w:hanging="2160"/>
      </w:pPr>
      <w:rPr>
        <w:rFonts w:hint="default"/>
      </w:rPr>
    </w:lvl>
    <w:lvl w:ilvl="7">
      <w:start w:val="1"/>
      <w:numFmt w:val="decimal"/>
      <w:isLgl/>
      <w:lvlText w:val="%1.%2.%3.%4.%5.%6.%7.%8."/>
      <w:lvlJc w:val="left"/>
      <w:pPr>
        <w:ind w:left="2557" w:hanging="2160"/>
      </w:pPr>
      <w:rPr>
        <w:rFonts w:hint="default"/>
      </w:rPr>
    </w:lvl>
    <w:lvl w:ilvl="8">
      <w:start w:val="1"/>
      <w:numFmt w:val="decimal"/>
      <w:isLgl/>
      <w:lvlText w:val="%1.%2.%3.%4.%5.%6.%7.%8.%9."/>
      <w:lvlJc w:val="left"/>
      <w:pPr>
        <w:ind w:left="2917" w:hanging="2520"/>
      </w:pPr>
      <w:rPr>
        <w:rFonts w:hint="default"/>
      </w:rPr>
    </w:lvl>
  </w:abstractNum>
  <w:abstractNum w:abstractNumId="38">
    <w:nsid w:val="5F2B4248"/>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9">
    <w:nsid w:val="632A7C1F"/>
    <w:multiLevelType w:val="hybridMultilevel"/>
    <w:tmpl w:val="109CA146"/>
    <w:lvl w:ilvl="0" w:tplc="0C0A000B">
      <w:start w:val="1"/>
      <w:numFmt w:val="bullet"/>
      <w:lvlText w:val=""/>
      <w:lvlJc w:val="left"/>
      <w:pPr>
        <w:ind w:left="1008" w:hanging="360"/>
      </w:pPr>
      <w:rPr>
        <w:rFonts w:ascii="Wingdings" w:hAnsi="Wingdings" w:hint="default"/>
      </w:rPr>
    </w:lvl>
    <w:lvl w:ilvl="1" w:tplc="0C0A0003" w:tentative="1">
      <w:start w:val="1"/>
      <w:numFmt w:val="bullet"/>
      <w:lvlText w:val="o"/>
      <w:lvlJc w:val="left"/>
      <w:pPr>
        <w:ind w:left="1728" w:hanging="360"/>
      </w:pPr>
      <w:rPr>
        <w:rFonts w:ascii="Courier New" w:hAnsi="Courier New" w:cs="Courier New" w:hint="default"/>
      </w:rPr>
    </w:lvl>
    <w:lvl w:ilvl="2" w:tplc="0C0A0005" w:tentative="1">
      <w:start w:val="1"/>
      <w:numFmt w:val="bullet"/>
      <w:lvlText w:val=""/>
      <w:lvlJc w:val="left"/>
      <w:pPr>
        <w:ind w:left="2448" w:hanging="360"/>
      </w:pPr>
      <w:rPr>
        <w:rFonts w:ascii="Wingdings" w:hAnsi="Wingdings" w:hint="default"/>
      </w:rPr>
    </w:lvl>
    <w:lvl w:ilvl="3" w:tplc="0C0A0001" w:tentative="1">
      <w:start w:val="1"/>
      <w:numFmt w:val="bullet"/>
      <w:lvlText w:val=""/>
      <w:lvlJc w:val="left"/>
      <w:pPr>
        <w:ind w:left="3168" w:hanging="360"/>
      </w:pPr>
      <w:rPr>
        <w:rFonts w:ascii="Symbol" w:hAnsi="Symbol" w:hint="default"/>
      </w:rPr>
    </w:lvl>
    <w:lvl w:ilvl="4" w:tplc="0C0A0003" w:tentative="1">
      <w:start w:val="1"/>
      <w:numFmt w:val="bullet"/>
      <w:lvlText w:val="o"/>
      <w:lvlJc w:val="left"/>
      <w:pPr>
        <w:ind w:left="3888" w:hanging="360"/>
      </w:pPr>
      <w:rPr>
        <w:rFonts w:ascii="Courier New" w:hAnsi="Courier New" w:cs="Courier New" w:hint="default"/>
      </w:rPr>
    </w:lvl>
    <w:lvl w:ilvl="5" w:tplc="0C0A0005" w:tentative="1">
      <w:start w:val="1"/>
      <w:numFmt w:val="bullet"/>
      <w:lvlText w:val=""/>
      <w:lvlJc w:val="left"/>
      <w:pPr>
        <w:ind w:left="4608" w:hanging="360"/>
      </w:pPr>
      <w:rPr>
        <w:rFonts w:ascii="Wingdings" w:hAnsi="Wingdings" w:hint="default"/>
      </w:rPr>
    </w:lvl>
    <w:lvl w:ilvl="6" w:tplc="0C0A0001" w:tentative="1">
      <w:start w:val="1"/>
      <w:numFmt w:val="bullet"/>
      <w:lvlText w:val=""/>
      <w:lvlJc w:val="left"/>
      <w:pPr>
        <w:ind w:left="5328" w:hanging="360"/>
      </w:pPr>
      <w:rPr>
        <w:rFonts w:ascii="Symbol" w:hAnsi="Symbol" w:hint="default"/>
      </w:rPr>
    </w:lvl>
    <w:lvl w:ilvl="7" w:tplc="0C0A0003" w:tentative="1">
      <w:start w:val="1"/>
      <w:numFmt w:val="bullet"/>
      <w:lvlText w:val="o"/>
      <w:lvlJc w:val="left"/>
      <w:pPr>
        <w:ind w:left="6048" w:hanging="360"/>
      </w:pPr>
      <w:rPr>
        <w:rFonts w:ascii="Courier New" w:hAnsi="Courier New" w:cs="Courier New" w:hint="default"/>
      </w:rPr>
    </w:lvl>
    <w:lvl w:ilvl="8" w:tplc="0C0A0005" w:tentative="1">
      <w:start w:val="1"/>
      <w:numFmt w:val="bullet"/>
      <w:lvlText w:val=""/>
      <w:lvlJc w:val="left"/>
      <w:pPr>
        <w:ind w:left="6768" w:hanging="360"/>
      </w:pPr>
      <w:rPr>
        <w:rFonts w:ascii="Wingdings" w:hAnsi="Wingdings" w:hint="default"/>
      </w:rPr>
    </w:lvl>
  </w:abstractNum>
  <w:abstractNum w:abstractNumId="40">
    <w:nsid w:val="636B4AE2"/>
    <w:multiLevelType w:val="hybridMultilevel"/>
    <w:tmpl w:val="EEB8AE0C"/>
    <w:lvl w:ilvl="0" w:tplc="1C006D6C">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4543C04"/>
    <w:multiLevelType w:val="hybridMultilevel"/>
    <w:tmpl w:val="6A944304"/>
    <w:lvl w:ilvl="0" w:tplc="0C0A0001">
      <w:start w:val="1"/>
      <w:numFmt w:val="bullet"/>
      <w:lvlText w:val=""/>
      <w:lvlJc w:val="left"/>
      <w:pPr>
        <w:ind w:left="1776" w:hanging="360"/>
      </w:pPr>
      <w:rPr>
        <w:rFonts w:ascii="Symbol" w:hAnsi="Symbol"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2">
    <w:nsid w:val="65CE5D70"/>
    <w:multiLevelType w:val="multilevel"/>
    <w:tmpl w:val="099E5CD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3">
    <w:nsid w:val="6648185E"/>
    <w:multiLevelType w:val="hybridMultilevel"/>
    <w:tmpl w:val="175200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4">
    <w:nsid w:val="6798026B"/>
    <w:multiLevelType w:val="hybridMultilevel"/>
    <w:tmpl w:val="070E0C56"/>
    <w:lvl w:ilvl="0" w:tplc="400A0017">
      <w:start w:val="1"/>
      <w:numFmt w:val="lowerLetter"/>
      <w:lvlText w:val="%1)"/>
      <w:lvlJc w:val="left"/>
      <w:pPr>
        <w:ind w:left="2062"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5">
    <w:nsid w:val="67E7494F"/>
    <w:multiLevelType w:val="hybridMultilevel"/>
    <w:tmpl w:val="17520032"/>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6">
    <w:nsid w:val="6E224CDE"/>
    <w:multiLevelType w:val="multilevel"/>
    <w:tmpl w:val="5DCCD964"/>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nsid w:val="700B155F"/>
    <w:multiLevelType w:val="hybridMultilevel"/>
    <w:tmpl w:val="3ACE3DF2"/>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48">
    <w:nsid w:val="750060F9"/>
    <w:multiLevelType w:val="hybridMultilevel"/>
    <w:tmpl w:val="189EA404"/>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49">
    <w:nsid w:val="768A5C91"/>
    <w:multiLevelType w:val="hybridMultilevel"/>
    <w:tmpl w:val="6CDA61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A740211"/>
    <w:multiLevelType w:val="hybridMultilevel"/>
    <w:tmpl w:val="97E6E634"/>
    <w:lvl w:ilvl="0" w:tplc="45227A4E">
      <w:start w:val="2"/>
      <w:numFmt w:val="bullet"/>
      <w:lvlText w:val="-"/>
      <w:lvlJc w:val="left"/>
      <w:pPr>
        <w:ind w:left="1068" w:hanging="360"/>
      </w:pPr>
      <w:rPr>
        <w:rFonts w:ascii="Verdana" w:eastAsiaTheme="minorHAnsi" w:hAnsi="Verdana"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1">
    <w:nsid w:val="7B7F7B53"/>
    <w:multiLevelType w:val="hybridMultilevel"/>
    <w:tmpl w:val="0936BD9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2">
    <w:nsid w:val="7E1E287C"/>
    <w:multiLevelType w:val="hybridMultilevel"/>
    <w:tmpl w:val="81FC3DA6"/>
    <w:lvl w:ilvl="0" w:tplc="75B88130">
      <w:start w:val="2"/>
      <w:numFmt w:val="bullet"/>
      <w:lvlText w:val=""/>
      <w:lvlJc w:val="left"/>
      <w:pPr>
        <w:ind w:left="757" w:hanging="360"/>
      </w:pPr>
      <w:rPr>
        <w:rFonts w:ascii="Symbol" w:eastAsiaTheme="minorHAnsi" w:hAnsi="Symbol"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num w:numId="1">
    <w:abstractNumId w:val="29"/>
  </w:num>
  <w:num w:numId="2">
    <w:abstractNumId w:val="22"/>
  </w:num>
  <w:num w:numId="3">
    <w:abstractNumId w:val="21"/>
  </w:num>
  <w:num w:numId="4">
    <w:abstractNumId w:val="25"/>
  </w:num>
  <w:num w:numId="5">
    <w:abstractNumId w:val="18"/>
  </w:num>
  <w:num w:numId="6">
    <w:abstractNumId w:val="40"/>
  </w:num>
  <w:num w:numId="7">
    <w:abstractNumId w:val="51"/>
  </w:num>
  <w:num w:numId="8">
    <w:abstractNumId w:val="42"/>
  </w:num>
  <w:num w:numId="9">
    <w:abstractNumId w:val="39"/>
  </w:num>
  <w:num w:numId="10">
    <w:abstractNumId w:val="33"/>
  </w:num>
  <w:num w:numId="11">
    <w:abstractNumId w:val="30"/>
  </w:num>
  <w:num w:numId="12">
    <w:abstractNumId w:val="31"/>
  </w:num>
  <w:num w:numId="13">
    <w:abstractNumId w:val="47"/>
  </w:num>
  <w:num w:numId="14">
    <w:abstractNumId w:val="15"/>
  </w:num>
  <w:num w:numId="15">
    <w:abstractNumId w:val="44"/>
  </w:num>
  <w:num w:numId="16">
    <w:abstractNumId w:val="2"/>
  </w:num>
  <w:num w:numId="17">
    <w:abstractNumId w:val="7"/>
  </w:num>
  <w:num w:numId="18">
    <w:abstractNumId w:val="28"/>
  </w:num>
  <w:num w:numId="19">
    <w:abstractNumId w:val="11"/>
  </w:num>
  <w:num w:numId="20">
    <w:abstractNumId w:val="52"/>
  </w:num>
  <w:num w:numId="21">
    <w:abstractNumId w:val="50"/>
  </w:num>
  <w:num w:numId="22">
    <w:abstractNumId w:val="45"/>
  </w:num>
  <w:num w:numId="23">
    <w:abstractNumId w:val="19"/>
  </w:num>
  <w:num w:numId="24">
    <w:abstractNumId w:val="37"/>
  </w:num>
  <w:num w:numId="25">
    <w:abstractNumId w:val="32"/>
  </w:num>
  <w:num w:numId="26">
    <w:abstractNumId w:val="49"/>
  </w:num>
  <w:num w:numId="27">
    <w:abstractNumId w:val="34"/>
  </w:num>
  <w:num w:numId="28">
    <w:abstractNumId w:val="41"/>
  </w:num>
  <w:num w:numId="29">
    <w:abstractNumId w:val="5"/>
  </w:num>
  <w:num w:numId="30">
    <w:abstractNumId w:val="27"/>
  </w:num>
  <w:num w:numId="31">
    <w:abstractNumId w:val="14"/>
  </w:num>
  <w:num w:numId="32">
    <w:abstractNumId w:val="12"/>
  </w:num>
  <w:num w:numId="33">
    <w:abstractNumId w:val="17"/>
  </w:num>
  <w:num w:numId="34">
    <w:abstractNumId w:val="3"/>
  </w:num>
  <w:num w:numId="35">
    <w:abstractNumId w:val="16"/>
  </w:num>
  <w:num w:numId="36">
    <w:abstractNumId w:val="10"/>
  </w:num>
  <w:num w:numId="37">
    <w:abstractNumId w:val="43"/>
  </w:num>
  <w:num w:numId="38">
    <w:abstractNumId w:val="38"/>
  </w:num>
  <w:num w:numId="39">
    <w:abstractNumId w:val="6"/>
  </w:num>
  <w:num w:numId="40">
    <w:abstractNumId w:val="0"/>
  </w:num>
  <w:num w:numId="41">
    <w:abstractNumId w:val="8"/>
  </w:num>
  <w:num w:numId="42">
    <w:abstractNumId w:val="13"/>
  </w:num>
  <w:num w:numId="43">
    <w:abstractNumId w:val="9"/>
  </w:num>
  <w:num w:numId="44">
    <w:abstractNumId w:val="23"/>
  </w:num>
  <w:num w:numId="45">
    <w:abstractNumId w:val="20"/>
  </w:num>
  <w:num w:numId="46">
    <w:abstractNumId w:val="35"/>
  </w:num>
  <w:num w:numId="47">
    <w:abstractNumId w:val="24"/>
  </w:num>
  <w:num w:numId="48">
    <w:abstractNumId w:val="4"/>
  </w:num>
  <w:num w:numId="49">
    <w:abstractNumId w:val="46"/>
  </w:num>
  <w:num w:numId="50">
    <w:abstractNumId w:val="36"/>
  </w:num>
  <w:num w:numId="51">
    <w:abstractNumId w:val="1"/>
  </w:num>
  <w:num w:numId="52">
    <w:abstractNumId w:val="26"/>
  </w:num>
  <w:num w:numId="53">
    <w:abstractNumId w:val="48"/>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cruz">
    <w15:presenceInfo w15:providerId="Windows Live" w15:userId="198542076084cde3"/>
  </w15:person>
  <w15:person w15:author="luis angel barrancos ortiz">
    <w15:presenceInfo w15:providerId="Windows Live" w15:userId="df8ad3692fb64d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ocumentProtection w:edit="trackedChanges" w:enforcement="1" w:cryptProviderType="rsaAES" w:cryptAlgorithmClass="hash" w:cryptAlgorithmType="typeAny" w:cryptAlgorithmSid="14" w:cryptSpinCount="100000" w:hash="6hC5Y6mZcxWPnoR+fkYFGwzmhIoFtaDyLdvL+vc0E3hLpXvQtPTfxCZrc3Qh6g+GMfgoljygO6SUPO1m0ECpOA==" w:salt="y3zarUB3TnPJ5PSSxEKMHA=="/>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8D"/>
    <w:rsid w:val="0000226E"/>
    <w:rsid w:val="00016A9F"/>
    <w:rsid w:val="00022102"/>
    <w:rsid w:val="00025277"/>
    <w:rsid w:val="00032577"/>
    <w:rsid w:val="00034ADA"/>
    <w:rsid w:val="00041D8D"/>
    <w:rsid w:val="00042790"/>
    <w:rsid w:val="00044B14"/>
    <w:rsid w:val="0004663B"/>
    <w:rsid w:val="00053B0E"/>
    <w:rsid w:val="00056F88"/>
    <w:rsid w:val="0005760A"/>
    <w:rsid w:val="000576A3"/>
    <w:rsid w:val="000721A0"/>
    <w:rsid w:val="000808EF"/>
    <w:rsid w:val="00094A32"/>
    <w:rsid w:val="000955B9"/>
    <w:rsid w:val="00095FB1"/>
    <w:rsid w:val="00096CBA"/>
    <w:rsid w:val="000A4162"/>
    <w:rsid w:val="000A7045"/>
    <w:rsid w:val="000B6FD7"/>
    <w:rsid w:val="000C7BEB"/>
    <w:rsid w:val="000F0763"/>
    <w:rsid w:val="000F2686"/>
    <w:rsid w:val="000F35FE"/>
    <w:rsid w:val="000F6970"/>
    <w:rsid w:val="00101872"/>
    <w:rsid w:val="00113E61"/>
    <w:rsid w:val="00116B9E"/>
    <w:rsid w:val="0012221B"/>
    <w:rsid w:val="00122DDD"/>
    <w:rsid w:val="001269D3"/>
    <w:rsid w:val="00131EA9"/>
    <w:rsid w:val="001362F1"/>
    <w:rsid w:val="00140A89"/>
    <w:rsid w:val="00151BB7"/>
    <w:rsid w:val="001528B3"/>
    <w:rsid w:val="00163522"/>
    <w:rsid w:val="00185A8D"/>
    <w:rsid w:val="001A7AED"/>
    <w:rsid w:val="001B4F69"/>
    <w:rsid w:val="001C3866"/>
    <w:rsid w:val="001C3EF2"/>
    <w:rsid w:val="001E2357"/>
    <w:rsid w:val="001E24BE"/>
    <w:rsid w:val="001F21C5"/>
    <w:rsid w:val="00210B00"/>
    <w:rsid w:val="00217A91"/>
    <w:rsid w:val="00217D1A"/>
    <w:rsid w:val="0023086D"/>
    <w:rsid w:val="00233076"/>
    <w:rsid w:val="00240F6A"/>
    <w:rsid w:val="00242FF2"/>
    <w:rsid w:val="00246E74"/>
    <w:rsid w:val="00252716"/>
    <w:rsid w:val="00263EEB"/>
    <w:rsid w:val="00270CF7"/>
    <w:rsid w:val="00274126"/>
    <w:rsid w:val="002870DA"/>
    <w:rsid w:val="00290B8E"/>
    <w:rsid w:val="002B14D1"/>
    <w:rsid w:val="002B19A0"/>
    <w:rsid w:val="002C2930"/>
    <w:rsid w:val="002C4A6B"/>
    <w:rsid w:val="002E0C02"/>
    <w:rsid w:val="00314F33"/>
    <w:rsid w:val="0032295A"/>
    <w:rsid w:val="00335B5C"/>
    <w:rsid w:val="00335F9E"/>
    <w:rsid w:val="00345D72"/>
    <w:rsid w:val="00346EBF"/>
    <w:rsid w:val="00351064"/>
    <w:rsid w:val="0035315D"/>
    <w:rsid w:val="003563AF"/>
    <w:rsid w:val="003670E8"/>
    <w:rsid w:val="00375FF3"/>
    <w:rsid w:val="00377F53"/>
    <w:rsid w:val="00384526"/>
    <w:rsid w:val="003928A6"/>
    <w:rsid w:val="00397182"/>
    <w:rsid w:val="003B0366"/>
    <w:rsid w:val="003B3D94"/>
    <w:rsid w:val="003C4392"/>
    <w:rsid w:val="003C4591"/>
    <w:rsid w:val="003C66CC"/>
    <w:rsid w:val="003D664A"/>
    <w:rsid w:val="003E2C16"/>
    <w:rsid w:val="003F0812"/>
    <w:rsid w:val="004009B1"/>
    <w:rsid w:val="0040240C"/>
    <w:rsid w:val="00411B75"/>
    <w:rsid w:val="00417A78"/>
    <w:rsid w:val="00421492"/>
    <w:rsid w:val="004214B8"/>
    <w:rsid w:val="00422857"/>
    <w:rsid w:val="004266C2"/>
    <w:rsid w:val="004400F1"/>
    <w:rsid w:val="00441BBF"/>
    <w:rsid w:val="00444380"/>
    <w:rsid w:val="00447B84"/>
    <w:rsid w:val="00452C76"/>
    <w:rsid w:val="0045555F"/>
    <w:rsid w:val="0046299F"/>
    <w:rsid w:val="00464C97"/>
    <w:rsid w:val="00472E24"/>
    <w:rsid w:val="00486283"/>
    <w:rsid w:val="00487754"/>
    <w:rsid w:val="00487BFD"/>
    <w:rsid w:val="0049659E"/>
    <w:rsid w:val="004A4E65"/>
    <w:rsid w:val="004A4F6A"/>
    <w:rsid w:val="004A67A5"/>
    <w:rsid w:val="004B0FB7"/>
    <w:rsid w:val="004B3764"/>
    <w:rsid w:val="004B5C41"/>
    <w:rsid w:val="004D1A31"/>
    <w:rsid w:val="004E1E97"/>
    <w:rsid w:val="004E364C"/>
    <w:rsid w:val="004F511F"/>
    <w:rsid w:val="0050096C"/>
    <w:rsid w:val="00501969"/>
    <w:rsid w:val="00505897"/>
    <w:rsid w:val="00513671"/>
    <w:rsid w:val="00520FD8"/>
    <w:rsid w:val="00526D5D"/>
    <w:rsid w:val="00543309"/>
    <w:rsid w:val="0055480A"/>
    <w:rsid w:val="00561820"/>
    <w:rsid w:val="005653B0"/>
    <w:rsid w:val="00574983"/>
    <w:rsid w:val="0057627E"/>
    <w:rsid w:val="00585543"/>
    <w:rsid w:val="00594875"/>
    <w:rsid w:val="005A6EBC"/>
    <w:rsid w:val="005A7134"/>
    <w:rsid w:val="005C5236"/>
    <w:rsid w:val="005C54A8"/>
    <w:rsid w:val="005E2046"/>
    <w:rsid w:val="005E68C5"/>
    <w:rsid w:val="00614D24"/>
    <w:rsid w:val="0062096F"/>
    <w:rsid w:val="00622A29"/>
    <w:rsid w:val="0062420F"/>
    <w:rsid w:val="0062666D"/>
    <w:rsid w:val="00634D70"/>
    <w:rsid w:val="00636B04"/>
    <w:rsid w:val="006373AB"/>
    <w:rsid w:val="0065343B"/>
    <w:rsid w:val="00654581"/>
    <w:rsid w:val="00654756"/>
    <w:rsid w:val="00661D7B"/>
    <w:rsid w:val="00682E56"/>
    <w:rsid w:val="0069713E"/>
    <w:rsid w:val="006A06C5"/>
    <w:rsid w:val="006A3BF6"/>
    <w:rsid w:val="006C2B34"/>
    <w:rsid w:val="006D1791"/>
    <w:rsid w:val="006F1F5B"/>
    <w:rsid w:val="006F3FF2"/>
    <w:rsid w:val="00700DB8"/>
    <w:rsid w:val="0070135C"/>
    <w:rsid w:val="00704064"/>
    <w:rsid w:val="00704AA8"/>
    <w:rsid w:val="0070501C"/>
    <w:rsid w:val="00712D36"/>
    <w:rsid w:val="00714E0A"/>
    <w:rsid w:val="007163A1"/>
    <w:rsid w:val="00726295"/>
    <w:rsid w:val="00726B7D"/>
    <w:rsid w:val="007401D0"/>
    <w:rsid w:val="0074083C"/>
    <w:rsid w:val="00742A2F"/>
    <w:rsid w:val="0074395C"/>
    <w:rsid w:val="00762F92"/>
    <w:rsid w:val="00772E27"/>
    <w:rsid w:val="007B08E7"/>
    <w:rsid w:val="007B39CC"/>
    <w:rsid w:val="007B6292"/>
    <w:rsid w:val="007C3350"/>
    <w:rsid w:val="007C39AA"/>
    <w:rsid w:val="007C494B"/>
    <w:rsid w:val="007F0A9A"/>
    <w:rsid w:val="007F677B"/>
    <w:rsid w:val="007F67AC"/>
    <w:rsid w:val="00802BAE"/>
    <w:rsid w:val="008115B6"/>
    <w:rsid w:val="00811E43"/>
    <w:rsid w:val="00814138"/>
    <w:rsid w:val="0082010D"/>
    <w:rsid w:val="0082056F"/>
    <w:rsid w:val="00852A4E"/>
    <w:rsid w:val="00861127"/>
    <w:rsid w:val="00862142"/>
    <w:rsid w:val="00863595"/>
    <w:rsid w:val="008648F0"/>
    <w:rsid w:val="00865265"/>
    <w:rsid w:val="0086781F"/>
    <w:rsid w:val="00870542"/>
    <w:rsid w:val="0087433E"/>
    <w:rsid w:val="00874F9A"/>
    <w:rsid w:val="0087501E"/>
    <w:rsid w:val="00877298"/>
    <w:rsid w:val="00890991"/>
    <w:rsid w:val="00895DC4"/>
    <w:rsid w:val="008A200D"/>
    <w:rsid w:val="008A5C3F"/>
    <w:rsid w:val="008B3A9B"/>
    <w:rsid w:val="008B61FC"/>
    <w:rsid w:val="008C15C2"/>
    <w:rsid w:val="008C3B02"/>
    <w:rsid w:val="008C72D8"/>
    <w:rsid w:val="008D0CC0"/>
    <w:rsid w:val="008E03F0"/>
    <w:rsid w:val="008E3D79"/>
    <w:rsid w:val="008E5018"/>
    <w:rsid w:val="008E64C4"/>
    <w:rsid w:val="008E6515"/>
    <w:rsid w:val="00900C9F"/>
    <w:rsid w:val="009022B9"/>
    <w:rsid w:val="00906282"/>
    <w:rsid w:val="00913182"/>
    <w:rsid w:val="0091558A"/>
    <w:rsid w:val="00916756"/>
    <w:rsid w:val="00916B6A"/>
    <w:rsid w:val="00946210"/>
    <w:rsid w:val="0095767E"/>
    <w:rsid w:val="00966880"/>
    <w:rsid w:val="00980FDA"/>
    <w:rsid w:val="00982872"/>
    <w:rsid w:val="00986D03"/>
    <w:rsid w:val="009918A4"/>
    <w:rsid w:val="00994DCC"/>
    <w:rsid w:val="009B215A"/>
    <w:rsid w:val="009B2B2E"/>
    <w:rsid w:val="009B3E42"/>
    <w:rsid w:val="009C05F9"/>
    <w:rsid w:val="009C0E9D"/>
    <w:rsid w:val="009C5494"/>
    <w:rsid w:val="009C5CEA"/>
    <w:rsid w:val="009D212D"/>
    <w:rsid w:val="009D3B2E"/>
    <w:rsid w:val="009D782A"/>
    <w:rsid w:val="009E743C"/>
    <w:rsid w:val="009F6958"/>
    <w:rsid w:val="009F7493"/>
    <w:rsid w:val="00A0792B"/>
    <w:rsid w:val="00A114A1"/>
    <w:rsid w:val="00A24C68"/>
    <w:rsid w:val="00A37DC6"/>
    <w:rsid w:val="00A6007D"/>
    <w:rsid w:val="00A66A10"/>
    <w:rsid w:val="00A674AE"/>
    <w:rsid w:val="00A749E2"/>
    <w:rsid w:val="00A75814"/>
    <w:rsid w:val="00A75D68"/>
    <w:rsid w:val="00A83EA4"/>
    <w:rsid w:val="00A93044"/>
    <w:rsid w:val="00AA7E29"/>
    <w:rsid w:val="00AB458A"/>
    <w:rsid w:val="00AC6E0B"/>
    <w:rsid w:val="00AD284B"/>
    <w:rsid w:val="00AF02CB"/>
    <w:rsid w:val="00AF0525"/>
    <w:rsid w:val="00AF0B96"/>
    <w:rsid w:val="00AF28D2"/>
    <w:rsid w:val="00AF3594"/>
    <w:rsid w:val="00B015E4"/>
    <w:rsid w:val="00B01DCC"/>
    <w:rsid w:val="00B05DB4"/>
    <w:rsid w:val="00B06790"/>
    <w:rsid w:val="00B11ED8"/>
    <w:rsid w:val="00B26065"/>
    <w:rsid w:val="00B32547"/>
    <w:rsid w:val="00B415AB"/>
    <w:rsid w:val="00B4297B"/>
    <w:rsid w:val="00B44A9E"/>
    <w:rsid w:val="00B53567"/>
    <w:rsid w:val="00B57155"/>
    <w:rsid w:val="00B61973"/>
    <w:rsid w:val="00B653C7"/>
    <w:rsid w:val="00B70AF4"/>
    <w:rsid w:val="00B70BD2"/>
    <w:rsid w:val="00B86A66"/>
    <w:rsid w:val="00B90631"/>
    <w:rsid w:val="00BB6FC0"/>
    <w:rsid w:val="00BD71A4"/>
    <w:rsid w:val="00BE5AED"/>
    <w:rsid w:val="00BF2ACC"/>
    <w:rsid w:val="00C128F4"/>
    <w:rsid w:val="00C1575B"/>
    <w:rsid w:val="00C200FB"/>
    <w:rsid w:val="00C22ADE"/>
    <w:rsid w:val="00C61014"/>
    <w:rsid w:val="00C679CE"/>
    <w:rsid w:val="00C71857"/>
    <w:rsid w:val="00C71E04"/>
    <w:rsid w:val="00C73D09"/>
    <w:rsid w:val="00C7466F"/>
    <w:rsid w:val="00C80720"/>
    <w:rsid w:val="00C948A0"/>
    <w:rsid w:val="00C96D62"/>
    <w:rsid w:val="00CA0389"/>
    <w:rsid w:val="00CA3143"/>
    <w:rsid w:val="00CA372F"/>
    <w:rsid w:val="00CA4EA9"/>
    <w:rsid w:val="00CC5C32"/>
    <w:rsid w:val="00CE2342"/>
    <w:rsid w:val="00CE24CB"/>
    <w:rsid w:val="00CE40B0"/>
    <w:rsid w:val="00CE5310"/>
    <w:rsid w:val="00CF487D"/>
    <w:rsid w:val="00D023D6"/>
    <w:rsid w:val="00D038B0"/>
    <w:rsid w:val="00D07F50"/>
    <w:rsid w:val="00D10FAA"/>
    <w:rsid w:val="00D12A51"/>
    <w:rsid w:val="00D171D8"/>
    <w:rsid w:val="00D177EC"/>
    <w:rsid w:val="00D34088"/>
    <w:rsid w:val="00D36277"/>
    <w:rsid w:val="00D40681"/>
    <w:rsid w:val="00D53979"/>
    <w:rsid w:val="00D620A7"/>
    <w:rsid w:val="00D65772"/>
    <w:rsid w:val="00D70C2D"/>
    <w:rsid w:val="00D766F1"/>
    <w:rsid w:val="00D85BB1"/>
    <w:rsid w:val="00DC0331"/>
    <w:rsid w:val="00DC4B7C"/>
    <w:rsid w:val="00DC5AAB"/>
    <w:rsid w:val="00DD3607"/>
    <w:rsid w:val="00DE309A"/>
    <w:rsid w:val="00DF7B31"/>
    <w:rsid w:val="00E00023"/>
    <w:rsid w:val="00E12FE7"/>
    <w:rsid w:val="00E16C09"/>
    <w:rsid w:val="00E16E70"/>
    <w:rsid w:val="00E30464"/>
    <w:rsid w:val="00E33D06"/>
    <w:rsid w:val="00E36BA9"/>
    <w:rsid w:val="00E427EA"/>
    <w:rsid w:val="00E4319C"/>
    <w:rsid w:val="00E479F2"/>
    <w:rsid w:val="00E5573D"/>
    <w:rsid w:val="00E55BC3"/>
    <w:rsid w:val="00E5696B"/>
    <w:rsid w:val="00E6671C"/>
    <w:rsid w:val="00E71E9D"/>
    <w:rsid w:val="00E8214E"/>
    <w:rsid w:val="00E82AFE"/>
    <w:rsid w:val="00E86793"/>
    <w:rsid w:val="00E913D5"/>
    <w:rsid w:val="00E939BB"/>
    <w:rsid w:val="00E9410F"/>
    <w:rsid w:val="00EA5448"/>
    <w:rsid w:val="00EB6F6E"/>
    <w:rsid w:val="00EC2C8F"/>
    <w:rsid w:val="00EC3824"/>
    <w:rsid w:val="00EC5CF6"/>
    <w:rsid w:val="00ED040B"/>
    <w:rsid w:val="00ED13DA"/>
    <w:rsid w:val="00EF0420"/>
    <w:rsid w:val="00EF076B"/>
    <w:rsid w:val="00EF5791"/>
    <w:rsid w:val="00F127E9"/>
    <w:rsid w:val="00F13DDA"/>
    <w:rsid w:val="00F15F64"/>
    <w:rsid w:val="00F35F45"/>
    <w:rsid w:val="00F40133"/>
    <w:rsid w:val="00F449C8"/>
    <w:rsid w:val="00F57815"/>
    <w:rsid w:val="00F60B74"/>
    <w:rsid w:val="00F72AEC"/>
    <w:rsid w:val="00F803A6"/>
    <w:rsid w:val="00F820E7"/>
    <w:rsid w:val="00F915FC"/>
    <w:rsid w:val="00FA4B39"/>
    <w:rsid w:val="00FB15DD"/>
    <w:rsid w:val="00FD1B60"/>
    <w:rsid w:val="00FD1B7D"/>
    <w:rsid w:val="00FE0F93"/>
    <w:rsid w:val="00FE2D98"/>
    <w:rsid w:val="00FE4A4C"/>
    <w:rsid w:val="00FE6265"/>
    <w:rsid w:val="00FF1526"/>
    <w:rsid w:val="00FF231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59DF"/>
  <w15:docId w15:val="{F2CC7F8B-B1BB-45FF-A91E-27B05AFE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3DA"/>
    <w:pPr>
      <w:spacing w:before="100" w:beforeAutospacing="1" w:after="100" w:afterAutospacing="1" w:line="360" w:lineRule="auto"/>
      <w:ind w:firstLine="709"/>
      <w:jc w:val="both"/>
    </w:pPr>
    <w:rPr>
      <w:rFonts w:ascii="Verdana" w:hAnsi="Verdana"/>
    </w:rPr>
  </w:style>
  <w:style w:type="paragraph" w:styleId="Ttulo1">
    <w:name w:val="heading 1"/>
    <w:basedOn w:val="Normal"/>
    <w:next w:val="Normal"/>
    <w:link w:val="Ttulo1Car"/>
    <w:uiPriority w:val="9"/>
    <w:qFormat/>
    <w:rsid w:val="00464C97"/>
    <w:pPr>
      <w:keepNext/>
      <w:keepLines/>
      <w:numPr>
        <w:numId w:val="8"/>
      </w:numPr>
      <w:spacing w:before="480" w:after="0"/>
      <w:outlineLvl w:val="0"/>
    </w:pPr>
    <w:rPr>
      <w:rFonts w:eastAsiaTheme="majorEastAsia" w:cstheme="majorBidi"/>
      <w:b/>
      <w:bCs/>
      <w:sz w:val="30"/>
      <w:szCs w:val="28"/>
    </w:rPr>
  </w:style>
  <w:style w:type="paragraph" w:styleId="Ttulo2">
    <w:name w:val="heading 2"/>
    <w:basedOn w:val="Normal"/>
    <w:next w:val="Normal"/>
    <w:link w:val="Ttulo2Car"/>
    <w:uiPriority w:val="9"/>
    <w:unhideWhenUsed/>
    <w:qFormat/>
    <w:rsid w:val="000F35FE"/>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B44A9E"/>
    <w:pPr>
      <w:keepNext/>
      <w:keepLines/>
      <w:spacing w:before="200" w:after="0"/>
      <w:outlineLvl w:val="2"/>
    </w:pPr>
    <w:rPr>
      <w:rFonts w:eastAsiaTheme="majorEastAsia" w:cstheme="majorBidi"/>
      <w:b/>
      <w:bCs/>
      <w:sz w:val="26"/>
    </w:rPr>
  </w:style>
  <w:style w:type="paragraph" w:styleId="Ttulo4">
    <w:name w:val="heading 4"/>
    <w:basedOn w:val="Normal"/>
    <w:next w:val="Normal"/>
    <w:link w:val="Ttulo4Car"/>
    <w:uiPriority w:val="9"/>
    <w:unhideWhenUsed/>
    <w:qFormat/>
    <w:rsid w:val="00096CBA"/>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421492"/>
    <w:pPr>
      <w:keepNext/>
      <w:spacing w:line="240" w:lineRule="auto"/>
      <w:jc w:val="center"/>
      <w:outlineLvl w:val="4"/>
    </w:pPr>
    <w:rPr>
      <w:rFonts w:eastAsia="Times New Roman" w:cs="Times New Roman"/>
      <w:sz w:val="28"/>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4C97"/>
    <w:rPr>
      <w:rFonts w:ascii="Verdana" w:eastAsiaTheme="majorEastAsia" w:hAnsi="Verdana" w:cstheme="majorBidi"/>
      <w:b/>
      <w:bCs/>
      <w:sz w:val="30"/>
      <w:szCs w:val="28"/>
    </w:rPr>
  </w:style>
  <w:style w:type="character" w:customStyle="1" w:styleId="Ttulo2Car">
    <w:name w:val="Título 2 Car"/>
    <w:basedOn w:val="Fuentedeprrafopredeter"/>
    <w:link w:val="Ttulo2"/>
    <w:uiPriority w:val="9"/>
    <w:rsid w:val="00464C97"/>
    <w:rPr>
      <w:rFonts w:ascii="Verdana" w:eastAsiaTheme="majorEastAsia" w:hAnsi="Verdana" w:cstheme="majorBidi"/>
      <w:b/>
      <w:bCs/>
      <w:sz w:val="28"/>
      <w:szCs w:val="26"/>
    </w:rPr>
  </w:style>
  <w:style w:type="paragraph" w:styleId="Puesto">
    <w:name w:val="Title"/>
    <w:basedOn w:val="Normal"/>
    <w:next w:val="Normal"/>
    <w:link w:val="PuestoCar"/>
    <w:uiPriority w:val="10"/>
    <w:qFormat/>
    <w:rsid w:val="00464C97"/>
    <w:pPr>
      <w:spacing w:after="300"/>
      <w:contextualSpacing/>
    </w:pPr>
    <w:rPr>
      <w:rFonts w:eastAsiaTheme="majorEastAsia" w:cstheme="majorBidi"/>
      <w:b/>
      <w:spacing w:val="5"/>
      <w:kern w:val="28"/>
      <w:sz w:val="26"/>
      <w:szCs w:val="52"/>
    </w:rPr>
  </w:style>
  <w:style w:type="character" w:customStyle="1" w:styleId="PuestoCar">
    <w:name w:val="Puesto Car"/>
    <w:basedOn w:val="Fuentedeprrafopredeter"/>
    <w:link w:val="Puesto"/>
    <w:uiPriority w:val="10"/>
    <w:rsid w:val="00464C97"/>
    <w:rPr>
      <w:rFonts w:ascii="Verdana" w:eastAsiaTheme="majorEastAsia" w:hAnsi="Verdana" w:cstheme="majorBidi"/>
      <w:b/>
      <w:spacing w:val="5"/>
      <w:kern w:val="28"/>
      <w:sz w:val="26"/>
      <w:szCs w:val="52"/>
    </w:rPr>
  </w:style>
  <w:style w:type="paragraph" w:styleId="Prrafodelista">
    <w:name w:val="List Paragraph"/>
    <w:basedOn w:val="Normal"/>
    <w:link w:val="PrrafodelistaCar"/>
    <w:uiPriority w:val="34"/>
    <w:qFormat/>
    <w:rsid w:val="00053B0E"/>
    <w:pPr>
      <w:numPr>
        <w:numId w:val="12"/>
      </w:numPr>
      <w:spacing w:after="240" w:afterAutospacing="0"/>
      <w:ind w:left="1135" w:hanging="284"/>
    </w:pPr>
  </w:style>
  <w:style w:type="paragraph" w:styleId="Textodeglobo">
    <w:name w:val="Balloon Text"/>
    <w:basedOn w:val="Normal"/>
    <w:link w:val="TextodegloboCar"/>
    <w:uiPriority w:val="99"/>
    <w:semiHidden/>
    <w:unhideWhenUsed/>
    <w:rsid w:val="0082010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10D"/>
    <w:rPr>
      <w:rFonts w:ascii="Tahoma" w:hAnsi="Tahoma" w:cs="Tahoma"/>
      <w:sz w:val="16"/>
      <w:szCs w:val="16"/>
    </w:rPr>
  </w:style>
  <w:style w:type="character" w:customStyle="1" w:styleId="Ttulo3Car">
    <w:name w:val="Título 3 Car"/>
    <w:basedOn w:val="Fuentedeprrafopredeter"/>
    <w:link w:val="Ttulo3"/>
    <w:uiPriority w:val="9"/>
    <w:rsid w:val="00B44A9E"/>
    <w:rPr>
      <w:rFonts w:ascii="Verdana" w:eastAsiaTheme="majorEastAsia" w:hAnsi="Verdana" w:cstheme="majorBidi"/>
      <w:b/>
      <w:bCs/>
      <w:sz w:val="26"/>
    </w:rPr>
  </w:style>
  <w:style w:type="character" w:customStyle="1" w:styleId="PrrafodelistaCar">
    <w:name w:val="Párrafo de lista Car"/>
    <w:basedOn w:val="Fuentedeprrafopredeter"/>
    <w:link w:val="Prrafodelista"/>
    <w:uiPriority w:val="34"/>
    <w:rsid w:val="00053B0E"/>
    <w:rPr>
      <w:rFonts w:ascii="Verdana" w:hAnsi="Verdana"/>
    </w:rPr>
  </w:style>
  <w:style w:type="paragraph" w:styleId="Encabezado">
    <w:name w:val="header"/>
    <w:basedOn w:val="Normal"/>
    <w:link w:val="EncabezadoCar"/>
    <w:uiPriority w:val="99"/>
    <w:unhideWhenUsed/>
    <w:rsid w:val="0038452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84526"/>
    <w:rPr>
      <w:rFonts w:ascii="Verdana" w:hAnsi="Verdana"/>
    </w:rPr>
  </w:style>
  <w:style w:type="paragraph" w:styleId="Piedepgina">
    <w:name w:val="footer"/>
    <w:basedOn w:val="Normal"/>
    <w:link w:val="PiedepginaCar"/>
    <w:uiPriority w:val="99"/>
    <w:unhideWhenUsed/>
    <w:rsid w:val="0038452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84526"/>
    <w:rPr>
      <w:rFonts w:ascii="Verdana" w:hAnsi="Verdana"/>
    </w:rPr>
  </w:style>
  <w:style w:type="paragraph" w:styleId="TtulodeTDC">
    <w:name w:val="TOC Heading"/>
    <w:basedOn w:val="Ttulo1"/>
    <w:next w:val="Normal"/>
    <w:uiPriority w:val="39"/>
    <w:unhideWhenUsed/>
    <w:qFormat/>
    <w:rsid w:val="00E82AFE"/>
    <w:pPr>
      <w:spacing w:beforeAutospacing="0" w:afterAutospacing="0" w:line="276" w:lineRule="auto"/>
      <w:jc w:val="left"/>
      <w:outlineLvl w:val="9"/>
    </w:pPr>
    <w:rPr>
      <w:rFonts w:asciiTheme="majorHAnsi" w:hAnsiTheme="majorHAnsi"/>
      <w:color w:val="365F91" w:themeColor="accent1" w:themeShade="BF"/>
      <w:sz w:val="28"/>
      <w:lang w:eastAsia="es-BO"/>
    </w:rPr>
  </w:style>
  <w:style w:type="paragraph" w:styleId="TDC1">
    <w:name w:val="toc 1"/>
    <w:basedOn w:val="Normal"/>
    <w:next w:val="Normal"/>
    <w:autoRedefine/>
    <w:uiPriority w:val="39"/>
    <w:unhideWhenUsed/>
    <w:rsid w:val="00916B6A"/>
    <w:pPr>
      <w:tabs>
        <w:tab w:val="left" w:pos="1320"/>
        <w:tab w:val="right" w:leader="dot" w:pos="9111"/>
      </w:tabs>
    </w:pPr>
    <w:rPr>
      <w:b/>
      <w:noProof/>
    </w:rPr>
  </w:style>
  <w:style w:type="paragraph" w:styleId="TDC2">
    <w:name w:val="toc 2"/>
    <w:basedOn w:val="Normal"/>
    <w:next w:val="Normal"/>
    <w:autoRedefine/>
    <w:uiPriority w:val="39"/>
    <w:unhideWhenUsed/>
    <w:rsid w:val="00E82AFE"/>
    <w:pPr>
      <w:ind w:left="220"/>
    </w:pPr>
  </w:style>
  <w:style w:type="paragraph" w:styleId="TDC3">
    <w:name w:val="toc 3"/>
    <w:basedOn w:val="Normal"/>
    <w:next w:val="Normal"/>
    <w:autoRedefine/>
    <w:uiPriority w:val="39"/>
    <w:unhideWhenUsed/>
    <w:rsid w:val="00E82AFE"/>
    <w:pPr>
      <w:ind w:left="440"/>
    </w:pPr>
  </w:style>
  <w:style w:type="character" w:styleId="Hipervnculo">
    <w:name w:val="Hyperlink"/>
    <w:basedOn w:val="Fuentedeprrafopredeter"/>
    <w:uiPriority w:val="99"/>
    <w:unhideWhenUsed/>
    <w:rsid w:val="00E82AFE"/>
    <w:rPr>
      <w:color w:val="0000FF" w:themeColor="hyperlink"/>
      <w:u w:val="single"/>
    </w:rPr>
  </w:style>
  <w:style w:type="paragraph" w:customStyle="1" w:styleId="Normal1">
    <w:name w:val="Normal1"/>
    <w:rsid w:val="000F6970"/>
    <w:pPr>
      <w:suppressAutoHyphens/>
      <w:spacing w:after="0" w:line="240" w:lineRule="auto"/>
      <w:textAlignment w:val="baseline"/>
    </w:pPr>
    <w:rPr>
      <w:rFonts w:ascii="Liberation Serif" w:eastAsia="Droid Sans" w:hAnsi="Liberation Serif" w:cs="FreeSans"/>
      <w:sz w:val="24"/>
      <w:szCs w:val="24"/>
      <w:lang w:val="en-US" w:eastAsia="zh-CN" w:bidi="hi-IN"/>
    </w:rPr>
  </w:style>
  <w:style w:type="paragraph" w:styleId="Bibliografa">
    <w:name w:val="Bibliography"/>
    <w:basedOn w:val="Normal"/>
    <w:next w:val="Normal"/>
    <w:uiPriority w:val="37"/>
    <w:unhideWhenUsed/>
    <w:rsid w:val="00704AA8"/>
  </w:style>
  <w:style w:type="paragraph" w:styleId="Textonotaalfinal">
    <w:name w:val="endnote text"/>
    <w:basedOn w:val="Normal"/>
    <w:link w:val="TextonotaalfinalCar"/>
    <w:uiPriority w:val="99"/>
    <w:semiHidden/>
    <w:unhideWhenUsed/>
    <w:rsid w:val="00980FD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0FDA"/>
    <w:rPr>
      <w:rFonts w:ascii="Verdana" w:hAnsi="Verdana"/>
      <w:sz w:val="20"/>
      <w:szCs w:val="20"/>
    </w:rPr>
  </w:style>
  <w:style w:type="character" w:styleId="Refdenotaalfinal">
    <w:name w:val="endnote reference"/>
    <w:basedOn w:val="Fuentedeprrafopredeter"/>
    <w:uiPriority w:val="99"/>
    <w:semiHidden/>
    <w:unhideWhenUsed/>
    <w:rsid w:val="00980FDA"/>
    <w:rPr>
      <w:vertAlign w:val="superscript"/>
    </w:rPr>
  </w:style>
  <w:style w:type="paragraph" w:styleId="Tabladeilustraciones">
    <w:name w:val="table of figures"/>
    <w:basedOn w:val="Normal"/>
    <w:next w:val="Normal"/>
    <w:uiPriority w:val="99"/>
    <w:unhideWhenUsed/>
    <w:rsid w:val="00F820E7"/>
    <w:pPr>
      <w:spacing w:before="0" w:after="0"/>
      <w:ind w:left="440" w:hanging="440"/>
      <w:jc w:val="left"/>
    </w:pPr>
    <w:rPr>
      <w:szCs w:val="20"/>
    </w:rPr>
  </w:style>
  <w:style w:type="paragraph" w:styleId="Descripcin">
    <w:name w:val="caption"/>
    <w:basedOn w:val="Normal"/>
    <w:next w:val="Normal"/>
    <w:uiPriority w:val="35"/>
    <w:unhideWhenUsed/>
    <w:qFormat/>
    <w:rsid w:val="0046299F"/>
    <w:pPr>
      <w:spacing w:before="0" w:after="200" w:line="240" w:lineRule="auto"/>
    </w:pPr>
    <w:rPr>
      <w:i/>
      <w:iCs/>
      <w:color w:val="1F497D" w:themeColor="text2"/>
      <w:sz w:val="18"/>
      <w:szCs w:val="18"/>
    </w:rPr>
  </w:style>
  <w:style w:type="character" w:customStyle="1" w:styleId="Ttulo4Car">
    <w:name w:val="Título 4 Car"/>
    <w:basedOn w:val="Fuentedeprrafopredeter"/>
    <w:link w:val="Ttulo4"/>
    <w:uiPriority w:val="9"/>
    <w:rsid w:val="00096CBA"/>
    <w:rPr>
      <w:rFonts w:ascii="Verdana" w:eastAsiaTheme="majorEastAsia" w:hAnsi="Verdana" w:cstheme="majorBidi"/>
      <w:b/>
      <w:iCs/>
    </w:rPr>
  </w:style>
  <w:style w:type="paragraph" w:customStyle="1" w:styleId="Standard">
    <w:name w:val="Standard"/>
    <w:rsid w:val="0045555F"/>
    <w:pPr>
      <w:widowControl w:val="0"/>
      <w:suppressAutoHyphens/>
      <w:autoSpaceDN w:val="0"/>
      <w:spacing w:after="0" w:line="240" w:lineRule="auto"/>
      <w:textAlignment w:val="baseline"/>
    </w:pPr>
    <w:rPr>
      <w:rFonts w:ascii="Liberation Serif" w:eastAsia="Droid Sans" w:hAnsi="Liberation Serif" w:cs="FreeSans"/>
      <w:kern w:val="3"/>
      <w:sz w:val="24"/>
      <w:szCs w:val="24"/>
      <w:lang w:val="en-US" w:eastAsia="zh-CN" w:bidi="hi-IN"/>
    </w:rPr>
  </w:style>
  <w:style w:type="character" w:customStyle="1" w:styleId="Ttulo5Car">
    <w:name w:val="Título 5 Car"/>
    <w:basedOn w:val="Fuentedeprrafopredeter"/>
    <w:link w:val="Ttulo5"/>
    <w:uiPriority w:val="9"/>
    <w:rsid w:val="00421492"/>
    <w:rPr>
      <w:rFonts w:ascii="Verdana" w:eastAsia="Times New Roman" w:hAnsi="Verdana" w:cs="Times New Roman"/>
      <w:sz w:val="28"/>
      <w:szCs w:val="32"/>
      <w:lang w:eastAsia="es-ES"/>
    </w:rPr>
  </w:style>
  <w:style w:type="paragraph" w:styleId="Sinespaciado">
    <w:name w:val="No Spacing"/>
    <w:uiPriority w:val="1"/>
    <w:qFormat/>
    <w:rsid w:val="007C3350"/>
    <w:pPr>
      <w:spacing w:beforeAutospacing="1" w:after="0" w:afterAutospacing="1" w:line="240" w:lineRule="auto"/>
      <w:ind w:firstLine="709"/>
      <w:jc w:val="both"/>
    </w:pPr>
    <w:rPr>
      <w:rFonts w:ascii="Verdana" w:hAnsi="Verdana"/>
    </w:rPr>
  </w:style>
  <w:style w:type="paragraph" w:styleId="Sangradetextonormal">
    <w:name w:val="Body Text Indent"/>
    <w:basedOn w:val="Normal"/>
    <w:link w:val="SangradetextonormalCar"/>
    <w:uiPriority w:val="99"/>
    <w:unhideWhenUsed/>
    <w:rsid w:val="009B3E42"/>
    <w:pPr>
      <w:spacing w:after="0" w:line="240" w:lineRule="auto"/>
      <w:ind w:left="708" w:firstLine="1"/>
      <w:jc w:val="center"/>
    </w:pPr>
    <w:rPr>
      <w:rFonts w:eastAsiaTheme="majorEastAsia" w:cstheme="majorBidi"/>
      <w:spacing w:val="5"/>
      <w:kern w:val="28"/>
      <w:sz w:val="36"/>
      <w:szCs w:val="40"/>
      <w:lang w:val="es-ES"/>
    </w:rPr>
  </w:style>
  <w:style w:type="character" w:customStyle="1" w:styleId="SangradetextonormalCar">
    <w:name w:val="Sangría de texto normal Car"/>
    <w:basedOn w:val="Fuentedeprrafopredeter"/>
    <w:link w:val="Sangradetextonormal"/>
    <w:uiPriority w:val="99"/>
    <w:rsid w:val="009B3E42"/>
    <w:rPr>
      <w:rFonts w:ascii="Verdana" w:eastAsiaTheme="majorEastAsia" w:hAnsi="Verdana" w:cstheme="majorBidi"/>
      <w:spacing w:val="5"/>
      <w:kern w:val="28"/>
      <w:sz w:val="36"/>
      <w:szCs w:val="40"/>
      <w:lang w:val="es-ES"/>
    </w:rPr>
  </w:style>
  <w:style w:type="paragraph" w:styleId="Sangra2detindependiente">
    <w:name w:val="Body Text Indent 2"/>
    <w:basedOn w:val="Normal"/>
    <w:link w:val="Sangra2detindependienteCar"/>
    <w:uiPriority w:val="99"/>
    <w:unhideWhenUsed/>
    <w:rsid w:val="00AF02CB"/>
    <w:pPr>
      <w:ind w:left="720" w:firstLine="0"/>
    </w:pPr>
  </w:style>
  <w:style w:type="character" w:customStyle="1" w:styleId="Sangra2detindependienteCar">
    <w:name w:val="Sangría 2 de t. independiente Car"/>
    <w:basedOn w:val="Fuentedeprrafopredeter"/>
    <w:link w:val="Sangra2detindependiente"/>
    <w:uiPriority w:val="99"/>
    <w:rsid w:val="00AF02CB"/>
    <w:rPr>
      <w:rFonts w:ascii="Verdana" w:hAnsi="Verdana"/>
    </w:rPr>
  </w:style>
  <w:style w:type="paragraph" w:customStyle="1" w:styleId="Titulo3">
    <w:name w:val="Titulo3"/>
    <w:basedOn w:val="Ttulo3"/>
    <w:next w:val="Normal"/>
    <w:link w:val="Titulo3Car"/>
    <w:qFormat/>
    <w:rsid w:val="006F3FF2"/>
    <w:pPr>
      <w:spacing w:before="100" w:after="100"/>
      <w:ind w:firstLine="0"/>
    </w:pPr>
    <w:rPr>
      <w:bCs w:val="0"/>
      <w:sz w:val="28"/>
      <w:szCs w:val="32"/>
      <w:lang w:val="es-ES"/>
    </w:rPr>
  </w:style>
  <w:style w:type="character" w:customStyle="1" w:styleId="Titulo3Car">
    <w:name w:val="Titulo3 Car"/>
    <w:basedOn w:val="Ttulo1Car"/>
    <w:link w:val="Titulo3"/>
    <w:rsid w:val="00E427EA"/>
    <w:rPr>
      <w:rFonts w:ascii="Verdana" w:eastAsiaTheme="majorEastAsia" w:hAnsi="Verdana" w:cstheme="majorBidi"/>
      <w:b/>
      <w:bCs w:val="0"/>
      <w:sz w:val="28"/>
      <w:szCs w:val="32"/>
      <w:lang w:val="es-ES"/>
    </w:rPr>
  </w:style>
  <w:style w:type="character" w:customStyle="1" w:styleId="Textodemarcadordeposicin">
    <w:name w:val="Texto de marcador de posición"/>
    <w:basedOn w:val="Fuentedeprrafopredeter"/>
    <w:uiPriority w:val="99"/>
    <w:semiHidden/>
    <w:rsid w:val="00C71E04"/>
    <w:rPr>
      <w:color w:val="808080"/>
    </w:rPr>
  </w:style>
  <w:style w:type="paragraph" w:styleId="NormalWeb">
    <w:name w:val="Normal (Web)"/>
    <w:basedOn w:val="Normal"/>
    <w:uiPriority w:val="99"/>
    <w:semiHidden/>
    <w:unhideWhenUsed/>
    <w:rsid w:val="00DC5AAB"/>
    <w:pPr>
      <w:spacing w:line="240" w:lineRule="auto"/>
      <w:ind w:firstLine="0"/>
      <w:jc w:val="left"/>
    </w:pPr>
    <w:rPr>
      <w:rFonts w:ascii="Times New Roman" w:eastAsia="Times New Roman" w:hAnsi="Times New Roman" w:cs="Times New Roman"/>
      <w:sz w:val="24"/>
      <w:szCs w:val="24"/>
      <w:lang w:val="es-ES" w:eastAsia="es-ES"/>
    </w:rPr>
  </w:style>
  <w:style w:type="character" w:customStyle="1" w:styleId="notranslate">
    <w:name w:val="notranslate"/>
    <w:basedOn w:val="Fuentedeprrafopredeter"/>
    <w:rsid w:val="00DC5AAB"/>
  </w:style>
  <w:style w:type="character" w:styleId="Textoennegrita">
    <w:name w:val="Strong"/>
    <w:basedOn w:val="Fuentedeprrafopredeter"/>
    <w:uiPriority w:val="22"/>
    <w:qFormat/>
    <w:rsid w:val="00DC5AAB"/>
    <w:rPr>
      <w:b/>
      <w:bCs/>
    </w:rPr>
  </w:style>
  <w:style w:type="character" w:styleId="nfasis">
    <w:name w:val="Emphasis"/>
    <w:basedOn w:val="Fuentedeprrafopredeter"/>
    <w:uiPriority w:val="20"/>
    <w:qFormat/>
    <w:rsid w:val="00AC6E0B"/>
    <w:rPr>
      <w:i/>
      <w:iCs/>
    </w:rPr>
  </w:style>
  <w:style w:type="paragraph" w:styleId="Revisin">
    <w:name w:val="Revision"/>
    <w:hidden/>
    <w:uiPriority w:val="99"/>
    <w:semiHidden/>
    <w:rsid w:val="00D85BB1"/>
    <w:pPr>
      <w:spacing w:after="0" w:line="240" w:lineRule="auto"/>
    </w:pPr>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7522">
      <w:bodyDiv w:val="1"/>
      <w:marLeft w:val="0"/>
      <w:marRight w:val="0"/>
      <w:marTop w:val="0"/>
      <w:marBottom w:val="0"/>
      <w:divBdr>
        <w:top w:val="none" w:sz="0" w:space="0" w:color="auto"/>
        <w:left w:val="none" w:sz="0" w:space="0" w:color="auto"/>
        <w:bottom w:val="none" w:sz="0" w:space="0" w:color="auto"/>
        <w:right w:val="none" w:sz="0" w:space="0" w:color="auto"/>
      </w:divBdr>
    </w:div>
    <w:div w:id="45179620">
      <w:bodyDiv w:val="1"/>
      <w:marLeft w:val="0"/>
      <w:marRight w:val="0"/>
      <w:marTop w:val="0"/>
      <w:marBottom w:val="0"/>
      <w:divBdr>
        <w:top w:val="none" w:sz="0" w:space="0" w:color="auto"/>
        <w:left w:val="none" w:sz="0" w:space="0" w:color="auto"/>
        <w:bottom w:val="none" w:sz="0" w:space="0" w:color="auto"/>
        <w:right w:val="none" w:sz="0" w:space="0" w:color="auto"/>
      </w:divBdr>
    </w:div>
    <w:div w:id="286275566">
      <w:bodyDiv w:val="1"/>
      <w:marLeft w:val="0"/>
      <w:marRight w:val="0"/>
      <w:marTop w:val="0"/>
      <w:marBottom w:val="0"/>
      <w:divBdr>
        <w:top w:val="none" w:sz="0" w:space="0" w:color="auto"/>
        <w:left w:val="none" w:sz="0" w:space="0" w:color="auto"/>
        <w:bottom w:val="none" w:sz="0" w:space="0" w:color="auto"/>
        <w:right w:val="none" w:sz="0" w:space="0" w:color="auto"/>
      </w:divBdr>
    </w:div>
    <w:div w:id="293565988">
      <w:bodyDiv w:val="1"/>
      <w:marLeft w:val="0"/>
      <w:marRight w:val="0"/>
      <w:marTop w:val="0"/>
      <w:marBottom w:val="0"/>
      <w:divBdr>
        <w:top w:val="none" w:sz="0" w:space="0" w:color="auto"/>
        <w:left w:val="none" w:sz="0" w:space="0" w:color="auto"/>
        <w:bottom w:val="none" w:sz="0" w:space="0" w:color="auto"/>
        <w:right w:val="none" w:sz="0" w:space="0" w:color="auto"/>
      </w:divBdr>
    </w:div>
    <w:div w:id="319578453">
      <w:bodyDiv w:val="1"/>
      <w:marLeft w:val="0"/>
      <w:marRight w:val="0"/>
      <w:marTop w:val="0"/>
      <w:marBottom w:val="0"/>
      <w:divBdr>
        <w:top w:val="none" w:sz="0" w:space="0" w:color="auto"/>
        <w:left w:val="none" w:sz="0" w:space="0" w:color="auto"/>
        <w:bottom w:val="none" w:sz="0" w:space="0" w:color="auto"/>
        <w:right w:val="none" w:sz="0" w:space="0" w:color="auto"/>
      </w:divBdr>
    </w:div>
    <w:div w:id="388651337">
      <w:bodyDiv w:val="1"/>
      <w:marLeft w:val="0"/>
      <w:marRight w:val="0"/>
      <w:marTop w:val="0"/>
      <w:marBottom w:val="0"/>
      <w:divBdr>
        <w:top w:val="none" w:sz="0" w:space="0" w:color="auto"/>
        <w:left w:val="none" w:sz="0" w:space="0" w:color="auto"/>
        <w:bottom w:val="none" w:sz="0" w:space="0" w:color="auto"/>
        <w:right w:val="none" w:sz="0" w:space="0" w:color="auto"/>
      </w:divBdr>
    </w:div>
    <w:div w:id="453404165">
      <w:bodyDiv w:val="1"/>
      <w:marLeft w:val="0"/>
      <w:marRight w:val="0"/>
      <w:marTop w:val="0"/>
      <w:marBottom w:val="0"/>
      <w:divBdr>
        <w:top w:val="none" w:sz="0" w:space="0" w:color="auto"/>
        <w:left w:val="none" w:sz="0" w:space="0" w:color="auto"/>
        <w:bottom w:val="none" w:sz="0" w:space="0" w:color="auto"/>
        <w:right w:val="none" w:sz="0" w:space="0" w:color="auto"/>
      </w:divBdr>
    </w:div>
    <w:div w:id="481429954">
      <w:bodyDiv w:val="1"/>
      <w:marLeft w:val="0"/>
      <w:marRight w:val="0"/>
      <w:marTop w:val="0"/>
      <w:marBottom w:val="0"/>
      <w:divBdr>
        <w:top w:val="none" w:sz="0" w:space="0" w:color="auto"/>
        <w:left w:val="none" w:sz="0" w:space="0" w:color="auto"/>
        <w:bottom w:val="none" w:sz="0" w:space="0" w:color="auto"/>
        <w:right w:val="none" w:sz="0" w:space="0" w:color="auto"/>
      </w:divBdr>
    </w:div>
    <w:div w:id="497816050">
      <w:bodyDiv w:val="1"/>
      <w:marLeft w:val="0"/>
      <w:marRight w:val="0"/>
      <w:marTop w:val="0"/>
      <w:marBottom w:val="0"/>
      <w:divBdr>
        <w:top w:val="none" w:sz="0" w:space="0" w:color="auto"/>
        <w:left w:val="none" w:sz="0" w:space="0" w:color="auto"/>
        <w:bottom w:val="none" w:sz="0" w:space="0" w:color="auto"/>
        <w:right w:val="none" w:sz="0" w:space="0" w:color="auto"/>
      </w:divBdr>
    </w:div>
    <w:div w:id="522667767">
      <w:bodyDiv w:val="1"/>
      <w:marLeft w:val="0"/>
      <w:marRight w:val="0"/>
      <w:marTop w:val="0"/>
      <w:marBottom w:val="0"/>
      <w:divBdr>
        <w:top w:val="none" w:sz="0" w:space="0" w:color="auto"/>
        <w:left w:val="none" w:sz="0" w:space="0" w:color="auto"/>
        <w:bottom w:val="none" w:sz="0" w:space="0" w:color="auto"/>
        <w:right w:val="none" w:sz="0" w:space="0" w:color="auto"/>
      </w:divBdr>
    </w:div>
    <w:div w:id="537671021">
      <w:bodyDiv w:val="1"/>
      <w:marLeft w:val="0"/>
      <w:marRight w:val="0"/>
      <w:marTop w:val="0"/>
      <w:marBottom w:val="0"/>
      <w:divBdr>
        <w:top w:val="none" w:sz="0" w:space="0" w:color="auto"/>
        <w:left w:val="none" w:sz="0" w:space="0" w:color="auto"/>
        <w:bottom w:val="none" w:sz="0" w:space="0" w:color="auto"/>
        <w:right w:val="none" w:sz="0" w:space="0" w:color="auto"/>
      </w:divBdr>
    </w:div>
    <w:div w:id="568346176">
      <w:bodyDiv w:val="1"/>
      <w:marLeft w:val="0"/>
      <w:marRight w:val="0"/>
      <w:marTop w:val="0"/>
      <w:marBottom w:val="0"/>
      <w:divBdr>
        <w:top w:val="none" w:sz="0" w:space="0" w:color="auto"/>
        <w:left w:val="none" w:sz="0" w:space="0" w:color="auto"/>
        <w:bottom w:val="none" w:sz="0" w:space="0" w:color="auto"/>
        <w:right w:val="none" w:sz="0" w:space="0" w:color="auto"/>
      </w:divBdr>
    </w:div>
    <w:div w:id="662780189">
      <w:bodyDiv w:val="1"/>
      <w:marLeft w:val="0"/>
      <w:marRight w:val="0"/>
      <w:marTop w:val="0"/>
      <w:marBottom w:val="0"/>
      <w:divBdr>
        <w:top w:val="none" w:sz="0" w:space="0" w:color="auto"/>
        <w:left w:val="none" w:sz="0" w:space="0" w:color="auto"/>
        <w:bottom w:val="none" w:sz="0" w:space="0" w:color="auto"/>
        <w:right w:val="none" w:sz="0" w:space="0" w:color="auto"/>
      </w:divBdr>
    </w:div>
    <w:div w:id="742876196">
      <w:bodyDiv w:val="1"/>
      <w:marLeft w:val="0"/>
      <w:marRight w:val="0"/>
      <w:marTop w:val="0"/>
      <w:marBottom w:val="0"/>
      <w:divBdr>
        <w:top w:val="none" w:sz="0" w:space="0" w:color="auto"/>
        <w:left w:val="none" w:sz="0" w:space="0" w:color="auto"/>
        <w:bottom w:val="none" w:sz="0" w:space="0" w:color="auto"/>
        <w:right w:val="none" w:sz="0" w:space="0" w:color="auto"/>
      </w:divBdr>
    </w:div>
    <w:div w:id="776800422">
      <w:bodyDiv w:val="1"/>
      <w:marLeft w:val="0"/>
      <w:marRight w:val="0"/>
      <w:marTop w:val="0"/>
      <w:marBottom w:val="0"/>
      <w:divBdr>
        <w:top w:val="none" w:sz="0" w:space="0" w:color="auto"/>
        <w:left w:val="none" w:sz="0" w:space="0" w:color="auto"/>
        <w:bottom w:val="none" w:sz="0" w:space="0" w:color="auto"/>
        <w:right w:val="none" w:sz="0" w:space="0" w:color="auto"/>
      </w:divBdr>
    </w:div>
    <w:div w:id="918060395">
      <w:bodyDiv w:val="1"/>
      <w:marLeft w:val="0"/>
      <w:marRight w:val="0"/>
      <w:marTop w:val="0"/>
      <w:marBottom w:val="0"/>
      <w:divBdr>
        <w:top w:val="none" w:sz="0" w:space="0" w:color="auto"/>
        <w:left w:val="none" w:sz="0" w:space="0" w:color="auto"/>
        <w:bottom w:val="none" w:sz="0" w:space="0" w:color="auto"/>
        <w:right w:val="none" w:sz="0" w:space="0" w:color="auto"/>
      </w:divBdr>
    </w:div>
    <w:div w:id="925266747">
      <w:bodyDiv w:val="1"/>
      <w:marLeft w:val="0"/>
      <w:marRight w:val="0"/>
      <w:marTop w:val="0"/>
      <w:marBottom w:val="0"/>
      <w:divBdr>
        <w:top w:val="none" w:sz="0" w:space="0" w:color="auto"/>
        <w:left w:val="none" w:sz="0" w:space="0" w:color="auto"/>
        <w:bottom w:val="none" w:sz="0" w:space="0" w:color="auto"/>
        <w:right w:val="none" w:sz="0" w:space="0" w:color="auto"/>
      </w:divBdr>
    </w:div>
    <w:div w:id="939336750">
      <w:bodyDiv w:val="1"/>
      <w:marLeft w:val="0"/>
      <w:marRight w:val="0"/>
      <w:marTop w:val="0"/>
      <w:marBottom w:val="0"/>
      <w:divBdr>
        <w:top w:val="none" w:sz="0" w:space="0" w:color="auto"/>
        <w:left w:val="none" w:sz="0" w:space="0" w:color="auto"/>
        <w:bottom w:val="none" w:sz="0" w:space="0" w:color="auto"/>
        <w:right w:val="none" w:sz="0" w:space="0" w:color="auto"/>
      </w:divBdr>
    </w:div>
    <w:div w:id="1052735479">
      <w:bodyDiv w:val="1"/>
      <w:marLeft w:val="0"/>
      <w:marRight w:val="0"/>
      <w:marTop w:val="0"/>
      <w:marBottom w:val="0"/>
      <w:divBdr>
        <w:top w:val="none" w:sz="0" w:space="0" w:color="auto"/>
        <w:left w:val="none" w:sz="0" w:space="0" w:color="auto"/>
        <w:bottom w:val="none" w:sz="0" w:space="0" w:color="auto"/>
        <w:right w:val="none" w:sz="0" w:space="0" w:color="auto"/>
      </w:divBdr>
    </w:div>
    <w:div w:id="1078743613">
      <w:bodyDiv w:val="1"/>
      <w:marLeft w:val="0"/>
      <w:marRight w:val="0"/>
      <w:marTop w:val="0"/>
      <w:marBottom w:val="0"/>
      <w:divBdr>
        <w:top w:val="none" w:sz="0" w:space="0" w:color="auto"/>
        <w:left w:val="none" w:sz="0" w:space="0" w:color="auto"/>
        <w:bottom w:val="none" w:sz="0" w:space="0" w:color="auto"/>
        <w:right w:val="none" w:sz="0" w:space="0" w:color="auto"/>
      </w:divBdr>
    </w:div>
    <w:div w:id="1084566675">
      <w:bodyDiv w:val="1"/>
      <w:marLeft w:val="0"/>
      <w:marRight w:val="0"/>
      <w:marTop w:val="0"/>
      <w:marBottom w:val="0"/>
      <w:divBdr>
        <w:top w:val="none" w:sz="0" w:space="0" w:color="auto"/>
        <w:left w:val="none" w:sz="0" w:space="0" w:color="auto"/>
        <w:bottom w:val="none" w:sz="0" w:space="0" w:color="auto"/>
        <w:right w:val="none" w:sz="0" w:space="0" w:color="auto"/>
      </w:divBdr>
    </w:div>
    <w:div w:id="1093942093">
      <w:bodyDiv w:val="1"/>
      <w:marLeft w:val="0"/>
      <w:marRight w:val="0"/>
      <w:marTop w:val="0"/>
      <w:marBottom w:val="0"/>
      <w:divBdr>
        <w:top w:val="none" w:sz="0" w:space="0" w:color="auto"/>
        <w:left w:val="none" w:sz="0" w:space="0" w:color="auto"/>
        <w:bottom w:val="none" w:sz="0" w:space="0" w:color="auto"/>
        <w:right w:val="none" w:sz="0" w:space="0" w:color="auto"/>
      </w:divBdr>
    </w:div>
    <w:div w:id="1184590316">
      <w:bodyDiv w:val="1"/>
      <w:marLeft w:val="0"/>
      <w:marRight w:val="0"/>
      <w:marTop w:val="0"/>
      <w:marBottom w:val="0"/>
      <w:divBdr>
        <w:top w:val="none" w:sz="0" w:space="0" w:color="auto"/>
        <w:left w:val="none" w:sz="0" w:space="0" w:color="auto"/>
        <w:bottom w:val="none" w:sz="0" w:space="0" w:color="auto"/>
        <w:right w:val="none" w:sz="0" w:space="0" w:color="auto"/>
      </w:divBdr>
    </w:div>
    <w:div w:id="1422917739">
      <w:bodyDiv w:val="1"/>
      <w:marLeft w:val="0"/>
      <w:marRight w:val="0"/>
      <w:marTop w:val="0"/>
      <w:marBottom w:val="0"/>
      <w:divBdr>
        <w:top w:val="none" w:sz="0" w:space="0" w:color="auto"/>
        <w:left w:val="none" w:sz="0" w:space="0" w:color="auto"/>
        <w:bottom w:val="none" w:sz="0" w:space="0" w:color="auto"/>
        <w:right w:val="none" w:sz="0" w:space="0" w:color="auto"/>
      </w:divBdr>
    </w:div>
    <w:div w:id="1466434068">
      <w:bodyDiv w:val="1"/>
      <w:marLeft w:val="0"/>
      <w:marRight w:val="0"/>
      <w:marTop w:val="0"/>
      <w:marBottom w:val="0"/>
      <w:divBdr>
        <w:top w:val="none" w:sz="0" w:space="0" w:color="auto"/>
        <w:left w:val="none" w:sz="0" w:space="0" w:color="auto"/>
        <w:bottom w:val="none" w:sz="0" w:space="0" w:color="auto"/>
        <w:right w:val="none" w:sz="0" w:space="0" w:color="auto"/>
      </w:divBdr>
    </w:div>
    <w:div w:id="1486356865">
      <w:bodyDiv w:val="1"/>
      <w:marLeft w:val="0"/>
      <w:marRight w:val="0"/>
      <w:marTop w:val="0"/>
      <w:marBottom w:val="0"/>
      <w:divBdr>
        <w:top w:val="none" w:sz="0" w:space="0" w:color="auto"/>
        <w:left w:val="none" w:sz="0" w:space="0" w:color="auto"/>
        <w:bottom w:val="none" w:sz="0" w:space="0" w:color="auto"/>
        <w:right w:val="none" w:sz="0" w:space="0" w:color="auto"/>
      </w:divBdr>
    </w:div>
    <w:div w:id="1515531928">
      <w:bodyDiv w:val="1"/>
      <w:marLeft w:val="0"/>
      <w:marRight w:val="0"/>
      <w:marTop w:val="0"/>
      <w:marBottom w:val="0"/>
      <w:divBdr>
        <w:top w:val="none" w:sz="0" w:space="0" w:color="auto"/>
        <w:left w:val="none" w:sz="0" w:space="0" w:color="auto"/>
        <w:bottom w:val="none" w:sz="0" w:space="0" w:color="auto"/>
        <w:right w:val="none" w:sz="0" w:space="0" w:color="auto"/>
      </w:divBdr>
    </w:div>
    <w:div w:id="1629699673">
      <w:bodyDiv w:val="1"/>
      <w:marLeft w:val="0"/>
      <w:marRight w:val="0"/>
      <w:marTop w:val="0"/>
      <w:marBottom w:val="0"/>
      <w:divBdr>
        <w:top w:val="none" w:sz="0" w:space="0" w:color="auto"/>
        <w:left w:val="none" w:sz="0" w:space="0" w:color="auto"/>
        <w:bottom w:val="none" w:sz="0" w:space="0" w:color="auto"/>
        <w:right w:val="none" w:sz="0" w:space="0" w:color="auto"/>
      </w:divBdr>
    </w:div>
    <w:div w:id="1633712236">
      <w:bodyDiv w:val="1"/>
      <w:marLeft w:val="0"/>
      <w:marRight w:val="0"/>
      <w:marTop w:val="0"/>
      <w:marBottom w:val="0"/>
      <w:divBdr>
        <w:top w:val="none" w:sz="0" w:space="0" w:color="auto"/>
        <w:left w:val="none" w:sz="0" w:space="0" w:color="auto"/>
        <w:bottom w:val="none" w:sz="0" w:space="0" w:color="auto"/>
        <w:right w:val="none" w:sz="0" w:space="0" w:color="auto"/>
      </w:divBdr>
    </w:div>
    <w:div w:id="1671640200">
      <w:bodyDiv w:val="1"/>
      <w:marLeft w:val="0"/>
      <w:marRight w:val="0"/>
      <w:marTop w:val="0"/>
      <w:marBottom w:val="0"/>
      <w:divBdr>
        <w:top w:val="none" w:sz="0" w:space="0" w:color="auto"/>
        <w:left w:val="none" w:sz="0" w:space="0" w:color="auto"/>
        <w:bottom w:val="none" w:sz="0" w:space="0" w:color="auto"/>
        <w:right w:val="none" w:sz="0" w:space="0" w:color="auto"/>
      </w:divBdr>
    </w:div>
    <w:div w:id="1707680110">
      <w:bodyDiv w:val="1"/>
      <w:marLeft w:val="0"/>
      <w:marRight w:val="0"/>
      <w:marTop w:val="0"/>
      <w:marBottom w:val="0"/>
      <w:divBdr>
        <w:top w:val="none" w:sz="0" w:space="0" w:color="auto"/>
        <w:left w:val="none" w:sz="0" w:space="0" w:color="auto"/>
        <w:bottom w:val="none" w:sz="0" w:space="0" w:color="auto"/>
        <w:right w:val="none" w:sz="0" w:space="0" w:color="auto"/>
      </w:divBdr>
    </w:div>
    <w:div w:id="1750155351">
      <w:bodyDiv w:val="1"/>
      <w:marLeft w:val="0"/>
      <w:marRight w:val="0"/>
      <w:marTop w:val="0"/>
      <w:marBottom w:val="0"/>
      <w:divBdr>
        <w:top w:val="none" w:sz="0" w:space="0" w:color="auto"/>
        <w:left w:val="none" w:sz="0" w:space="0" w:color="auto"/>
        <w:bottom w:val="none" w:sz="0" w:space="0" w:color="auto"/>
        <w:right w:val="none" w:sz="0" w:space="0" w:color="auto"/>
      </w:divBdr>
    </w:div>
    <w:div w:id="1751467029">
      <w:bodyDiv w:val="1"/>
      <w:marLeft w:val="0"/>
      <w:marRight w:val="0"/>
      <w:marTop w:val="0"/>
      <w:marBottom w:val="0"/>
      <w:divBdr>
        <w:top w:val="none" w:sz="0" w:space="0" w:color="auto"/>
        <w:left w:val="none" w:sz="0" w:space="0" w:color="auto"/>
        <w:bottom w:val="none" w:sz="0" w:space="0" w:color="auto"/>
        <w:right w:val="none" w:sz="0" w:space="0" w:color="auto"/>
      </w:divBdr>
    </w:div>
    <w:div w:id="1761755547">
      <w:bodyDiv w:val="1"/>
      <w:marLeft w:val="0"/>
      <w:marRight w:val="0"/>
      <w:marTop w:val="0"/>
      <w:marBottom w:val="0"/>
      <w:divBdr>
        <w:top w:val="none" w:sz="0" w:space="0" w:color="auto"/>
        <w:left w:val="none" w:sz="0" w:space="0" w:color="auto"/>
        <w:bottom w:val="none" w:sz="0" w:space="0" w:color="auto"/>
        <w:right w:val="none" w:sz="0" w:space="0" w:color="auto"/>
      </w:divBdr>
    </w:div>
    <w:div w:id="1777628565">
      <w:bodyDiv w:val="1"/>
      <w:marLeft w:val="0"/>
      <w:marRight w:val="0"/>
      <w:marTop w:val="0"/>
      <w:marBottom w:val="0"/>
      <w:divBdr>
        <w:top w:val="none" w:sz="0" w:space="0" w:color="auto"/>
        <w:left w:val="none" w:sz="0" w:space="0" w:color="auto"/>
        <w:bottom w:val="none" w:sz="0" w:space="0" w:color="auto"/>
        <w:right w:val="none" w:sz="0" w:space="0" w:color="auto"/>
      </w:divBdr>
    </w:div>
    <w:div w:id="1787429155">
      <w:bodyDiv w:val="1"/>
      <w:marLeft w:val="0"/>
      <w:marRight w:val="0"/>
      <w:marTop w:val="0"/>
      <w:marBottom w:val="0"/>
      <w:divBdr>
        <w:top w:val="none" w:sz="0" w:space="0" w:color="auto"/>
        <w:left w:val="none" w:sz="0" w:space="0" w:color="auto"/>
        <w:bottom w:val="none" w:sz="0" w:space="0" w:color="auto"/>
        <w:right w:val="none" w:sz="0" w:space="0" w:color="auto"/>
      </w:divBdr>
    </w:div>
    <w:div w:id="1826117775">
      <w:bodyDiv w:val="1"/>
      <w:marLeft w:val="0"/>
      <w:marRight w:val="0"/>
      <w:marTop w:val="0"/>
      <w:marBottom w:val="0"/>
      <w:divBdr>
        <w:top w:val="none" w:sz="0" w:space="0" w:color="auto"/>
        <w:left w:val="none" w:sz="0" w:space="0" w:color="auto"/>
        <w:bottom w:val="none" w:sz="0" w:space="0" w:color="auto"/>
        <w:right w:val="none" w:sz="0" w:space="0" w:color="auto"/>
      </w:divBdr>
    </w:div>
    <w:div w:id="1865092773">
      <w:bodyDiv w:val="1"/>
      <w:marLeft w:val="0"/>
      <w:marRight w:val="0"/>
      <w:marTop w:val="0"/>
      <w:marBottom w:val="0"/>
      <w:divBdr>
        <w:top w:val="none" w:sz="0" w:space="0" w:color="auto"/>
        <w:left w:val="none" w:sz="0" w:space="0" w:color="auto"/>
        <w:bottom w:val="none" w:sz="0" w:space="0" w:color="auto"/>
        <w:right w:val="none" w:sz="0" w:space="0" w:color="auto"/>
      </w:divBdr>
    </w:div>
    <w:div w:id="1873960383">
      <w:bodyDiv w:val="1"/>
      <w:marLeft w:val="0"/>
      <w:marRight w:val="0"/>
      <w:marTop w:val="0"/>
      <w:marBottom w:val="0"/>
      <w:divBdr>
        <w:top w:val="none" w:sz="0" w:space="0" w:color="auto"/>
        <w:left w:val="none" w:sz="0" w:space="0" w:color="auto"/>
        <w:bottom w:val="none" w:sz="0" w:space="0" w:color="auto"/>
        <w:right w:val="none" w:sz="0" w:space="0" w:color="auto"/>
      </w:divBdr>
    </w:div>
    <w:div w:id="2014184610">
      <w:bodyDiv w:val="1"/>
      <w:marLeft w:val="0"/>
      <w:marRight w:val="0"/>
      <w:marTop w:val="0"/>
      <w:marBottom w:val="0"/>
      <w:divBdr>
        <w:top w:val="none" w:sz="0" w:space="0" w:color="auto"/>
        <w:left w:val="none" w:sz="0" w:space="0" w:color="auto"/>
        <w:bottom w:val="none" w:sz="0" w:space="0" w:color="auto"/>
        <w:right w:val="none" w:sz="0" w:space="0" w:color="auto"/>
      </w:divBdr>
    </w:div>
    <w:div w:id="2074699043">
      <w:bodyDiv w:val="1"/>
      <w:marLeft w:val="0"/>
      <w:marRight w:val="0"/>
      <w:marTop w:val="0"/>
      <w:marBottom w:val="0"/>
      <w:divBdr>
        <w:top w:val="none" w:sz="0" w:space="0" w:color="auto"/>
        <w:left w:val="none" w:sz="0" w:space="0" w:color="auto"/>
        <w:bottom w:val="none" w:sz="0" w:space="0" w:color="auto"/>
        <w:right w:val="none" w:sz="0" w:space="0" w:color="auto"/>
      </w:divBdr>
    </w:div>
    <w:div w:id="213675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image" Target="media/image50.emf"/><Relationship Id="rId68"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diagramLayout" Target="diagrams/layout1.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jp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61" Type="http://schemas.openxmlformats.org/officeDocument/2006/relationships/image" Target="media/image48.emf"/><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docs.live.net/198542076084cde3/Taller%20de%20Grado/Perfil%20de%20Proyecto%20Taller%20de%20Grado%201.1.docx" TargetMode="External"/><Relationship Id="rId14" Type="http://schemas.microsoft.com/office/2007/relationships/diagramDrawing" Target="diagrams/drawing1.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8" Type="http://schemas.openxmlformats.org/officeDocument/2006/relationships/image" Target="media/image1.jpeg"/><Relationship Id="rId51" Type="http://schemas.openxmlformats.org/officeDocument/2006/relationships/image" Target="media/image38.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F0227C-C095-47F4-89D2-305A7BC4D7CB}"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s-BO"/>
        </a:p>
      </dgm:t>
    </dgm:pt>
    <dgm:pt modelId="{C7D70098-5F79-485B-83CF-A67973630FD3}">
      <dgm:prSet phldrT="[Texto]"/>
      <dgm:spPr/>
      <dgm:t>
        <a:bodyPr/>
        <a:lstStyle/>
        <a:p>
          <a:r>
            <a:rPr lang="es-BO"/>
            <a:t>Recepción de llamadas y primeros auxilios</a:t>
          </a:r>
        </a:p>
      </dgm:t>
    </dgm:pt>
    <dgm:pt modelId="{FB11900F-2464-4075-B8F7-0CF49AE1BBE9}" type="parTrans" cxnId="{6C72CB37-018E-4E18-8A12-3800BB754BC9}">
      <dgm:prSet/>
      <dgm:spPr/>
      <dgm:t>
        <a:bodyPr/>
        <a:lstStyle/>
        <a:p>
          <a:endParaRPr lang="es-BO"/>
        </a:p>
      </dgm:t>
    </dgm:pt>
    <dgm:pt modelId="{59A2D11B-5EAD-4809-9541-336FFF909FB8}" type="sibTrans" cxnId="{6C72CB37-018E-4E18-8A12-3800BB754BC9}">
      <dgm:prSet/>
      <dgm:spPr/>
      <dgm:t>
        <a:bodyPr/>
        <a:lstStyle/>
        <a:p>
          <a:endParaRPr lang="es-BO"/>
        </a:p>
      </dgm:t>
    </dgm:pt>
    <dgm:pt modelId="{87AEB866-2425-4832-B908-77CC59D8E58A}">
      <dgm:prSet phldrT="[Texto]"/>
      <dgm:spPr/>
      <dgm:t>
        <a:bodyPr/>
        <a:lstStyle/>
        <a:p>
          <a:r>
            <a:rPr lang="es-BO"/>
            <a:t>Asignación y despacho de ambulancias</a:t>
          </a:r>
        </a:p>
      </dgm:t>
    </dgm:pt>
    <dgm:pt modelId="{329AE96D-5E31-4B52-87B5-E610D67D86C8}" type="parTrans" cxnId="{D08F8DD4-1A8E-423C-8E7A-C2D681281CE9}">
      <dgm:prSet/>
      <dgm:spPr/>
      <dgm:t>
        <a:bodyPr/>
        <a:lstStyle/>
        <a:p>
          <a:endParaRPr lang="es-BO"/>
        </a:p>
      </dgm:t>
    </dgm:pt>
    <dgm:pt modelId="{9674BDCF-E762-49D6-8F61-5B14E5B79DCD}" type="sibTrans" cxnId="{D08F8DD4-1A8E-423C-8E7A-C2D681281CE9}">
      <dgm:prSet/>
      <dgm:spPr/>
      <dgm:t>
        <a:bodyPr/>
        <a:lstStyle/>
        <a:p>
          <a:endParaRPr lang="es-BO"/>
        </a:p>
      </dgm:t>
    </dgm:pt>
    <dgm:pt modelId="{8661E1E7-E4C8-4DF7-9E8A-96246DEC84BE}">
      <dgm:prSet phldrT="[Texto]"/>
      <dgm:spPr/>
      <dgm:t>
        <a:bodyPr/>
        <a:lstStyle/>
        <a:p>
          <a:r>
            <a:rPr lang="es-BO"/>
            <a:t>Traslado de ambulancia al lugar del incidente</a:t>
          </a:r>
        </a:p>
      </dgm:t>
    </dgm:pt>
    <dgm:pt modelId="{B13DC1BB-A0E3-4E06-9CF6-A7A6346DAA23}" type="parTrans" cxnId="{F35E3EC3-35D0-4723-A247-472DCC925AD8}">
      <dgm:prSet/>
      <dgm:spPr/>
      <dgm:t>
        <a:bodyPr/>
        <a:lstStyle/>
        <a:p>
          <a:endParaRPr lang="es-BO"/>
        </a:p>
      </dgm:t>
    </dgm:pt>
    <dgm:pt modelId="{309D4CE3-8E82-4D56-8AA6-37CFC3FCFD28}" type="sibTrans" cxnId="{F35E3EC3-35D0-4723-A247-472DCC925AD8}">
      <dgm:prSet/>
      <dgm:spPr/>
      <dgm:t>
        <a:bodyPr/>
        <a:lstStyle/>
        <a:p>
          <a:endParaRPr lang="es-BO"/>
        </a:p>
      </dgm:t>
    </dgm:pt>
    <dgm:pt modelId="{F3A7E01D-3D41-4838-B3C3-11E0F5474780}">
      <dgm:prSet phldrT="[Texto]"/>
      <dgm:spPr/>
      <dgm:t>
        <a:bodyPr/>
        <a:lstStyle/>
        <a:p>
          <a:r>
            <a:rPr lang="es-BO"/>
            <a:t>Atención prehospitalaria</a:t>
          </a:r>
        </a:p>
      </dgm:t>
    </dgm:pt>
    <dgm:pt modelId="{CBA1F8EE-9EE9-4586-826B-B99E5E14C03A}" type="parTrans" cxnId="{2D05C7CF-336B-40D7-85D2-C07E2699B521}">
      <dgm:prSet/>
      <dgm:spPr/>
      <dgm:t>
        <a:bodyPr/>
        <a:lstStyle/>
        <a:p>
          <a:endParaRPr lang="es-BO"/>
        </a:p>
      </dgm:t>
    </dgm:pt>
    <dgm:pt modelId="{FFE29BB5-0BD9-465B-8F4D-CA70348997E4}" type="sibTrans" cxnId="{2D05C7CF-336B-40D7-85D2-C07E2699B521}">
      <dgm:prSet/>
      <dgm:spPr/>
      <dgm:t>
        <a:bodyPr/>
        <a:lstStyle/>
        <a:p>
          <a:endParaRPr lang="es-BO"/>
        </a:p>
      </dgm:t>
    </dgm:pt>
    <dgm:pt modelId="{A734E39A-2BA9-4720-9362-F36DA2C38AFC}">
      <dgm:prSet phldrT="[Texto]"/>
      <dgm:spPr/>
      <dgm:t>
        <a:bodyPr/>
        <a:lstStyle/>
        <a:p>
          <a:r>
            <a:rPr lang="es-BO"/>
            <a:t>Restablecimiento de los recursos</a:t>
          </a:r>
        </a:p>
      </dgm:t>
    </dgm:pt>
    <dgm:pt modelId="{80E9A274-1B00-4AAB-8AC5-8FDFF9BCF84D}" type="parTrans" cxnId="{36417DFA-FCCE-4BEF-B83F-E7B0A636995D}">
      <dgm:prSet/>
      <dgm:spPr/>
      <dgm:t>
        <a:bodyPr/>
        <a:lstStyle/>
        <a:p>
          <a:endParaRPr lang="es-BO"/>
        </a:p>
      </dgm:t>
    </dgm:pt>
    <dgm:pt modelId="{FF01CF4F-37B9-4504-BEA8-0BA5484AF475}" type="sibTrans" cxnId="{36417DFA-FCCE-4BEF-B83F-E7B0A636995D}">
      <dgm:prSet/>
      <dgm:spPr/>
      <dgm:t>
        <a:bodyPr/>
        <a:lstStyle/>
        <a:p>
          <a:endParaRPr lang="es-BO"/>
        </a:p>
      </dgm:t>
    </dgm:pt>
    <dgm:pt modelId="{36E713E1-DDF7-47DE-ACDC-2A3E1F118FE2}">
      <dgm:prSet/>
      <dgm:spPr/>
      <dgm:t>
        <a:bodyPr/>
        <a:lstStyle/>
        <a:p>
          <a:r>
            <a:rPr lang="es-BO"/>
            <a:t>Entrega del paciente con su historia clinica</a:t>
          </a:r>
        </a:p>
      </dgm:t>
    </dgm:pt>
    <dgm:pt modelId="{2EE5FA6B-4ED9-4BA4-B8E6-F4412F0AD1D0}" type="parTrans" cxnId="{2FF69716-DADB-4328-AE23-37B1C2397833}">
      <dgm:prSet/>
      <dgm:spPr/>
      <dgm:t>
        <a:bodyPr/>
        <a:lstStyle/>
        <a:p>
          <a:endParaRPr lang="es-BO"/>
        </a:p>
      </dgm:t>
    </dgm:pt>
    <dgm:pt modelId="{E44092F3-BA11-416F-B0CE-B3A29E2D8C5A}" type="sibTrans" cxnId="{2FF69716-DADB-4328-AE23-37B1C2397833}">
      <dgm:prSet/>
      <dgm:spPr/>
      <dgm:t>
        <a:bodyPr/>
        <a:lstStyle/>
        <a:p>
          <a:endParaRPr lang="es-BO"/>
        </a:p>
      </dgm:t>
    </dgm:pt>
    <dgm:pt modelId="{61FADBE9-7E06-4D62-BDBE-0C7AF1C40BF3}">
      <dgm:prSet/>
      <dgm:spPr/>
      <dgm:t>
        <a:bodyPr/>
        <a:lstStyle/>
        <a:p>
          <a:r>
            <a:rPr lang="es-BO"/>
            <a:t>Traslado al centro asistencial</a:t>
          </a:r>
        </a:p>
      </dgm:t>
    </dgm:pt>
    <dgm:pt modelId="{E1C85D87-2A65-484E-96DE-A546A18ADB62}" type="parTrans" cxnId="{CC892BC8-F403-4742-9804-98E7E16E9A66}">
      <dgm:prSet/>
      <dgm:spPr/>
      <dgm:t>
        <a:bodyPr/>
        <a:lstStyle/>
        <a:p>
          <a:endParaRPr lang="es-BO"/>
        </a:p>
      </dgm:t>
    </dgm:pt>
    <dgm:pt modelId="{8571594D-5238-44F7-95EF-850F616A26A8}" type="sibTrans" cxnId="{CC892BC8-F403-4742-9804-98E7E16E9A66}">
      <dgm:prSet/>
      <dgm:spPr/>
      <dgm:t>
        <a:bodyPr/>
        <a:lstStyle/>
        <a:p>
          <a:endParaRPr lang="es-BO"/>
        </a:p>
      </dgm:t>
    </dgm:pt>
    <dgm:pt modelId="{52304DDD-6BA2-4C0E-9428-DDFF84764A37}" type="pres">
      <dgm:prSet presAssocID="{54F0227C-C095-47F4-89D2-305A7BC4D7CB}" presName="diagram" presStyleCnt="0">
        <dgm:presLayoutVars>
          <dgm:dir/>
          <dgm:resizeHandles val="exact"/>
        </dgm:presLayoutVars>
      </dgm:prSet>
      <dgm:spPr/>
      <dgm:t>
        <a:bodyPr/>
        <a:lstStyle/>
        <a:p>
          <a:endParaRPr lang="es-BO"/>
        </a:p>
      </dgm:t>
    </dgm:pt>
    <dgm:pt modelId="{C6614EAD-7E61-4FD5-95AC-0A72BCC7A589}" type="pres">
      <dgm:prSet presAssocID="{C7D70098-5F79-485B-83CF-A67973630FD3}" presName="node" presStyleLbl="node1" presStyleIdx="0" presStyleCnt="7">
        <dgm:presLayoutVars>
          <dgm:bulletEnabled val="1"/>
        </dgm:presLayoutVars>
      </dgm:prSet>
      <dgm:spPr/>
      <dgm:t>
        <a:bodyPr/>
        <a:lstStyle/>
        <a:p>
          <a:endParaRPr lang="es-BO"/>
        </a:p>
      </dgm:t>
    </dgm:pt>
    <dgm:pt modelId="{3CD4C12E-D81E-44F9-A59A-EA4FB92D4611}" type="pres">
      <dgm:prSet presAssocID="{59A2D11B-5EAD-4809-9541-336FFF909FB8}" presName="sibTrans" presStyleLbl="sibTrans2D1" presStyleIdx="0" presStyleCnt="6"/>
      <dgm:spPr/>
      <dgm:t>
        <a:bodyPr/>
        <a:lstStyle/>
        <a:p>
          <a:endParaRPr lang="es-BO"/>
        </a:p>
      </dgm:t>
    </dgm:pt>
    <dgm:pt modelId="{053F480B-DC70-4E6D-9991-EEF8D8C4DFA3}" type="pres">
      <dgm:prSet presAssocID="{59A2D11B-5EAD-4809-9541-336FFF909FB8}" presName="connectorText" presStyleLbl="sibTrans2D1" presStyleIdx="0" presStyleCnt="6"/>
      <dgm:spPr/>
      <dgm:t>
        <a:bodyPr/>
        <a:lstStyle/>
        <a:p>
          <a:endParaRPr lang="es-BO"/>
        </a:p>
      </dgm:t>
    </dgm:pt>
    <dgm:pt modelId="{DB7404E7-019E-41FD-9523-6AB4D8D4E363}" type="pres">
      <dgm:prSet presAssocID="{87AEB866-2425-4832-B908-77CC59D8E58A}" presName="node" presStyleLbl="node1" presStyleIdx="1" presStyleCnt="7">
        <dgm:presLayoutVars>
          <dgm:bulletEnabled val="1"/>
        </dgm:presLayoutVars>
      </dgm:prSet>
      <dgm:spPr/>
      <dgm:t>
        <a:bodyPr/>
        <a:lstStyle/>
        <a:p>
          <a:endParaRPr lang="es-BO"/>
        </a:p>
      </dgm:t>
    </dgm:pt>
    <dgm:pt modelId="{815F2A00-7BD9-4BB6-A49A-440E39864289}" type="pres">
      <dgm:prSet presAssocID="{9674BDCF-E762-49D6-8F61-5B14E5B79DCD}" presName="sibTrans" presStyleLbl="sibTrans2D1" presStyleIdx="1" presStyleCnt="6"/>
      <dgm:spPr/>
      <dgm:t>
        <a:bodyPr/>
        <a:lstStyle/>
        <a:p>
          <a:endParaRPr lang="es-BO"/>
        </a:p>
      </dgm:t>
    </dgm:pt>
    <dgm:pt modelId="{5C647AA6-6DE8-453D-A2BF-B5E7883848E0}" type="pres">
      <dgm:prSet presAssocID="{9674BDCF-E762-49D6-8F61-5B14E5B79DCD}" presName="connectorText" presStyleLbl="sibTrans2D1" presStyleIdx="1" presStyleCnt="6"/>
      <dgm:spPr/>
      <dgm:t>
        <a:bodyPr/>
        <a:lstStyle/>
        <a:p>
          <a:endParaRPr lang="es-BO"/>
        </a:p>
      </dgm:t>
    </dgm:pt>
    <dgm:pt modelId="{EA655EE4-E02C-47BE-A7EE-7F73D69EE1DF}" type="pres">
      <dgm:prSet presAssocID="{8661E1E7-E4C8-4DF7-9E8A-96246DEC84BE}" presName="node" presStyleLbl="node1" presStyleIdx="2" presStyleCnt="7">
        <dgm:presLayoutVars>
          <dgm:bulletEnabled val="1"/>
        </dgm:presLayoutVars>
      </dgm:prSet>
      <dgm:spPr/>
      <dgm:t>
        <a:bodyPr/>
        <a:lstStyle/>
        <a:p>
          <a:endParaRPr lang="es-BO"/>
        </a:p>
      </dgm:t>
    </dgm:pt>
    <dgm:pt modelId="{89140047-A614-4C8F-A06B-F85719578C5E}" type="pres">
      <dgm:prSet presAssocID="{309D4CE3-8E82-4D56-8AA6-37CFC3FCFD28}" presName="sibTrans" presStyleLbl="sibTrans2D1" presStyleIdx="2" presStyleCnt="6"/>
      <dgm:spPr/>
      <dgm:t>
        <a:bodyPr/>
        <a:lstStyle/>
        <a:p>
          <a:endParaRPr lang="es-BO"/>
        </a:p>
      </dgm:t>
    </dgm:pt>
    <dgm:pt modelId="{B72C10EF-5F9E-4EAA-AE1C-085D4A960D59}" type="pres">
      <dgm:prSet presAssocID="{309D4CE3-8E82-4D56-8AA6-37CFC3FCFD28}" presName="connectorText" presStyleLbl="sibTrans2D1" presStyleIdx="2" presStyleCnt="6"/>
      <dgm:spPr/>
      <dgm:t>
        <a:bodyPr/>
        <a:lstStyle/>
        <a:p>
          <a:endParaRPr lang="es-BO"/>
        </a:p>
      </dgm:t>
    </dgm:pt>
    <dgm:pt modelId="{BB0B9E98-E640-4387-ACB6-5AEDF7B73AF0}" type="pres">
      <dgm:prSet presAssocID="{F3A7E01D-3D41-4838-B3C3-11E0F5474780}" presName="node" presStyleLbl="node1" presStyleIdx="3" presStyleCnt="7">
        <dgm:presLayoutVars>
          <dgm:bulletEnabled val="1"/>
        </dgm:presLayoutVars>
      </dgm:prSet>
      <dgm:spPr/>
      <dgm:t>
        <a:bodyPr/>
        <a:lstStyle/>
        <a:p>
          <a:endParaRPr lang="es-BO"/>
        </a:p>
      </dgm:t>
    </dgm:pt>
    <dgm:pt modelId="{83FBF693-6F94-46ED-809C-06085DE2B834}" type="pres">
      <dgm:prSet presAssocID="{FFE29BB5-0BD9-465B-8F4D-CA70348997E4}" presName="sibTrans" presStyleLbl="sibTrans2D1" presStyleIdx="3" presStyleCnt="6"/>
      <dgm:spPr/>
      <dgm:t>
        <a:bodyPr/>
        <a:lstStyle/>
        <a:p>
          <a:endParaRPr lang="es-BO"/>
        </a:p>
      </dgm:t>
    </dgm:pt>
    <dgm:pt modelId="{AD536B1F-026B-49CD-8A6A-D2E414AFD284}" type="pres">
      <dgm:prSet presAssocID="{FFE29BB5-0BD9-465B-8F4D-CA70348997E4}" presName="connectorText" presStyleLbl="sibTrans2D1" presStyleIdx="3" presStyleCnt="6"/>
      <dgm:spPr/>
      <dgm:t>
        <a:bodyPr/>
        <a:lstStyle/>
        <a:p>
          <a:endParaRPr lang="es-BO"/>
        </a:p>
      </dgm:t>
    </dgm:pt>
    <dgm:pt modelId="{D1526C49-5F28-4C4C-B90E-A800D3A749C4}" type="pres">
      <dgm:prSet presAssocID="{61FADBE9-7E06-4D62-BDBE-0C7AF1C40BF3}" presName="node" presStyleLbl="node1" presStyleIdx="4" presStyleCnt="7">
        <dgm:presLayoutVars>
          <dgm:bulletEnabled val="1"/>
        </dgm:presLayoutVars>
      </dgm:prSet>
      <dgm:spPr/>
      <dgm:t>
        <a:bodyPr/>
        <a:lstStyle/>
        <a:p>
          <a:endParaRPr lang="es-BO"/>
        </a:p>
      </dgm:t>
    </dgm:pt>
    <dgm:pt modelId="{5C7511CD-ACD8-43E6-8AC9-92A3EACDB478}" type="pres">
      <dgm:prSet presAssocID="{8571594D-5238-44F7-95EF-850F616A26A8}" presName="sibTrans" presStyleLbl="sibTrans2D1" presStyleIdx="4" presStyleCnt="6"/>
      <dgm:spPr/>
      <dgm:t>
        <a:bodyPr/>
        <a:lstStyle/>
        <a:p>
          <a:endParaRPr lang="es-BO"/>
        </a:p>
      </dgm:t>
    </dgm:pt>
    <dgm:pt modelId="{B6CAA838-6F20-4D11-B144-3769F007C1B7}" type="pres">
      <dgm:prSet presAssocID="{8571594D-5238-44F7-95EF-850F616A26A8}" presName="connectorText" presStyleLbl="sibTrans2D1" presStyleIdx="4" presStyleCnt="6"/>
      <dgm:spPr/>
      <dgm:t>
        <a:bodyPr/>
        <a:lstStyle/>
        <a:p>
          <a:endParaRPr lang="es-BO"/>
        </a:p>
      </dgm:t>
    </dgm:pt>
    <dgm:pt modelId="{AE520588-430A-4F55-87DE-160A2EB2B014}" type="pres">
      <dgm:prSet presAssocID="{36E713E1-DDF7-47DE-ACDC-2A3E1F118FE2}" presName="node" presStyleLbl="node1" presStyleIdx="5" presStyleCnt="7">
        <dgm:presLayoutVars>
          <dgm:bulletEnabled val="1"/>
        </dgm:presLayoutVars>
      </dgm:prSet>
      <dgm:spPr/>
      <dgm:t>
        <a:bodyPr/>
        <a:lstStyle/>
        <a:p>
          <a:endParaRPr lang="es-BO"/>
        </a:p>
      </dgm:t>
    </dgm:pt>
    <dgm:pt modelId="{85CBA5A2-E481-448A-B04E-4376F04ED44E}" type="pres">
      <dgm:prSet presAssocID="{E44092F3-BA11-416F-B0CE-B3A29E2D8C5A}" presName="sibTrans" presStyleLbl="sibTrans2D1" presStyleIdx="5" presStyleCnt="6"/>
      <dgm:spPr/>
      <dgm:t>
        <a:bodyPr/>
        <a:lstStyle/>
        <a:p>
          <a:endParaRPr lang="es-BO"/>
        </a:p>
      </dgm:t>
    </dgm:pt>
    <dgm:pt modelId="{70FC22AE-91F5-48F9-BA9D-97D9CE4D2A39}" type="pres">
      <dgm:prSet presAssocID="{E44092F3-BA11-416F-B0CE-B3A29E2D8C5A}" presName="connectorText" presStyleLbl="sibTrans2D1" presStyleIdx="5" presStyleCnt="6"/>
      <dgm:spPr/>
      <dgm:t>
        <a:bodyPr/>
        <a:lstStyle/>
        <a:p>
          <a:endParaRPr lang="es-BO"/>
        </a:p>
      </dgm:t>
    </dgm:pt>
    <dgm:pt modelId="{3CE3D92D-169D-4DAE-81BC-2CB9DD49110B}" type="pres">
      <dgm:prSet presAssocID="{A734E39A-2BA9-4720-9362-F36DA2C38AFC}" presName="node" presStyleLbl="node1" presStyleIdx="6" presStyleCnt="7">
        <dgm:presLayoutVars>
          <dgm:bulletEnabled val="1"/>
        </dgm:presLayoutVars>
      </dgm:prSet>
      <dgm:spPr/>
      <dgm:t>
        <a:bodyPr/>
        <a:lstStyle/>
        <a:p>
          <a:endParaRPr lang="es-BO"/>
        </a:p>
      </dgm:t>
    </dgm:pt>
  </dgm:ptLst>
  <dgm:cxnLst>
    <dgm:cxn modelId="{3EEB18D1-4C7E-4471-9155-A40367BDB6B3}" type="presOf" srcId="{9674BDCF-E762-49D6-8F61-5B14E5B79DCD}" destId="{5C647AA6-6DE8-453D-A2BF-B5E7883848E0}" srcOrd="1" destOrd="0" presId="urn:microsoft.com/office/officeart/2005/8/layout/process5"/>
    <dgm:cxn modelId="{B51BA052-76DF-4863-BBA6-7ABF68D80EF4}" type="presOf" srcId="{61FADBE9-7E06-4D62-BDBE-0C7AF1C40BF3}" destId="{D1526C49-5F28-4C4C-B90E-A800D3A749C4}" srcOrd="0" destOrd="0" presId="urn:microsoft.com/office/officeart/2005/8/layout/process5"/>
    <dgm:cxn modelId="{36417DFA-FCCE-4BEF-B83F-E7B0A636995D}" srcId="{54F0227C-C095-47F4-89D2-305A7BC4D7CB}" destId="{A734E39A-2BA9-4720-9362-F36DA2C38AFC}" srcOrd="6" destOrd="0" parTransId="{80E9A274-1B00-4AAB-8AC5-8FDFF9BCF84D}" sibTransId="{FF01CF4F-37B9-4504-BEA8-0BA5484AF475}"/>
    <dgm:cxn modelId="{5FD44DD0-5D08-4686-98EC-A8A06880B114}" type="presOf" srcId="{309D4CE3-8E82-4D56-8AA6-37CFC3FCFD28}" destId="{B72C10EF-5F9E-4EAA-AE1C-085D4A960D59}" srcOrd="1" destOrd="0" presId="urn:microsoft.com/office/officeart/2005/8/layout/process5"/>
    <dgm:cxn modelId="{602C25F7-F8A8-4F04-A425-BB754F284EF7}" type="presOf" srcId="{59A2D11B-5EAD-4809-9541-336FFF909FB8}" destId="{053F480B-DC70-4E6D-9991-EEF8D8C4DFA3}" srcOrd="1" destOrd="0" presId="urn:microsoft.com/office/officeart/2005/8/layout/process5"/>
    <dgm:cxn modelId="{CFD64B72-46D4-4515-BD6B-827C6AE292FF}" type="presOf" srcId="{C7D70098-5F79-485B-83CF-A67973630FD3}" destId="{C6614EAD-7E61-4FD5-95AC-0A72BCC7A589}" srcOrd="0" destOrd="0" presId="urn:microsoft.com/office/officeart/2005/8/layout/process5"/>
    <dgm:cxn modelId="{89E4C36D-E5FE-464C-AC41-80AC5971F206}" type="presOf" srcId="{8571594D-5238-44F7-95EF-850F616A26A8}" destId="{B6CAA838-6F20-4D11-B144-3769F007C1B7}" srcOrd="1" destOrd="0" presId="urn:microsoft.com/office/officeart/2005/8/layout/process5"/>
    <dgm:cxn modelId="{122B2253-0B8E-44E6-A5C0-755AEA8D6568}" type="presOf" srcId="{E44092F3-BA11-416F-B0CE-B3A29E2D8C5A}" destId="{85CBA5A2-E481-448A-B04E-4376F04ED44E}" srcOrd="0" destOrd="0" presId="urn:microsoft.com/office/officeart/2005/8/layout/process5"/>
    <dgm:cxn modelId="{CFF122F2-C074-465B-8621-53FDA454621E}" type="presOf" srcId="{A734E39A-2BA9-4720-9362-F36DA2C38AFC}" destId="{3CE3D92D-169D-4DAE-81BC-2CB9DD49110B}" srcOrd="0" destOrd="0" presId="urn:microsoft.com/office/officeart/2005/8/layout/process5"/>
    <dgm:cxn modelId="{CC892BC8-F403-4742-9804-98E7E16E9A66}" srcId="{54F0227C-C095-47F4-89D2-305A7BC4D7CB}" destId="{61FADBE9-7E06-4D62-BDBE-0C7AF1C40BF3}" srcOrd="4" destOrd="0" parTransId="{E1C85D87-2A65-484E-96DE-A546A18ADB62}" sibTransId="{8571594D-5238-44F7-95EF-850F616A26A8}"/>
    <dgm:cxn modelId="{D08F8DD4-1A8E-423C-8E7A-C2D681281CE9}" srcId="{54F0227C-C095-47F4-89D2-305A7BC4D7CB}" destId="{87AEB866-2425-4832-B908-77CC59D8E58A}" srcOrd="1" destOrd="0" parTransId="{329AE96D-5E31-4B52-87B5-E610D67D86C8}" sibTransId="{9674BDCF-E762-49D6-8F61-5B14E5B79DCD}"/>
    <dgm:cxn modelId="{5410C2B6-0C05-41B7-8BB5-BDCA5F95D465}" type="presOf" srcId="{54F0227C-C095-47F4-89D2-305A7BC4D7CB}" destId="{52304DDD-6BA2-4C0E-9428-DDFF84764A37}" srcOrd="0" destOrd="0" presId="urn:microsoft.com/office/officeart/2005/8/layout/process5"/>
    <dgm:cxn modelId="{2D05C7CF-336B-40D7-85D2-C07E2699B521}" srcId="{54F0227C-C095-47F4-89D2-305A7BC4D7CB}" destId="{F3A7E01D-3D41-4838-B3C3-11E0F5474780}" srcOrd="3" destOrd="0" parTransId="{CBA1F8EE-9EE9-4586-826B-B99E5E14C03A}" sibTransId="{FFE29BB5-0BD9-465B-8F4D-CA70348997E4}"/>
    <dgm:cxn modelId="{95063D24-B20D-4569-848C-E2160E05C52A}" type="presOf" srcId="{59A2D11B-5EAD-4809-9541-336FFF909FB8}" destId="{3CD4C12E-D81E-44F9-A59A-EA4FB92D4611}" srcOrd="0" destOrd="0" presId="urn:microsoft.com/office/officeart/2005/8/layout/process5"/>
    <dgm:cxn modelId="{2FF69716-DADB-4328-AE23-37B1C2397833}" srcId="{54F0227C-C095-47F4-89D2-305A7BC4D7CB}" destId="{36E713E1-DDF7-47DE-ACDC-2A3E1F118FE2}" srcOrd="5" destOrd="0" parTransId="{2EE5FA6B-4ED9-4BA4-B8E6-F4412F0AD1D0}" sibTransId="{E44092F3-BA11-416F-B0CE-B3A29E2D8C5A}"/>
    <dgm:cxn modelId="{E6C5FE70-0BDA-4E3D-935B-BF6073B8E425}" type="presOf" srcId="{87AEB866-2425-4832-B908-77CC59D8E58A}" destId="{DB7404E7-019E-41FD-9523-6AB4D8D4E363}" srcOrd="0" destOrd="0" presId="urn:microsoft.com/office/officeart/2005/8/layout/process5"/>
    <dgm:cxn modelId="{51BF33B1-885F-40CB-9E33-F7010889FC17}" type="presOf" srcId="{9674BDCF-E762-49D6-8F61-5B14E5B79DCD}" destId="{815F2A00-7BD9-4BB6-A49A-440E39864289}" srcOrd="0" destOrd="0" presId="urn:microsoft.com/office/officeart/2005/8/layout/process5"/>
    <dgm:cxn modelId="{53CBF307-F6D0-421E-8772-92E47610D05D}" type="presOf" srcId="{E44092F3-BA11-416F-B0CE-B3A29E2D8C5A}" destId="{70FC22AE-91F5-48F9-BA9D-97D9CE4D2A39}" srcOrd="1" destOrd="0" presId="urn:microsoft.com/office/officeart/2005/8/layout/process5"/>
    <dgm:cxn modelId="{9E379DE2-6C24-4AEF-9012-FD93586E6D17}" type="presOf" srcId="{FFE29BB5-0BD9-465B-8F4D-CA70348997E4}" destId="{AD536B1F-026B-49CD-8A6A-D2E414AFD284}" srcOrd="1" destOrd="0" presId="urn:microsoft.com/office/officeart/2005/8/layout/process5"/>
    <dgm:cxn modelId="{BC6171B8-A8A7-4285-AA75-E33F24334224}" type="presOf" srcId="{F3A7E01D-3D41-4838-B3C3-11E0F5474780}" destId="{BB0B9E98-E640-4387-ACB6-5AEDF7B73AF0}" srcOrd="0" destOrd="0" presId="urn:microsoft.com/office/officeart/2005/8/layout/process5"/>
    <dgm:cxn modelId="{FADB3BB3-0B2D-41F3-AB2B-AE7F7E76021A}" type="presOf" srcId="{36E713E1-DDF7-47DE-ACDC-2A3E1F118FE2}" destId="{AE520588-430A-4F55-87DE-160A2EB2B014}" srcOrd="0" destOrd="0" presId="urn:microsoft.com/office/officeart/2005/8/layout/process5"/>
    <dgm:cxn modelId="{A9EAE35E-782C-4115-BD28-2B5B02FCF610}" type="presOf" srcId="{309D4CE3-8E82-4D56-8AA6-37CFC3FCFD28}" destId="{89140047-A614-4C8F-A06B-F85719578C5E}" srcOrd="0" destOrd="0" presId="urn:microsoft.com/office/officeart/2005/8/layout/process5"/>
    <dgm:cxn modelId="{6C72CB37-018E-4E18-8A12-3800BB754BC9}" srcId="{54F0227C-C095-47F4-89D2-305A7BC4D7CB}" destId="{C7D70098-5F79-485B-83CF-A67973630FD3}" srcOrd="0" destOrd="0" parTransId="{FB11900F-2464-4075-B8F7-0CF49AE1BBE9}" sibTransId="{59A2D11B-5EAD-4809-9541-336FFF909FB8}"/>
    <dgm:cxn modelId="{F35E3EC3-35D0-4723-A247-472DCC925AD8}" srcId="{54F0227C-C095-47F4-89D2-305A7BC4D7CB}" destId="{8661E1E7-E4C8-4DF7-9E8A-96246DEC84BE}" srcOrd="2" destOrd="0" parTransId="{B13DC1BB-A0E3-4E06-9CF6-A7A6346DAA23}" sibTransId="{309D4CE3-8E82-4D56-8AA6-37CFC3FCFD28}"/>
    <dgm:cxn modelId="{399EE804-4851-4AE1-9B74-17AEF8A5F0F6}" type="presOf" srcId="{8571594D-5238-44F7-95EF-850F616A26A8}" destId="{5C7511CD-ACD8-43E6-8AC9-92A3EACDB478}" srcOrd="0" destOrd="0" presId="urn:microsoft.com/office/officeart/2005/8/layout/process5"/>
    <dgm:cxn modelId="{6A2E171B-09FC-4B3A-AAFB-379D7375B8B9}" type="presOf" srcId="{8661E1E7-E4C8-4DF7-9E8A-96246DEC84BE}" destId="{EA655EE4-E02C-47BE-A7EE-7F73D69EE1DF}" srcOrd="0" destOrd="0" presId="urn:microsoft.com/office/officeart/2005/8/layout/process5"/>
    <dgm:cxn modelId="{C8B6AF3C-DA9D-48A5-8679-9ADFAE7C8ED0}" type="presOf" srcId="{FFE29BB5-0BD9-465B-8F4D-CA70348997E4}" destId="{83FBF693-6F94-46ED-809C-06085DE2B834}" srcOrd="0" destOrd="0" presId="urn:microsoft.com/office/officeart/2005/8/layout/process5"/>
    <dgm:cxn modelId="{F64BE505-D01D-4144-A0B6-EB19632A281F}" type="presParOf" srcId="{52304DDD-6BA2-4C0E-9428-DDFF84764A37}" destId="{C6614EAD-7E61-4FD5-95AC-0A72BCC7A589}" srcOrd="0" destOrd="0" presId="urn:microsoft.com/office/officeart/2005/8/layout/process5"/>
    <dgm:cxn modelId="{CF24AFAA-09B5-46D8-9F91-EB068E36C114}" type="presParOf" srcId="{52304DDD-6BA2-4C0E-9428-DDFF84764A37}" destId="{3CD4C12E-D81E-44F9-A59A-EA4FB92D4611}" srcOrd="1" destOrd="0" presId="urn:microsoft.com/office/officeart/2005/8/layout/process5"/>
    <dgm:cxn modelId="{91D581BA-656D-4147-9C73-D6E92E256A69}" type="presParOf" srcId="{3CD4C12E-D81E-44F9-A59A-EA4FB92D4611}" destId="{053F480B-DC70-4E6D-9991-EEF8D8C4DFA3}" srcOrd="0" destOrd="0" presId="urn:microsoft.com/office/officeart/2005/8/layout/process5"/>
    <dgm:cxn modelId="{022E365F-D95F-41D3-95F7-FDF06F950D37}" type="presParOf" srcId="{52304DDD-6BA2-4C0E-9428-DDFF84764A37}" destId="{DB7404E7-019E-41FD-9523-6AB4D8D4E363}" srcOrd="2" destOrd="0" presId="urn:microsoft.com/office/officeart/2005/8/layout/process5"/>
    <dgm:cxn modelId="{25827631-6046-43C9-AE6B-0DF3BEEA0AF8}" type="presParOf" srcId="{52304DDD-6BA2-4C0E-9428-DDFF84764A37}" destId="{815F2A00-7BD9-4BB6-A49A-440E39864289}" srcOrd="3" destOrd="0" presId="urn:microsoft.com/office/officeart/2005/8/layout/process5"/>
    <dgm:cxn modelId="{C2FA05D6-5C9B-4008-83E8-E189184D57EE}" type="presParOf" srcId="{815F2A00-7BD9-4BB6-A49A-440E39864289}" destId="{5C647AA6-6DE8-453D-A2BF-B5E7883848E0}" srcOrd="0" destOrd="0" presId="urn:microsoft.com/office/officeart/2005/8/layout/process5"/>
    <dgm:cxn modelId="{CA8FC2DD-A247-4712-9DB5-13902F2ADABF}" type="presParOf" srcId="{52304DDD-6BA2-4C0E-9428-DDFF84764A37}" destId="{EA655EE4-E02C-47BE-A7EE-7F73D69EE1DF}" srcOrd="4" destOrd="0" presId="urn:microsoft.com/office/officeart/2005/8/layout/process5"/>
    <dgm:cxn modelId="{466C3C70-BF54-419A-B841-58E578BA81B8}" type="presParOf" srcId="{52304DDD-6BA2-4C0E-9428-DDFF84764A37}" destId="{89140047-A614-4C8F-A06B-F85719578C5E}" srcOrd="5" destOrd="0" presId="urn:microsoft.com/office/officeart/2005/8/layout/process5"/>
    <dgm:cxn modelId="{8EE2FD43-2D68-4615-A7C8-8661E12E2A95}" type="presParOf" srcId="{89140047-A614-4C8F-A06B-F85719578C5E}" destId="{B72C10EF-5F9E-4EAA-AE1C-085D4A960D59}" srcOrd="0" destOrd="0" presId="urn:microsoft.com/office/officeart/2005/8/layout/process5"/>
    <dgm:cxn modelId="{2DA54BE6-286F-4BF8-AC9C-7988F3398432}" type="presParOf" srcId="{52304DDD-6BA2-4C0E-9428-DDFF84764A37}" destId="{BB0B9E98-E640-4387-ACB6-5AEDF7B73AF0}" srcOrd="6" destOrd="0" presId="urn:microsoft.com/office/officeart/2005/8/layout/process5"/>
    <dgm:cxn modelId="{5D3428E4-3329-4693-8D70-BAB1A67E2EAF}" type="presParOf" srcId="{52304DDD-6BA2-4C0E-9428-DDFF84764A37}" destId="{83FBF693-6F94-46ED-809C-06085DE2B834}" srcOrd="7" destOrd="0" presId="urn:microsoft.com/office/officeart/2005/8/layout/process5"/>
    <dgm:cxn modelId="{E4EB7DC3-2DE3-4026-95AA-41A31FEDF1A0}" type="presParOf" srcId="{83FBF693-6F94-46ED-809C-06085DE2B834}" destId="{AD536B1F-026B-49CD-8A6A-D2E414AFD284}" srcOrd="0" destOrd="0" presId="urn:microsoft.com/office/officeart/2005/8/layout/process5"/>
    <dgm:cxn modelId="{FF2C0B1D-808A-4605-B6B5-22E0C9C4DB21}" type="presParOf" srcId="{52304DDD-6BA2-4C0E-9428-DDFF84764A37}" destId="{D1526C49-5F28-4C4C-B90E-A800D3A749C4}" srcOrd="8" destOrd="0" presId="urn:microsoft.com/office/officeart/2005/8/layout/process5"/>
    <dgm:cxn modelId="{14162C64-C9BA-44AD-9023-1F074ED29784}" type="presParOf" srcId="{52304DDD-6BA2-4C0E-9428-DDFF84764A37}" destId="{5C7511CD-ACD8-43E6-8AC9-92A3EACDB478}" srcOrd="9" destOrd="0" presId="urn:microsoft.com/office/officeart/2005/8/layout/process5"/>
    <dgm:cxn modelId="{269B64C4-AAF1-410C-9A6C-51DE178C0595}" type="presParOf" srcId="{5C7511CD-ACD8-43E6-8AC9-92A3EACDB478}" destId="{B6CAA838-6F20-4D11-B144-3769F007C1B7}" srcOrd="0" destOrd="0" presId="urn:microsoft.com/office/officeart/2005/8/layout/process5"/>
    <dgm:cxn modelId="{B86EC58D-83C3-48D2-A0AC-D65B2F275281}" type="presParOf" srcId="{52304DDD-6BA2-4C0E-9428-DDFF84764A37}" destId="{AE520588-430A-4F55-87DE-160A2EB2B014}" srcOrd="10" destOrd="0" presId="urn:microsoft.com/office/officeart/2005/8/layout/process5"/>
    <dgm:cxn modelId="{7A440AAC-A02F-46D8-AE37-92EB30080F96}" type="presParOf" srcId="{52304DDD-6BA2-4C0E-9428-DDFF84764A37}" destId="{85CBA5A2-E481-448A-B04E-4376F04ED44E}" srcOrd="11" destOrd="0" presId="urn:microsoft.com/office/officeart/2005/8/layout/process5"/>
    <dgm:cxn modelId="{7F6F01EC-D2B2-4842-A175-6E43FC4BC930}" type="presParOf" srcId="{85CBA5A2-E481-448A-B04E-4376F04ED44E}" destId="{70FC22AE-91F5-48F9-BA9D-97D9CE4D2A39}" srcOrd="0" destOrd="0" presId="urn:microsoft.com/office/officeart/2005/8/layout/process5"/>
    <dgm:cxn modelId="{F82B06D7-C603-4A7F-92BF-3FD5102757F2}" type="presParOf" srcId="{52304DDD-6BA2-4C0E-9428-DDFF84764A37}" destId="{3CE3D92D-169D-4DAE-81BC-2CB9DD49110B}" srcOrd="12"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14EAD-7E61-4FD5-95AC-0A72BCC7A589}">
      <dsp:nvSpPr>
        <dsp:cNvPr id="0" name=""/>
        <dsp:cNvSpPr/>
      </dsp:nvSpPr>
      <dsp:spPr>
        <a:xfrm>
          <a:off x="651210"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Recepción de llamadas y primeros auxilios</a:t>
          </a:r>
        </a:p>
      </dsp:txBody>
      <dsp:txXfrm>
        <a:off x="668136" y="17322"/>
        <a:ext cx="929333" cy="544059"/>
      </dsp:txXfrm>
    </dsp:sp>
    <dsp:sp modelId="{3CD4C12E-D81E-44F9-A59A-EA4FB92D4611}">
      <dsp:nvSpPr>
        <dsp:cNvPr id="0" name=""/>
        <dsp:cNvSpPr/>
      </dsp:nvSpPr>
      <dsp:spPr>
        <a:xfrm>
          <a:off x="169915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1699155" y="217691"/>
        <a:ext cx="142937" cy="143321"/>
      </dsp:txXfrm>
    </dsp:sp>
    <dsp:sp modelId="{DB7404E7-019E-41FD-9523-6AB4D8D4E363}">
      <dsp:nvSpPr>
        <dsp:cNvPr id="0" name=""/>
        <dsp:cNvSpPr/>
      </dsp:nvSpPr>
      <dsp:spPr>
        <a:xfrm>
          <a:off x="199966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Asignación y despacho de ambulancias</a:t>
          </a:r>
        </a:p>
      </dsp:txBody>
      <dsp:txXfrm>
        <a:off x="2016595" y="17322"/>
        <a:ext cx="929333" cy="544059"/>
      </dsp:txXfrm>
    </dsp:sp>
    <dsp:sp modelId="{815F2A00-7BD9-4BB6-A49A-440E39864289}">
      <dsp:nvSpPr>
        <dsp:cNvPr id="0" name=""/>
        <dsp:cNvSpPr/>
      </dsp:nvSpPr>
      <dsp:spPr>
        <a:xfrm>
          <a:off x="304761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3047615" y="217691"/>
        <a:ext cx="142937" cy="143321"/>
      </dsp:txXfrm>
    </dsp:sp>
    <dsp:sp modelId="{EA655EE4-E02C-47BE-A7EE-7F73D69EE1DF}">
      <dsp:nvSpPr>
        <dsp:cNvPr id="0" name=""/>
        <dsp:cNvSpPr/>
      </dsp:nvSpPr>
      <dsp:spPr>
        <a:xfrm>
          <a:off x="334812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de ambulancia al lugar del incidente</a:t>
          </a:r>
        </a:p>
      </dsp:txBody>
      <dsp:txXfrm>
        <a:off x="3365055" y="17322"/>
        <a:ext cx="929333" cy="544059"/>
      </dsp:txXfrm>
    </dsp:sp>
    <dsp:sp modelId="{89140047-A614-4C8F-A06B-F85719578C5E}">
      <dsp:nvSpPr>
        <dsp:cNvPr id="0" name=""/>
        <dsp:cNvSpPr/>
      </dsp:nvSpPr>
      <dsp:spPr>
        <a:xfrm rot="5400000">
          <a:off x="3727624" y="645730"/>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3758061" y="663067"/>
        <a:ext cx="143321" cy="142937"/>
      </dsp:txXfrm>
    </dsp:sp>
    <dsp:sp modelId="{BB0B9E98-E640-4387-ACB6-5AEDF7B73AF0}">
      <dsp:nvSpPr>
        <dsp:cNvPr id="0" name=""/>
        <dsp:cNvSpPr/>
      </dsp:nvSpPr>
      <dsp:spPr>
        <a:xfrm>
          <a:off x="334812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Atención prehospitalaria</a:t>
          </a:r>
        </a:p>
      </dsp:txBody>
      <dsp:txXfrm>
        <a:off x="3365055" y="980507"/>
        <a:ext cx="929333" cy="544059"/>
      </dsp:txXfrm>
    </dsp:sp>
    <dsp:sp modelId="{83FBF693-6F94-46ED-809C-06085DE2B834}">
      <dsp:nvSpPr>
        <dsp:cNvPr id="0" name=""/>
        <dsp:cNvSpPr/>
      </dsp:nvSpPr>
      <dsp:spPr>
        <a:xfrm rot="10800000">
          <a:off x="3059173"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3120431" y="1180876"/>
        <a:ext cx="142937" cy="143321"/>
      </dsp:txXfrm>
    </dsp:sp>
    <dsp:sp modelId="{D1526C49-5F28-4C4C-B90E-A800D3A749C4}">
      <dsp:nvSpPr>
        <dsp:cNvPr id="0" name=""/>
        <dsp:cNvSpPr/>
      </dsp:nvSpPr>
      <dsp:spPr>
        <a:xfrm>
          <a:off x="199966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al centro asistencial</a:t>
          </a:r>
        </a:p>
      </dsp:txBody>
      <dsp:txXfrm>
        <a:off x="2016595" y="980507"/>
        <a:ext cx="929333" cy="544059"/>
      </dsp:txXfrm>
    </dsp:sp>
    <dsp:sp modelId="{5C7511CD-ACD8-43E6-8AC9-92A3EACDB478}">
      <dsp:nvSpPr>
        <dsp:cNvPr id="0" name=""/>
        <dsp:cNvSpPr/>
      </dsp:nvSpPr>
      <dsp:spPr>
        <a:xfrm rot="10800000">
          <a:off x="1710714"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1771972" y="1180876"/>
        <a:ext cx="142937" cy="143321"/>
      </dsp:txXfrm>
    </dsp:sp>
    <dsp:sp modelId="{AE520588-430A-4F55-87DE-160A2EB2B014}">
      <dsp:nvSpPr>
        <dsp:cNvPr id="0" name=""/>
        <dsp:cNvSpPr/>
      </dsp:nvSpPr>
      <dsp:spPr>
        <a:xfrm>
          <a:off x="651210"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Entrega del paciente con su historia clinica</a:t>
          </a:r>
        </a:p>
      </dsp:txBody>
      <dsp:txXfrm>
        <a:off x="668136" y="980507"/>
        <a:ext cx="929333" cy="544059"/>
      </dsp:txXfrm>
    </dsp:sp>
    <dsp:sp modelId="{85CBA5A2-E481-448A-B04E-4376F04ED44E}">
      <dsp:nvSpPr>
        <dsp:cNvPr id="0" name=""/>
        <dsp:cNvSpPr/>
      </dsp:nvSpPr>
      <dsp:spPr>
        <a:xfrm rot="5400000">
          <a:off x="1030705" y="1608916"/>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1061142" y="1626253"/>
        <a:ext cx="143321" cy="142937"/>
      </dsp:txXfrm>
    </dsp:sp>
    <dsp:sp modelId="{3CE3D92D-169D-4DAE-81BC-2CB9DD49110B}">
      <dsp:nvSpPr>
        <dsp:cNvPr id="0" name=""/>
        <dsp:cNvSpPr/>
      </dsp:nvSpPr>
      <dsp:spPr>
        <a:xfrm>
          <a:off x="651210" y="1926767"/>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Restablecimiento de los recursos</a:t>
          </a:r>
        </a:p>
      </dsp:txBody>
      <dsp:txXfrm>
        <a:off x="668136" y="1943693"/>
        <a:ext cx="929333" cy="544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Sil09</b:Tag>
    <b:SourceType>Book</b:SourceType>
    <b:Guid>{858323B4-35A1-4C3F-B471-B266FD2DE1DB}</b:Guid>
    <b:Title>GUÍA PARA ELABORAR UNA TESIS</b:Title>
    <b:Year>2009</b:Year>
    <b:Author>
      <b:Author>
        <b:NameList>
          <b:Person>
            <b:Last>Silvia Domínguez-Gutiérrez</b:Last>
            <b:First>Enrique</b:First>
            <b:Middle>Ernesto Sánchez-Ruiz,Gabriel Arturo Sánchez de Aparicio y Benítez</b:Middle>
          </b:Person>
        </b:NameList>
      </b:Author>
    </b:Author>
    <b:City>México, D. F.</b:City>
    <b:Publisher>McGRAW-HILL</b:Publisher>
    <b:RefOrder>5</b:RefOrder>
  </b:Source>
  <b:Source>
    <b:Tag>Sau01</b:Tag>
    <b:SourceType>Book</b:SourceType>
    <b:Guid>{DC2FEDA6-6C39-4D75-A139-AB619B2C15B1}</b:Guid>
    <b:Title>Guia para la Redaccion y Presentación de INFORMES CINETIFICO-TECNICOS</b:Title>
    <b:Year>2001</b:Year>
    <b:Author>
      <b:Author>
        <b:NameList>
          <b:Person>
            <b:Last>Saul J. Escalera</b:Last>
            <b:First>Ph.D.</b:First>
          </b:Person>
        </b:NameList>
      </b:Author>
    </b:Author>
    <b:City>Cochabamba</b:City>
    <b:RefOrder>6</b:RefOrder>
  </b:Source>
  <b:Source>
    <b:Tag>Ort11</b:Tag>
    <b:SourceType>DocumentFromInternetSite</b:SourceType>
    <b:Guid>{06944304-69B9-437B-8DFD-1AF23A8A8880}</b:Guid>
    <b:Title>Open Journal System</b:Title>
    <b:Year>2015</b:Year>
    <b:Author>
      <b:Author>
        <b:NameList>
          <b:Person>
            <b:Last>Ortega</b:Last>
            <b:First>Oscar</b:First>
            <b:Middle>Javier Parra</b:Middle>
          </b:Person>
        </b:NameList>
      </b:Author>
    </b:Author>
    <b:InternetSiteTitle>Politécnico Grancolombiano</b:InternetSiteTitle>
    <b:Month>marzo</b:Month>
    <b:Day>25</b:Day>
    <b:URL>http://journal.poligran.edu.co/</b:URL>
    <b:RefOrder>1</b:RefOrder>
  </b:Source>
  <b:Source>
    <b:Tag>Min</b:Tag>
    <b:SourceType>InternetSite</b:SourceType>
    <b:Guid>{64925977-D102-4A40-A3B8-0F252B799375}</b:Guid>
    <b:Title>Portal Juridico Libre de Bolivia</b:Title>
    <b:URL>http://www.lexivox.org/norms/BO-DS-26875.xhtml</b:URL>
    <b:Author>
      <b:Author>
        <b:Corporate>lexivox</b:Corporate>
      </b:Author>
    </b:Author>
    <b:Year>2015</b:Year>
    <b:Month>marzo</b:Month>
    <b:Day>15</b:Day>
    <b:RefOrder>2</b:RefOrder>
  </b:Source>
  <b:Source>
    <b:Tag>Saú13</b:Tag>
    <b:SourceType>DocumentFromInternetSite</b:SourceType>
    <b:Guid>{1DC5F9C9-8268-467A-9E01-666835E64675}</b:Guid>
    <b:Title>Introducción a Google Maps API</b:Title>
    <b:Year>2013</b:Year>
    <b:Author>
      <b:Author>
        <b:NameList>
          <b:Person>
            <b:Last>Dávila</b:Last>
            <b:First>Saúl</b:First>
            <b:Middle>Burgos</b:Middle>
          </b:Person>
        </b:NameList>
      </b:Author>
    </b:Author>
    <b:InternetSiteTitle>Libro de Google Maps</b:InternetSiteTitle>
    <b:URL>http://saulburgos.com/books/googlemaps.html#.VWjuA0ZBC9U</b:URL>
    <b:RefOrder>3</b:RefOrder>
  </b:Source>
  <b:Source>
    <b:Tag>Jes12</b:Tag>
    <b:SourceType>Book</b:SourceType>
    <b:Guid>{0756733D-014C-41C6-A8F9-AA0EC3F57032}</b:Guid>
    <b:Title>El Gran Libro de Android</b:Title>
    <b:Year>2012</b:Year>
    <b:Author>
      <b:Author>
        <b:NameList>
          <b:Person>
            <b:Last>Gironés</b:Last>
            <b:First>Jesús</b:First>
            <b:Middle>Tomás</b:Middle>
          </b:Person>
        </b:NameList>
      </b:Author>
    </b:Author>
    <b:City>Mexico</b:City>
    <b:Publisher>Alfaomega</b:Publisher>
    <b:RefOrder>4</b:RefOrder>
  </b:Source>
</b:Sources>
</file>

<file path=customXml/itemProps1.xml><?xml version="1.0" encoding="utf-8"?>
<ds:datastoreItem xmlns:ds="http://schemas.openxmlformats.org/officeDocument/2006/customXml" ds:itemID="{C7C65BC1-A390-430A-A163-8BA44AA04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72</Pages>
  <Words>8040</Words>
  <Characters>44225</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karlos</dc:creator>
  <cp:lastModifiedBy>luis angel barrancos ortiz</cp:lastModifiedBy>
  <cp:revision>123</cp:revision>
  <cp:lastPrinted>2015-04-28T20:56:00Z</cp:lastPrinted>
  <dcterms:created xsi:type="dcterms:W3CDTF">2015-04-21T14:30:00Z</dcterms:created>
  <dcterms:modified xsi:type="dcterms:W3CDTF">2015-05-30T22:25:00Z</dcterms:modified>
</cp:coreProperties>
</file>