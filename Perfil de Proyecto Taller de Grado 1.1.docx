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889421400"/>
        <w:docPartObj>
          <w:docPartGallery w:val="Cover Pages"/>
          <w:docPartUnique/>
        </w:docPartObj>
      </w:sdtPr>
      <w:sdtEndPr>
        <w:rPr>
          <w:rFonts w:ascii="Arial" w:eastAsiaTheme="minorHAnsi" w:hAnsi="Arial" w:cs="Arial"/>
          <w:caps w:val="0"/>
          <w:sz w:val="24"/>
          <w:szCs w:val="24"/>
        </w:rPr>
      </w:sdtEndPr>
      <w:sdtContent>
        <w:p w14:paraId="379C0B67" w14:textId="69CA125A" w:rsidR="00140A89" w:rsidRDefault="00140A89" w:rsidP="00140A89">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5" behindDoc="0" locked="0" layoutInCell="1" allowOverlap="1" wp14:anchorId="671873CE" wp14:editId="47FEA317">
                    <wp:simplePos x="0" y="0"/>
                    <wp:positionH relativeFrom="column">
                      <wp:posOffset>-141605</wp:posOffset>
                    </wp:positionH>
                    <wp:positionV relativeFrom="paragraph">
                      <wp:posOffset>-1082675</wp:posOffset>
                    </wp:positionV>
                    <wp:extent cx="122555" cy="10269855"/>
                    <wp:effectExtent l="0" t="0" r="10795" b="17145"/>
                    <wp:wrapNone/>
                    <wp:docPr id="14" name="Rectá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555" cy="10269855"/>
                            </a:xfrm>
                            <a:prstGeom prst="rect">
                              <a:avLst/>
                            </a:prstGeom>
                            <a:solidFill>
                              <a:srgbClr val="1F497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D04623" id="Rectángulo 14" o:spid="_x0000_s1026" style="position:absolute;margin-left:-11.15pt;margin-top:-85.25pt;width:9.65pt;height:808.6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" fillcolor="#1f497d"/>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2" behindDoc="0" locked="0" layoutInCell="1" allowOverlap="1" wp14:anchorId="4793B1ED" wp14:editId="0EC387B2">
                    <wp:simplePos x="0" y="0"/>
                    <wp:positionH relativeFrom="column">
                      <wp:posOffset>-680720</wp:posOffset>
                    </wp:positionH>
                    <wp:positionV relativeFrom="paragraph">
                      <wp:posOffset>-1082675</wp:posOffset>
                    </wp:positionV>
                    <wp:extent cx="379095" cy="10269855"/>
                    <wp:effectExtent l="0" t="0" r="20955" b="17145"/>
                    <wp:wrapNone/>
                    <wp:docPr id="13" name="Rectángul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095" cy="10269855"/>
                            </a:xfrm>
                            <a:prstGeom prst="rect">
                              <a:avLst/>
                            </a:prstGeom>
                            <a:solidFill>
                              <a:srgbClr val="1F497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3B1D8B" id="Rectángulo 13" o:spid="_x0000_s1026" style="position:absolute;margin-left:-53.6pt;margin-top:-85.25pt;width:29.85pt;height:808.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" fillcolor="#1f497d"/>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6" behindDoc="0" locked="0" layoutInCell="1" allowOverlap="1" wp14:anchorId="4BD72414" wp14:editId="7E395F13">
                    <wp:simplePos x="0" y="0"/>
                    <wp:positionH relativeFrom="column">
                      <wp:posOffset>-232410</wp:posOffset>
                    </wp:positionH>
                    <wp:positionV relativeFrom="paragraph">
                      <wp:posOffset>81915</wp:posOffset>
                    </wp:positionV>
                    <wp:extent cx="228600" cy="152400"/>
                    <wp:effectExtent l="0" t="0" r="0" b="0"/>
                    <wp:wrapNone/>
                    <wp:docPr id="15"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52400"/>
                            </a:xfrm>
                            <a:prstGeom prst="rect">
                              <a:avLst/>
                            </a:prstGeom>
                            <a:solidFill>
                              <a:srgbClr val="FF6600"/>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5700B" id="Rectángulo 15" o:spid="_x0000_s1026" style="position:absolute;margin-left:-18.3pt;margin-top:6.45pt;width:18pt;height:12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" fillcolor="#f60" stroked="f"/>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1" behindDoc="0" locked="0" layoutInCell="1" allowOverlap="1" wp14:anchorId="0731BA5D" wp14:editId="7A014A91">
                    <wp:simplePos x="0" y="0"/>
                    <wp:positionH relativeFrom="column">
                      <wp:posOffset>-1116330</wp:posOffset>
                    </wp:positionH>
                    <wp:positionV relativeFrom="paragraph">
                      <wp:posOffset>81280</wp:posOffset>
                    </wp:positionV>
                    <wp:extent cx="8192135" cy="152400"/>
                    <wp:effectExtent l="0" t="0" r="18415" b="19050"/>
                    <wp:wrapNone/>
                    <wp:docPr id="11" name="Rectá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2135" cy="152400"/>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44490" id="Rectángulo 11" o:spid="_x0000_s1026" style="position:absolute;margin-left:-87.9pt;margin-top:6.4pt;width:645.05pt;height:1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" fillcolor="#f60"/>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4" behindDoc="0" locked="0" layoutInCell="1" allowOverlap="1" wp14:anchorId="0B898F0C" wp14:editId="1E96A7D2">
                    <wp:simplePos x="0" y="0"/>
                    <wp:positionH relativeFrom="column">
                      <wp:posOffset>-1116330</wp:posOffset>
                    </wp:positionH>
                    <wp:positionV relativeFrom="paragraph">
                      <wp:posOffset>-567690</wp:posOffset>
                    </wp:positionV>
                    <wp:extent cx="8192135" cy="513080"/>
                    <wp:effectExtent l="0" t="0" r="18415" b="20320"/>
                    <wp:wrapNone/>
                    <wp:docPr id="12" name="Rectángulo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2135" cy="513080"/>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6DCBC" id="Rectángulo 12" o:spid="_x0000_s1026" style="position:absolute;margin-left:-87.9pt;margin-top:-44.7pt;width:645.05pt;height:40.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" fillcolor="#f60"/>
                </w:pict>
              </mc:Fallback>
            </mc:AlternateContent>
          </w:r>
        </w:p>
        <w:p w14:paraId="38612E76" w14:textId="7B1379DF" w:rsidR="00140A89" w:rsidRPr="0095767E" w:rsidRDefault="00140A89" w:rsidP="0095767E">
          <w:pPr>
            <w:spacing w:after="0" w:line="240" w:lineRule="auto"/>
            <w:jc w:val="center"/>
            <w:rPr>
              <w:rFonts w:eastAsia="Times New Roman" w:cs="Times New Roman"/>
              <w:b/>
              <w:sz w:val="32"/>
              <w:szCs w:val="32"/>
              <w:lang w:eastAsia="es-ES"/>
            </w:rPr>
          </w:pPr>
          <w:r w:rsidRPr="0095767E">
            <w:rPr>
              <w:rFonts w:eastAsia="Times New Roman" w:cs="Times New Roman"/>
              <w:b/>
              <w:sz w:val="32"/>
              <w:szCs w:val="32"/>
              <w:lang w:eastAsia="es-ES"/>
            </w:rPr>
            <w:t>UNIVERSIDAD AUTONOMA GABRIEL RENE MORENO</w:t>
          </w:r>
        </w:p>
        <w:p w14:paraId="526D7A87" w14:textId="482A48D7" w:rsidR="00140A89" w:rsidRPr="0095767E" w:rsidRDefault="00140A89" w:rsidP="00140A89">
          <w:pPr>
            <w:spacing w:after="0" w:line="240" w:lineRule="auto"/>
            <w:ind w:left="708"/>
            <w:jc w:val="center"/>
            <w:rPr>
              <w:rFonts w:eastAsia="Times New Roman" w:cs="Times New Roman"/>
              <w:sz w:val="28"/>
              <w:szCs w:val="32"/>
              <w:lang w:eastAsia="es-ES"/>
            </w:rPr>
          </w:pPr>
          <w:r w:rsidRPr="0095767E">
            <w:rPr>
              <w:rFonts w:eastAsia="Times New Roman" w:cs="Times New Roman"/>
              <w:sz w:val="28"/>
              <w:szCs w:val="32"/>
              <w:lang w:eastAsia="es-ES"/>
            </w:rPr>
            <w:t>FACULTAD</w:t>
          </w:r>
          <w:ins w:id="0" w:author="carlos cruz" w:date="2015-05-30T09:47:00Z">
            <w:r w:rsidR="00A749E2">
              <w:rPr>
                <w:rFonts w:eastAsia="Times New Roman" w:cs="Times New Roman"/>
                <w:sz w:val="28"/>
                <w:szCs w:val="32"/>
                <w:lang w:eastAsia="es-ES"/>
              </w:rPr>
              <w:t xml:space="preserve"> DE INGENIERIA EN</w:t>
            </w:r>
          </w:ins>
          <w:r w:rsidRPr="0095767E">
            <w:rPr>
              <w:rFonts w:eastAsia="Times New Roman" w:cs="Times New Roman"/>
              <w:sz w:val="28"/>
              <w:szCs w:val="32"/>
              <w:lang w:eastAsia="es-ES"/>
            </w:rPr>
            <w:t xml:space="preserve"> </w:t>
          </w:r>
          <w:del w:id="1" w:author="luis angel barrancos ortiz" w:date="2015-05-29T15:20:00Z">
            <w:r w:rsidRPr="0095767E" w:rsidDel="008C15C2">
              <w:rPr>
                <w:rFonts w:eastAsia="Times New Roman" w:cs="Times New Roman"/>
                <w:sz w:val="28"/>
                <w:szCs w:val="32"/>
                <w:lang w:eastAsia="es-ES"/>
              </w:rPr>
              <w:delText>CIENCIAS  DE</w:delText>
            </w:r>
          </w:del>
          <w:ins w:id="2" w:author="luis angel barrancos ortiz" w:date="2015-05-29T15:20:00Z">
            <w:r w:rsidR="008C15C2" w:rsidRPr="0095767E">
              <w:rPr>
                <w:rFonts w:eastAsia="Times New Roman" w:cs="Times New Roman"/>
                <w:sz w:val="28"/>
                <w:szCs w:val="32"/>
                <w:lang w:eastAsia="es-ES"/>
              </w:rPr>
              <w:t>CIENCIAS DE</w:t>
            </w:r>
          </w:ins>
          <w:r w:rsidRPr="0095767E">
            <w:rPr>
              <w:rFonts w:eastAsia="Times New Roman" w:cs="Times New Roman"/>
              <w:sz w:val="28"/>
              <w:szCs w:val="32"/>
              <w:lang w:eastAsia="es-ES"/>
            </w:rPr>
            <w:t xml:space="preserve"> LA COMPUTACION Y TELECOMUNICACIONES</w:t>
          </w:r>
        </w:p>
        <w:p w14:paraId="73736F45" w14:textId="33ED5A29" w:rsidR="00140A89" w:rsidRPr="00140A89" w:rsidRDefault="00140A89" w:rsidP="00140A89">
          <w:pPr>
            <w:spacing w:after="0" w:line="240" w:lineRule="auto"/>
            <w:ind w:left="708"/>
            <w:jc w:val="center"/>
            <w:rPr>
              <w:rFonts w:ascii="Times New Roman" w:eastAsia="Times New Roman" w:hAnsi="Times New Roman" w:cs="Times New Roman"/>
              <w:sz w:val="28"/>
              <w:szCs w:val="32"/>
              <w:lang w:eastAsia="es-ES"/>
            </w:rPr>
          </w:pPr>
          <w:r w:rsidRPr="0095767E">
            <w:rPr>
              <w:rFonts w:eastAsia="Times New Roman" w:cs="Times New Roman"/>
              <w:sz w:val="28"/>
              <w:szCs w:val="32"/>
              <w:lang w:eastAsia="es-ES"/>
            </w:rPr>
            <w:t>CARRERA: INGENIERIA INFORMATICA</w:t>
          </w:r>
        </w:p>
        <w:p w14:paraId="16C3A567" w14:textId="33A896F6" w:rsidR="00140A89" w:rsidRPr="00F72192" w:rsidRDefault="0095767E" w:rsidP="00140A89">
          <w:pPr>
            <w:spacing w:after="0" w:line="240" w:lineRule="auto"/>
            <w:rPr>
              <w:rFonts w:ascii="Times New Roman" w:eastAsia="Times New Roman" w:hAnsi="Times New Roman" w:cs="Times New Roman"/>
              <w:sz w:val="32"/>
              <w:szCs w:val="32"/>
              <w:lang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658240" behindDoc="0" locked="0" layoutInCell="1" allowOverlap="1" wp14:anchorId="77D42C98" wp14:editId="14B0E29B">
                <wp:simplePos x="0" y="0"/>
                <wp:positionH relativeFrom="column">
                  <wp:posOffset>1996440</wp:posOffset>
                </wp:positionH>
                <wp:positionV relativeFrom="paragraph">
                  <wp:posOffset>12065</wp:posOffset>
                </wp:positionV>
                <wp:extent cx="1953260" cy="2372995"/>
                <wp:effectExtent l="0" t="0" r="8890" b="8255"/>
                <wp:wrapSquare wrapText="bothSides"/>
                <wp:docPr id="9" name="Imagen 9" descr="Escudas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cudaso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3260" cy="2372995"/>
                        </a:xfrm>
                        <a:prstGeom prst="rect">
                          <a:avLst/>
                        </a:prstGeom>
                        <a:noFill/>
                        <a:ln>
                          <a:noFill/>
                        </a:ln>
                      </pic:spPr>
                    </pic:pic>
                  </a:graphicData>
                </a:graphic>
                <wp14:sizeRelH relativeFrom="page">
                  <wp14:pctWidth>0</wp14:pctWidth>
                </wp14:sizeRelH>
                <wp14:sizeRelV relativeFrom="page">
                  <wp14:pctHeight>0</wp14:pctHeight>
                </wp14:sizeRelV>
              </wp:anchor>
            </w:drawing>
          </w:r>
          <w:r w:rsidR="00140A89" w:rsidRPr="00F72192">
            <w:rPr>
              <w:rFonts w:ascii="Times New Roman" w:eastAsia="Times New Roman" w:hAnsi="Times New Roman" w:cs="Times New Roman"/>
              <w:sz w:val="32"/>
              <w:szCs w:val="32"/>
              <w:lang w:eastAsia="es-ES"/>
            </w:rPr>
            <w:t xml:space="preserve">                     </w:t>
          </w:r>
        </w:p>
        <w:p w14:paraId="6AAD2234" w14:textId="77777777" w:rsidR="00140A89" w:rsidRPr="00F72192" w:rsidRDefault="00140A89" w:rsidP="00140A89">
          <w:pPr>
            <w:spacing w:after="0" w:line="240" w:lineRule="auto"/>
            <w:rPr>
              <w:rFonts w:ascii="Times New Roman" w:eastAsia="Times New Roman" w:hAnsi="Times New Roman" w:cs="Times New Roman"/>
              <w:sz w:val="32"/>
              <w:szCs w:val="32"/>
              <w:lang w:eastAsia="es-ES"/>
            </w:rPr>
          </w:pPr>
          <w:r w:rsidRPr="00F72192">
            <w:rPr>
              <w:rFonts w:ascii="Times New Roman" w:eastAsia="Times New Roman" w:hAnsi="Times New Roman" w:cs="Times New Roman"/>
              <w:sz w:val="32"/>
              <w:szCs w:val="32"/>
              <w:lang w:eastAsia="es-ES"/>
            </w:rPr>
            <w:t xml:space="preserve">               </w:t>
          </w:r>
        </w:p>
        <w:p w14:paraId="0F06112A" w14:textId="77777777" w:rsidR="00140A89" w:rsidRPr="00F72192" w:rsidRDefault="00140A89" w:rsidP="00140A89">
          <w:pPr>
            <w:spacing w:after="0" w:line="240" w:lineRule="auto"/>
            <w:rPr>
              <w:rFonts w:ascii="Times New Roman" w:eastAsia="Times New Roman" w:hAnsi="Times New Roman" w:cs="Times New Roman"/>
              <w:sz w:val="32"/>
              <w:szCs w:val="32"/>
              <w:lang w:eastAsia="es-ES"/>
            </w:rPr>
          </w:pPr>
        </w:p>
        <w:p w14:paraId="673ACA32" w14:textId="77777777" w:rsidR="00140A89" w:rsidRDefault="00140A89" w:rsidP="00140A89">
          <w:pPr>
            <w:spacing w:after="0" w:line="240" w:lineRule="auto"/>
            <w:jc w:val="center"/>
            <w:rPr>
              <w:rFonts w:ascii="Times New Roman" w:eastAsia="Times New Roman" w:hAnsi="Times New Roman" w:cs="Times New Roman"/>
              <w:sz w:val="32"/>
              <w:szCs w:val="32"/>
              <w:lang w:eastAsia="es-ES"/>
            </w:rPr>
          </w:pPr>
        </w:p>
        <w:p w14:paraId="20DCC613" w14:textId="77777777" w:rsidR="00140A89" w:rsidRDefault="00140A89" w:rsidP="00140A89">
          <w:pPr>
            <w:spacing w:after="0" w:line="240" w:lineRule="auto"/>
            <w:jc w:val="center"/>
            <w:rPr>
              <w:rFonts w:ascii="Times New Roman" w:eastAsia="Times New Roman" w:hAnsi="Times New Roman" w:cs="Times New Roman"/>
              <w:sz w:val="32"/>
              <w:szCs w:val="32"/>
              <w:lang w:eastAsia="es-ES"/>
            </w:rPr>
          </w:pPr>
        </w:p>
        <w:p w14:paraId="7FDA7EF3" w14:textId="77777777" w:rsidR="00140A89" w:rsidRPr="00F72192" w:rsidRDefault="00140A89" w:rsidP="00140A89">
          <w:pPr>
            <w:spacing w:after="0" w:line="240" w:lineRule="auto"/>
            <w:jc w:val="center"/>
            <w:rPr>
              <w:rFonts w:ascii="Times New Roman" w:eastAsia="Times New Roman" w:hAnsi="Times New Roman" w:cs="Times New Roman"/>
              <w:sz w:val="32"/>
              <w:szCs w:val="32"/>
              <w:lang w:eastAsia="es-ES"/>
            </w:rPr>
          </w:pPr>
        </w:p>
        <w:p w14:paraId="556BD533" w14:textId="77777777" w:rsidR="00140A89" w:rsidRPr="00F72192" w:rsidRDefault="00140A89" w:rsidP="00140A89">
          <w:pPr>
            <w:spacing w:after="0" w:line="240" w:lineRule="auto"/>
            <w:jc w:val="center"/>
            <w:rPr>
              <w:rFonts w:ascii="Times New Roman" w:eastAsia="Times New Roman" w:hAnsi="Times New Roman" w:cs="Times New Roman"/>
              <w:sz w:val="32"/>
              <w:szCs w:val="32"/>
              <w:lang w:eastAsia="es-ES"/>
            </w:rPr>
          </w:pPr>
          <w:r>
            <w:rPr>
              <w:rFonts w:ascii="Times New Roman" w:eastAsia="Times New Roman" w:hAnsi="Times New Roman" w:cs="Times New Roman"/>
              <w:noProof/>
              <w:sz w:val="32"/>
              <w:szCs w:val="32"/>
              <w:lang w:val="es-ES" w:eastAsia="es-ES"/>
            </w:rPr>
            <mc:AlternateContent>
              <mc:Choice Requires="wps">
                <w:drawing>
                  <wp:anchor distT="0" distB="0" distL="114300" distR="114300" simplePos="0" relativeHeight="251658247" behindDoc="0" locked="0" layoutInCell="1" allowOverlap="1" wp14:anchorId="53DE61CF" wp14:editId="60F21A71">
                    <wp:simplePos x="0" y="0"/>
                    <wp:positionH relativeFrom="column">
                      <wp:posOffset>1463040</wp:posOffset>
                    </wp:positionH>
                    <wp:positionV relativeFrom="paragraph">
                      <wp:posOffset>19685</wp:posOffset>
                    </wp:positionV>
                    <wp:extent cx="3105150" cy="342900"/>
                    <wp:effectExtent l="0" t="0" r="0" b="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F30AD2" w14:textId="229DBDDD" w:rsidR="002E0C02" w:rsidRPr="00140A89" w:rsidRDefault="002E0C02" w:rsidP="00140A89">
                                <w:pPr>
                                  <w:jc w:val="center"/>
                                  <w:rPr>
                                    <w:b/>
                                    <w:sz w:val="32"/>
                                    <w:szCs w:val="40"/>
                                  </w:rPr>
                                </w:pPr>
                                <w:r w:rsidRPr="00140A89">
                                  <w:rPr>
                                    <w:b/>
                                    <w:sz w:val="32"/>
                                    <w:szCs w:val="40"/>
                                  </w:rPr>
                                  <w:t>TALLER DE GRADO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E61CF" id="Rectángulo 8" o:spid="_x0000_s1026" style="position:absolute;left:0;text-align:left;margin-left:115.2pt;margin-top:1.55pt;width:244.5pt;height:27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" stroked="f">
                    <v:textbox>
                      <w:txbxContent>
                        <w:p w14:paraId="5DF30AD2" w14:textId="229DBDDD" w:rsidR="002E0C02" w:rsidRPr="00140A89" w:rsidRDefault="002E0C02" w:rsidP="00140A89">
                          <w:pPr>
                            <w:jc w:val="center"/>
                            <w:rPr>
                              <w:b/>
                              <w:sz w:val="32"/>
                              <w:szCs w:val="40"/>
                            </w:rPr>
                          </w:pPr>
                          <w:r w:rsidRPr="00140A89">
                            <w:rPr>
                              <w:b/>
                              <w:sz w:val="32"/>
                              <w:szCs w:val="40"/>
                            </w:rPr>
                            <w:t>TALLER DE GRADO I</w:t>
                          </w:r>
                        </w:p>
                      </w:txbxContent>
                    </v:textbox>
                  </v:rect>
                </w:pict>
              </mc:Fallback>
            </mc:AlternateContent>
          </w:r>
          <w:r w:rsidRPr="00F72192">
            <w:rPr>
              <w:rFonts w:ascii="Times New Roman" w:eastAsia="Times New Roman" w:hAnsi="Times New Roman" w:cs="Times New Roman"/>
              <w:sz w:val="32"/>
              <w:szCs w:val="32"/>
              <w:lang w:eastAsia="es-ES"/>
            </w:rPr>
            <w:t xml:space="preserve">             </w:t>
          </w:r>
          <w:r w:rsidRPr="00F72192">
            <w:rPr>
              <w:rFonts w:ascii="Times New Roman" w:eastAsia="Times New Roman" w:hAnsi="Times New Roman" w:cs="Times New Roman"/>
              <w:sz w:val="32"/>
              <w:szCs w:val="32"/>
              <w:lang w:eastAsia="es-ES"/>
            </w:rPr>
            <w:tab/>
          </w:r>
        </w:p>
        <w:p w14:paraId="32A15F3A" w14:textId="699BB6D6" w:rsidR="00140A89" w:rsidRPr="00DD3607" w:rsidRDefault="00D36277" w:rsidP="009B3E42">
          <w:pPr>
            <w:pStyle w:val="Sangradetextonormal"/>
          </w:pPr>
          <w:r>
            <w:t>“</w:t>
          </w:r>
          <w:r w:rsidR="0095767E" w:rsidRPr="00263EEB">
            <w:t xml:space="preserve">Sistema distribuido masivo para </w:t>
          </w:r>
          <w:r w:rsidR="002B19A0">
            <w:t xml:space="preserve">la solicitud     </w:t>
          </w:r>
          <w:r w:rsidR="003C4392">
            <w:t xml:space="preserve">de atención </w:t>
          </w:r>
          <w:r w:rsidR="007401D0" w:rsidRPr="00263EEB">
            <w:t>pre</w:t>
          </w:r>
          <w:r w:rsidR="007401D0">
            <w:t>-</w:t>
          </w:r>
          <w:r w:rsidR="007401D0" w:rsidRPr="00263EEB">
            <w:t>hospitalaria</w:t>
          </w:r>
          <w:r w:rsidR="002B19A0">
            <w:t xml:space="preserve"> para clientes </w:t>
          </w:r>
          <w:r w:rsidR="00DD3607">
            <w:t>afiliados a</w:t>
          </w:r>
          <w:r w:rsidR="00CE24CB">
            <w:t xml:space="preserve"> la empresa EMERCRUZ</w:t>
          </w:r>
          <w:r>
            <w:t>”</w:t>
          </w:r>
        </w:p>
        <w:p w14:paraId="4F14D98E" w14:textId="1C2AE054" w:rsidR="00140A89" w:rsidRPr="0095767E" w:rsidRDefault="00C71E04">
          <w:pPr>
            <w:spacing w:after="0" w:line="240" w:lineRule="auto"/>
            <w:rPr>
              <w:rFonts w:eastAsia="Times New Roman" w:cs="Times New Roman"/>
              <w:sz w:val="28"/>
              <w:szCs w:val="32"/>
              <w:lang w:eastAsia="es-ES"/>
            </w:rPr>
            <w:pPrChange w:id="3" w:author="luis angel barrancos ortiz" w:date="2015-05-29T15:21:00Z">
              <w:pPr>
                <w:spacing w:after="0" w:line="240" w:lineRule="auto"/>
                <w:jc w:val="center"/>
              </w:pPr>
            </w:pPrChange>
          </w:pPr>
          <w:ins w:id="4" w:author="luis angel barrancos ortiz" w:date="2015-05-29T15:45:00Z">
            <w:r>
              <w:rPr>
                <w:rFonts w:eastAsia="Times New Roman" w:cs="Times New Roman"/>
                <w:b/>
                <w:sz w:val="28"/>
                <w:szCs w:val="32"/>
                <w:lang w:eastAsia="es-ES"/>
              </w:rPr>
              <w:t xml:space="preserve">             </w:t>
            </w:r>
          </w:ins>
          <w:r w:rsidR="00140A89" w:rsidRPr="008C15C2">
            <w:rPr>
              <w:rFonts w:eastAsia="Times New Roman" w:cs="Times New Roman"/>
              <w:b/>
              <w:sz w:val="28"/>
              <w:szCs w:val="32"/>
              <w:lang w:eastAsia="es-ES"/>
              <w:rPrChange w:id="5" w:author="luis angel barrancos ortiz" w:date="2015-05-29T15:20:00Z">
                <w:rPr>
                  <w:rFonts w:eastAsia="Times New Roman" w:cs="Times New Roman"/>
                  <w:sz w:val="28"/>
                  <w:szCs w:val="32"/>
                  <w:lang w:eastAsia="es-ES"/>
                </w:rPr>
              </w:rPrChange>
            </w:rPr>
            <w:t>DOCENTE:</w:t>
          </w:r>
          <w:r w:rsidR="00140A89" w:rsidRPr="0095767E">
            <w:rPr>
              <w:rFonts w:eastAsia="Times New Roman" w:cs="Times New Roman"/>
              <w:sz w:val="28"/>
              <w:szCs w:val="32"/>
              <w:lang w:eastAsia="es-ES"/>
            </w:rPr>
            <w:t xml:space="preserve"> ING. ROLANDO MARTINEZ</w:t>
          </w:r>
        </w:p>
        <w:p w14:paraId="7C46AD49" w14:textId="1A8D3ECF" w:rsidR="0095767E" w:rsidRDefault="00DD3607" w:rsidP="00DD3607">
          <w:pPr>
            <w:spacing w:after="0" w:line="240" w:lineRule="auto"/>
            <w:jc w:val="center"/>
            <w:rPr>
              <w:rFonts w:eastAsia="Times New Roman" w:cs="Times New Roman"/>
              <w:sz w:val="28"/>
              <w:szCs w:val="32"/>
              <w:lang w:eastAsia="es-ES"/>
            </w:rPr>
          </w:pPr>
          <w:r w:rsidRPr="008C15C2">
            <w:rPr>
              <w:rFonts w:eastAsia="Times New Roman" w:cs="Times New Roman"/>
              <w:b/>
              <w:sz w:val="28"/>
              <w:szCs w:val="32"/>
              <w:lang w:eastAsia="es-ES"/>
              <w:rPrChange w:id="6" w:author="luis angel barrancos ortiz" w:date="2015-05-29T15:21:00Z">
                <w:rPr>
                  <w:rFonts w:eastAsia="Times New Roman" w:cs="Times New Roman"/>
                  <w:sz w:val="28"/>
                  <w:szCs w:val="32"/>
                  <w:lang w:eastAsia="es-ES"/>
                </w:rPr>
              </w:rPrChange>
            </w:rPr>
            <w:t>ESTUDIANTES:</w:t>
          </w:r>
          <w:r>
            <w:rPr>
              <w:rFonts w:eastAsia="Times New Roman" w:cs="Times New Roman"/>
              <w:sz w:val="28"/>
              <w:szCs w:val="32"/>
              <w:lang w:eastAsia="es-ES"/>
            </w:rPr>
            <w:t xml:space="preserve"> </w:t>
          </w:r>
          <w:r w:rsidR="0095767E">
            <w:rPr>
              <w:rFonts w:eastAsia="Times New Roman" w:cs="Times New Roman"/>
              <w:sz w:val="28"/>
              <w:szCs w:val="32"/>
              <w:lang w:eastAsia="es-ES"/>
            </w:rPr>
            <w:t xml:space="preserve">BARRANCOS ORTIZ LUIS ANGEL </w:t>
          </w:r>
        </w:p>
        <w:p w14:paraId="7F2A8F41" w14:textId="196235AC" w:rsidR="00DD3607" w:rsidRDefault="00C200FB" w:rsidP="00C200FB">
          <w:pPr>
            <w:pStyle w:val="Encabezado"/>
            <w:tabs>
              <w:tab w:val="clear" w:pos="4419"/>
              <w:tab w:val="clear" w:pos="8838"/>
            </w:tabs>
            <w:spacing w:before="100" w:after="100" w:line="360" w:lineRule="auto"/>
          </w:pPr>
          <w:r>
            <w:tab/>
          </w:r>
          <w:r w:rsidR="00DD3607">
            <w:tab/>
          </w:r>
          <w:r w:rsidR="00DD3607">
            <w:tab/>
          </w:r>
          <w:r w:rsidR="00DD3607">
            <w:tab/>
          </w:r>
          <w:r w:rsidR="00DD3607" w:rsidRPr="00C200FB">
            <w:rPr>
              <w:sz w:val="28"/>
            </w:rPr>
            <w:t xml:space="preserve">  CRUZ ANDIA CARLOS GERARDO</w:t>
          </w:r>
        </w:p>
        <w:p w14:paraId="6C578B36" w14:textId="77777777" w:rsidR="00966880" w:rsidRPr="0095767E" w:rsidRDefault="00966880" w:rsidP="00DD3607">
          <w:pPr>
            <w:spacing w:after="0" w:line="240" w:lineRule="auto"/>
            <w:jc w:val="center"/>
            <w:rPr>
              <w:rFonts w:eastAsia="Times New Roman" w:cs="Times New Roman"/>
              <w:sz w:val="28"/>
              <w:szCs w:val="32"/>
              <w:lang w:eastAsia="es-ES"/>
            </w:rPr>
          </w:pPr>
        </w:p>
        <w:p w14:paraId="343E0F21" w14:textId="13A3F84E" w:rsidR="00140A89" w:rsidRPr="00C80720" w:rsidRDefault="006F1F5B" w:rsidP="00B26065">
          <w:pPr>
            <w:spacing w:line="240" w:lineRule="auto"/>
            <w:jc w:val="center"/>
            <w:rPr>
              <w:rFonts w:ascii="Times New Roman" w:eastAsia="Times New Roman" w:hAnsi="Times New Roman" w:cs="Times New Roman"/>
              <w:szCs w:val="32"/>
              <w:lang w:eastAsia="es-ES"/>
            </w:rPr>
          </w:pPr>
          <w:r>
            <w:rPr>
              <w:rFonts w:eastAsia="Times New Roman" w:cs="Times New Roman"/>
              <w:szCs w:val="32"/>
              <w:lang w:eastAsia="es-ES"/>
            </w:rPr>
            <w:t>SANTA CRUZ</w:t>
          </w:r>
          <w:r w:rsidR="00DF7B31">
            <w:rPr>
              <w:rFonts w:eastAsia="Times New Roman" w:cs="Times New Roman"/>
              <w:szCs w:val="32"/>
              <w:lang w:eastAsia="es-ES"/>
            </w:rPr>
            <w:t xml:space="preserve"> </w:t>
          </w:r>
          <w:r w:rsidR="00B26065">
            <w:rPr>
              <w:rFonts w:eastAsia="Times New Roman" w:cs="Times New Roman"/>
              <w:szCs w:val="32"/>
              <w:lang w:eastAsia="es-ES"/>
            </w:rPr>
            <w:t xml:space="preserve">- </w:t>
          </w:r>
          <w:r w:rsidR="00B26065">
            <w:rPr>
              <w:rFonts w:eastAsia="Times New Roman" w:cs="Times New Roman"/>
              <w:szCs w:val="32"/>
              <w:lang w:eastAsia="es-ES"/>
            </w:rPr>
            <w:fldChar w:fldCharType="begin"/>
          </w:r>
          <w:r w:rsidR="00B26065">
            <w:rPr>
              <w:rFonts w:eastAsia="Times New Roman" w:cs="Times New Roman"/>
              <w:szCs w:val="32"/>
              <w:lang w:eastAsia="es-ES"/>
            </w:rPr>
            <w:instrText xml:space="preserve"> TIME \@ "dddd, dd' de 'MMMM' de 'yyyy" </w:instrText>
          </w:r>
          <w:r w:rsidR="00B26065">
            <w:rPr>
              <w:rFonts w:eastAsia="Times New Roman" w:cs="Times New Roman"/>
              <w:szCs w:val="32"/>
              <w:lang w:eastAsia="es-ES"/>
            </w:rPr>
            <w:fldChar w:fldCharType="separate"/>
          </w:r>
          <w:r w:rsidR="00986D03">
            <w:rPr>
              <w:rFonts w:eastAsia="Times New Roman" w:cs="Times New Roman"/>
              <w:noProof/>
              <w:szCs w:val="32"/>
              <w:lang w:eastAsia="es-ES"/>
            </w:rPr>
            <w:t>sábado, 30 de mayo de 2015</w:t>
          </w:r>
          <w:r w:rsidR="00B26065">
            <w:rPr>
              <w:rFonts w:eastAsia="Times New Roman" w:cs="Times New Roman"/>
              <w:szCs w:val="32"/>
              <w:lang w:eastAsia="es-ES"/>
            </w:rPr>
            <w:fldChar w:fldCharType="end"/>
          </w:r>
        </w:p>
      </w:sdtContent>
    </w:sdt>
    <w:sdt>
      <w:sdtPr>
        <w:rPr>
          <w:rFonts w:ascii="Verdana" w:eastAsiaTheme="minorHAnsi" w:hAnsi="Verdana" w:cstheme="minorBidi"/>
          <w:b w:val="0"/>
          <w:bCs w:val="0"/>
          <w:color w:val="auto"/>
          <w:sz w:val="22"/>
          <w:szCs w:val="22"/>
          <w:lang w:val="es-ES" w:eastAsia="en-US"/>
        </w:rPr>
        <w:id w:val="-599410092"/>
        <w:docPartObj>
          <w:docPartGallery w:val="Table of Contents"/>
          <w:docPartUnique/>
        </w:docPartObj>
      </w:sdtPr>
      <w:sdtEndPr>
        <w:rPr>
          <w:lang w:val="es-BO"/>
        </w:rPr>
      </w:sdtEndPr>
      <w:sdtContent>
        <w:p w14:paraId="27035FF3" w14:textId="3BD5A495" w:rsidR="00ED13DA" w:rsidRPr="00ED13DA" w:rsidRDefault="00ED13DA" w:rsidP="00ED13DA">
          <w:pPr>
            <w:pStyle w:val="TtulodeTDC"/>
            <w:numPr>
              <w:ilvl w:val="0"/>
              <w:numId w:val="0"/>
            </w:numPr>
            <w:ind w:left="720"/>
            <w:jc w:val="center"/>
            <w:rPr>
              <w:color w:val="auto"/>
            </w:rPr>
          </w:pPr>
          <w:r w:rsidRPr="00ED13DA">
            <w:rPr>
              <w:color w:val="auto"/>
              <w:lang w:val="es-ES"/>
            </w:rPr>
            <w:t>INDICE</w:t>
          </w:r>
        </w:p>
        <w:p w14:paraId="54E04249" w14:textId="77777777" w:rsidR="00AF0B96" w:rsidRDefault="00ED13DA">
          <w:pPr>
            <w:pStyle w:val="TDC1"/>
            <w:rPr>
              <w:rFonts w:asciiTheme="minorHAnsi" w:eastAsiaTheme="minorEastAsia" w:hAnsiTheme="minorHAnsi"/>
              <w:b w:val="0"/>
              <w:lang w:val="es-ES" w:eastAsia="es-ES"/>
            </w:rPr>
          </w:pPr>
          <w:r>
            <w:fldChar w:fldCharType="begin"/>
          </w:r>
          <w:r>
            <w:instrText xml:space="preserve"> TOC \o "1-3" \h \z \u </w:instrText>
          </w:r>
          <w:r>
            <w:fldChar w:fldCharType="separate"/>
          </w:r>
          <w:hyperlink w:anchor="_Toc417646099" w:history="1">
            <w:r w:rsidR="00AF0B96" w:rsidRPr="003468B8">
              <w:rPr>
                <w:rStyle w:val="Hipervnculo"/>
              </w:rPr>
              <w:t>CAPITULO 1. PERFIL DE PROYECTO</w:t>
            </w:r>
            <w:r w:rsidR="00AF0B96">
              <w:rPr>
                <w:webHidden/>
              </w:rPr>
              <w:tab/>
            </w:r>
            <w:r w:rsidR="00AF0B96">
              <w:rPr>
                <w:webHidden/>
              </w:rPr>
              <w:fldChar w:fldCharType="begin"/>
            </w:r>
            <w:r w:rsidR="00AF0B96">
              <w:rPr>
                <w:webHidden/>
              </w:rPr>
              <w:instrText xml:space="preserve"> PAGEREF _Toc417646099 \h </w:instrText>
            </w:r>
            <w:r w:rsidR="00AF0B96">
              <w:rPr>
                <w:webHidden/>
              </w:rPr>
            </w:r>
            <w:r w:rsidR="00AF0B96">
              <w:rPr>
                <w:webHidden/>
              </w:rPr>
              <w:fldChar w:fldCharType="separate"/>
            </w:r>
            <w:r w:rsidR="002870DA">
              <w:rPr>
                <w:webHidden/>
              </w:rPr>
              <w:t>5</w:t>
            </w:r>
            <w:r w:rsidR="00AF0B96">
              <w:rPr>
                <w:webHidden/>
              </w:rPr>
              <w:fldChar w:fldCharType="end"/>
            </w:r>
          </w:hyperlink>
        </w:p>
        <w:p w14:paraId="3A5BDA8A" w14:textId="77777777" w:rsidR="00AF0B96" w:rsidRDefault="00F13DDA">
          <w:pPr>
            <w:pStyle w:val="TDC1"/>
            <w:rPr>
              <w:rFonts w:asciiTheme="minorHAnsi" w:eastAsiaTheme="minorEastAsia" w:hAnsiTheme="minorHAnsi"/>
              <w:b w:val="0"/>
              <w:lang w:val="es-ES" w:eastAsia="es-ES"/>
            </w:rPr>
          </w:pPr>
          <w:hyperlink w:anchor="_Toc417646100" w:history="1">
            <w:r w:rsidR="00AF0B96" w:rsidRPr="003468B8">
              <w:rPr>
                <w:rStyle w:val="Hipervnculo"/>
              </w:rPr>
              <w:t>1.</w:t>
            </w:r>
            <w:r w:rsidR="00AF0B96">
              <w:rPr>
                <w:rFonts w:asciiTheme="minorHAnsi" w:eastAsiaTheme="minorEastAsia" w:hAnsiTheme="minorHAnsi"/>
                <w:b w:val="0"/>
                <w:lang w:val="es-ES" w:eastAsia="es-ES"/>
              </w:rPr>
              <w:tab/>
            </w:r>
            <w:r w:rsidR="00AF0B96" w:rsidRPr="003468B8">
              <w:rPr>
                <w:rStyle w:val="Hipervnculo"/>
              </w:rPr>
              <w:t>INTRODUCCIÓN.</w:t>
            </w:r>
            <w:r w:rsidR="00AF0B96">
              <w:rPr>
                <w:webHidden/>
              </w:rPr>
              <w:tab/>
            </w:r>
            <w:r w:rsidR="00AF0B96">
              <w:rPr>
                <w:webHidden/>
              </w:rPr>
              <w:fldChar w:fldCharType="begin"/>
            </w:r>
            <w:r w:rsidR="00AF0B96">
              <w:rPr>
                <w:webHidden/>
              </w:rPr>
              <w:instrText xml:space="preserve"> PAGEREF _Toc417646100 \h </w:instrText>
            </w:r>
            <w:r w:rsidR="00AF0B96">
              <w:rPr>
                <w:webHidden/>
              </w:rPr>
            </w:r>
            <w:r w:rsidR="00AF0B96">
              <w:rPr>
                <w:webHidden/>
              </w:rPr>
              <w:fldChar w:fldCharType="separate"/>
            </w:r>
            <w:r w:rsidR="002870DA">
              <w:rPr>
                <w:webHidden/>
              </w:rPr>
              <w:t>5</w:t>
            </w:r>
            <w:r w:rsidR="00AF0B96">
              <w:rPr>
                <w:webHidden/>
              </w:rPr>
              <w:fldChar w:fldCharType="end"/>
            </w:r>
          </w:hyperlink>
        </w:p>
        <w:p w14:paraId="70DBA8D0" w14:textId="77777777" w:rsidR="00AF0B96" w:rsidRDefault="00F13DDA">
          <w:pPr>
            <w:pStyle w:val="TDC1"/>
            <w:rPr>
              <w:rFonts w:asciiTheme="minorHAnsi" w:eastAsiaTheme="minorEastAsia" w:hAnsiTheme="minorHAnsi"/>
              <w:b w:val="0"/>
              <w:lang w:val="es-ES" w:eastAsia="es-ES"/>
            </w:rPr>
          </w:pPr>
          <w:hyperlink w:anchor="_Toc417646101" w:history="1">
            <w:r w:rsidR="00AF0B96" w:rsidRPr="003468B8">
              <w:rPr>
                <w:rStyle w:val="Hipervnculo"/>
              </w:rPr>
              <w:t>2.</w:t>
            </w:r>
            <w:r w:rsidR="00AF0B96">
              <w:rPr>
                <w:rFonts w:asciiTheme="minorHAnsi" w:eastAsiaTheme="minorEastAsia" w:hAnsiTheme="minorHAnsi"/>
                <w:b w:val="0"/>
                <w:lang w:val="es-ES" w:eastAsia="es-ES"/>
              </w:rPr>
              <w:tab/>
            </w:r>
            <w:r w:rsidR="00AF0B96" w:rsidRPr="003468B8">
              <w:rPr>
                <w:rStyle w:val="Hipervnculo"/>
              </w:rPr>
              <w:t>ANTECEDENTES.</w:t>
            </w:r>
            <w:r w:rsidR="00AF0B96">
              <w:rPr>
                <w:webHidden/>
              </w:rPr>
              <w:tab/>
            </w:r>
            <w:r w:rsidR="00AF0B96">
              <w:rPr>
                <w:webHidden/>
              </w:rPr>
              <w:fldChar w:fldCharType="begin"/>
            </w:r>
            <w:r w:rsidR="00AF0B96">
              <w:rPr>
                <w:webHidden/>
              </w:rPr>
              <w:instrText xml:space="preserve"> PAGEREF _Toc417646101 \h </w:instrText>
            </w:r>
            <w:r w:rsidR="00AF0B96">
              <w:rPr>
                <w:webHidden/>
              </w:rPr>
            </w:r>
            <w:r w:rsidR="00AF0B96">
              <w:rPr>
                <w:webHidden/>
              </w:rPr>
              <w:fldChar w:fldCharType="separate"/>
            </w:r>
            <w:r w:rsidR="002870DA">
              <w:rPr>
                <w:webHidden/>
              </w:rPr>
              <w:t>6</w:t>
            </w:r>
            <w:r w:rsidR="00AF0B96">
              <w:rPr>
                <w:webHidden/>
              </w:rPr>
              <w:fldChar w:fldCharType="end"/>
            </w:r>
          </w:hyperlink>
        </w:p>
        <w:p w14:paraId="35E814BF" w14:textId="77777777" w:rsidR="00AF0B96" w:rsidRDefault="00F13DDA">
          <w:pPr>
            <w:pStyle w:val="TDC1"/>
            <w:rPr>
              <w:rFonts w:asciiTheme="minorHAnsi" w:eastAsiaTheme="minorEastAsia" w:hAnsiTheme="minorHAnsi"/>
              <w:b w:val="0"/>
              <w:lang w:val="es-ES" w:eastAsia="es-ES"/>
            </w:rPr>
          </w:pPr>
          <w:hyperlink w:anchor="_Toc417646102" w:history="1">
            <w:r w:rsidR="00AF0B96" w:rsidRPr="003468B8">
              <w:rPr>
                <w:rStyle w:val="Hipervnculo"/>
              </w:rPr>
              <w:t>3.</w:t>
            </w:r>
            <w:r w:rsidR="00AF0B96">
              <w:rPr>
                <w:rFonts w:asciiTheme="minorHAnsi" w:eastAsiaTheme="minorEastAsia" w:hAnsiTheme="minorHAnsi"/>
                <w:b w:val="0"/>
                <w:lang w:val="es-ES" w:eastAsia="es-ES"/>
              </w:rPr>
              <w:tab/>
            </w:r>
            <w:r w:rsidR="00AF0B96" w:rsidRPr="003468B8">
              <w:rPr>
                <w:rStyle w:val="Hipervnculo"/>
              </w:rPr>
              <w:t>DESCRIPCIÓN DEL PROBLEMA.</w:t>
            </w:r>
            <w:r w:rsidR="00AF0B96">
              <w:rPr>
                <w:webHidden/>
              </w:rPr>
              <w:tab/>
            </w:r>
            <w:r w:rsidR="00AF0B96">
              <w:rPr>
                <w:webHidden/>
              </w:rPr>
              <w:fldChar w:fldCharType="begin"/>
            </w:r>
            <w:r w:rsidR="00AF0B96">
              <w:rPr>
                <w:webHidden/>
              </w:rPr>
              <w:instrText xml:space="preserve"> PAGEREF _Toc417646102 \h </w:instrText>
            </w:r>
            <w:r w:rsidR="00AF0B96">
              <w:rPr>
                <w:webHidden/>
              </w:rPr>
            </w:r>
            <w:r w:rsidR="00AF0B96">
              <w:rPr>
                <w:webHidden/>
              </w:rPr>
              <w:fldChar w:fldCharType="separate"/>
            </w:r>
            <w:r w:rsidR="002870DA">
              <w:rPr>
                <w:webHidden/>
              </w:rPr>
              <w:t>7</w:t>
            </w:r>
            <w:r w:rsidR="00AF0B96">
              <w:rPr>
                <w:webHidden/>
              </w:rPr>
              <w:fldChar w:fldCharType="end"/>
            </w:r>
          </w:hyperlink>
        </w:p>
        <w:p w14:paraId="2370AD7E" w14:textId="77777777" w:rsidR="00AF0B96" w:rsidRDefault="00F13DDA">
          <w:pPr>
            <w:pStyle w:val="TDC2"/>
            <w:tabs>
              <w:tab w:val="left" w:pos="1760"/>
              <w:tab w:val="right" w:leader="dot" w:pos="9111"/>
            </w:tabs>
            <w:rPr>
              <w:rFonts w:asciiTheme="minorHAnsi" w:eastAsiaTheme="minorEastAsia" w:hAnsiTheme="minorHAnsi"/>
              <w:noProof/>
              <w:lang w:val="es-ES" w:eastAsia="es-ES"/>
            </w:rPr>
          </w:pPr>
          <w:hyperlink w:anchor="_Toc417646103" w:history="1">
            <w:r w:rsidR="00AF0B96" w:rsidRPr="003468B8">
              <w:rPr>
                <w:rStyle w:val="Hipervnculo"/>
                <w:noProof/>
              </w:rPr>
              <w:t>3.1.</w:t>
            </w:r>
            <w:r w:rsidR="00AF0B96">
              <w:rPr>
                <w:rFonts w:asciiTheme="minorHAnsi" w:eastAsiaTheme="minorEastAsia" w:hAnsiTheme="minorHAnsi"/>
                <w:noProof/>
                <w:lang w:val="es-ES" w:eastAsia="es-ES"/>
              </w:rPr>
              <w:tab/>
            </w:r>
            <w:r w:rsidR="00AF0B96" w:rsidRPr="003468B8">
              <w:rPr>
                <w:rStyle w:val="Hipervnculo"/>
                <w:noProof/>
              </w:rPr>
              <w:t>Recepción de llamadas y primeros auxilios</w:t>
            </w:r>
            <w:r w:rsidR="00AF0B96">
              <w:rPr>
                <w:noProof/>
                <w:webHidden/>
              </w:rPr>
              <w:tab/>
            </w:r>
            <w:r w:rsidR="00AF0B96">
              <w:rPr>
                <w:noProof/>
                <w:webHidden/>
              </w:rPr>
              <w:fldChar w:fldCharType="begin"/>
            </w:r>
            <w:r w:rsidR="00AF0B96">
              <w:rPr>
                <w:noProof/>
                <w:webHidden/>
              </w:rPr>
              <w:instrText xml:space="preserve"> PAGEREF _Toc417646103 \h </w:instrText>
            </w:r>
            <w:r w:rsidR="00AF0B96">
              <w:rPr>
                <w:noProof/>
                <w:webHidden/>
              </w:rPr>
            </w:r>
            <w:r w:rsidR="00AF0B96">
              <w:rPr>
                <w:noProof/>
                <w:webHidden/>
              </w:rPr>
              <w:fldChar w:fldCharType="separate"/>
            </w:r>
            <w:r w:rsidR="002870DA">
              <w:rPr>
                <w:noProof/>
                <w:webHidden/>
              </w:rPr>
              <w:t>7</w:t>
            </w:r>
            <w:r w:rsidR="00AF0B96">
              <w:rPr>
                <w:noProof/>
                <w:webHidden/>
              </w:rPr>
              <w:fldChar w:fldCharType="end"/>
            </w:r>
          </w:hyperlink>
        </w:p>
        <w:p w14:paraId="34BC86E7" w14:textId="77777777" w:rsidR="00AF0B96" w:rsidRDefault="00F13DDA">
          <w:pPr>
            <w:pStyle w:val="TDC2"/>
            <w:tabs>
              <w:tab w:val="left" w:pos="1760"/>
              <w:tab w:val="right" w:leader="dot" w:pos="9111"/>
            </w:tabs>
            <w:rPr>
              <w:rFonts w:asciiTheme="minorHAnsi" w:eastAsiaTheme="minorEastAsia" w:hAnsiTheme="minorHAnsi"/>
              <w:noProof/>
              <w:lang w:val="es-ES" w:eastAsia="es-ES"/>
            </w:rPr>
          </w:pPr>
          <w:hyperlink w:anchor="_Toc417646104" w:history="1">
            <w:r w:rsidR="00AF0B96" w:rsidRPr="003468B8">
              <w:rPr>
                <w:rStyle w:val="Hipervnculo"/>
                <w:noProof/>
              </w:rPr>
              <w:t>3.2.</w:t>
            </w:r>
            <w:r w:rsidR="00AF0B96">
              <w:rPr>
                <w:rFonts w:asciiTheme="minorHAnsi" w:eastAsiaTheme="minorEastAsia" w:hAnsiTheme="minorHAnsi"/>
                <w:noProof/>
                <w:lang w:val="es-ES" w:eastAsia="es-ES"/>
              </w:rPr>
              <w:tab/>
            </w:r>
            <w:r w:rsidR="00AF0B96" w:rsidRPr="003468B8">
              <w:rPr>
                <w:rStyle w:val="Hipervnculo"/>
                <w:noProof/>
              </w:rPr>
              <w:t>Asignación y despacho de ambulancias</w:t>
            </w:r>
            <w:r w:rsidR="00AF0B96">
              <w:rPr>
                <w:noProof/>
                <w:webHidden/>
              </w:rPr>
              <w:tab/>
            </w:r>
            <w:r w:rsidR="00AF0B96">
              <w:rPr>
                <w:noProof/>
                <w:webHidden/>
              </w:rPr>
              <w:fldChar w:fldCharType="begin"/>
            </w:r>
            <w:r w:rsidR="00AF0B96">
              <w:rPr>
                <w:noProof/>
                <w:webHidden/>
              </w:rPr>
              <w:instrText xml:space="preserve"> PAGEREF _Toc417646104 \h </w:instrText>
            </w:r>
            <w:r w:rsidR="00AF0B96">
              <w:rPr>
                <w:noProof/>
                <w:webHidden/>
              </w:rPr>
            </w:r>
            <w:r w:rsidR="00AF0B96">
              <w:rPr>
                <w:noProof/>
                <w:webHidden/>
              </w:rPr>
              <w:fldChar w:fldCharType="separate"/>
            </w:r>
            <w:r w:rsidR="002870DA">
              <w:rPr>
                <w:noProof/>
                <w:webHidden/>
              </w:rPr>
              <w:t>8</w:t>
            </w:r>
            <w:r w:rsidR="00AF0B96">
              <w:rPr>
                <w:noProof/>
                <w:webHidden/>
              </w:rPr>
              <w:fldChar w:fldCharType="end"/>
            </w:r>
          </w:hyperlink>
        </w:p>
        <w:p w14:paraId="3F901460" w14:textId="77777777" w:rsidR="00AF0B96" w:rsidRDefault="00F13DDA">
          <w:pPr>
            <w:pStyle w:val="TDC2"/>
            <w:tabs>
              <w:tab w:val="left" w:pos="1760"/>
              <w:tab w:val="right" w:leader="dot" w:pos="9111"/>
            </w:tabs>
            <w:rPr>
              <w:rFonts w:asciiTheme="minorHAnsi" w:eastAsiaTheme="minorEastAsia" w:hAnsiTheme="minorHAnsi"/>
              <w:noProof/>
              <w:lang w:val="es-ES" w:eastAsia="es-ES"/>
            </w:rPr>
          </w:pPr>
          <w:hyperlink w:anchor="_Toc417646105" w:history="1">
            <w:r w:rsidR="00AF0B96" w:rsidRPr="003468B8">
              <w:rPr>
                <w:rStyle w:val="Hipervnculo"/>
                <w:noProof/>
              </w:rPr>
              <w:t>3.3.</w:t>
            </w:r>
            <w:r w:rsidR="00AF0B96">
              <w:rPr>
                <w:rFonts w:asciiTheme="minorHAnsi" w:eastAsiaTheme="minorEastAsia" w:hAnsiTheme="minorHAnsi"/>
                <w:noProof/>
                <w:lang w:val="es-ES" w:eastAsia="es-ES"/>
              </w:rPr>
              <w:tab/>
            </w:r>
            <w:r w:rsidR="00AF0B96" w:rsidRPr="003468B8">
              <w:rPr>
                <w:rStyle w:val="Hipervnculo"/>
                <w:noProof/>
              </w:rPr>
              <w:t>Traslado de ambulancia al lugar del incidente</w:t>
            </w:r>
            <w:r w:rsidR="00AF0B96">
              <w:rPr>
                <w:noProof/>
                <w:webHidden/>
              </w:rPr>
              <w:tab/>
            </w:r>
            <w:r w:rsidR="00AF0B96">
              <w:rPr>
                <w:noProof/>
                <w:webHidden/>
              </w:rPr>
              <w:fldChar w:fldCharType="begin"/>
            </w:r>
            <w:r w:rsidR="00AF0B96">
              <w:rPr>
                <w:noProof/>
                <w:webHidden/>
              </w:rPr>
              <w:instrText xml:space="preserve"> PAGEREF _Toc417646105 \h </w:instrText>
            </w:r>
            <w:r w:rsidR="00AF0B96">
              <w:rPr>
                <w:noProof/>
                <w:webHidden/>
              </w:rPr>
            </w:r>
            <w:r w:rsidR="00AF0B96">
              <w:rPr>
                <w:noProof/>
                <w:webHidden/>
              </w:rPr>
              <w:fldChar w:fldCharType="separate"/>
            </w:r>
            <w:r w:rsidR="002870DA">
              <w:rPr>
                <w:noProof/>
                <w:webHidden/>
              </w:rPr>
              <w:t>9</w:t>
            </w:r>
            <w:r w:rsidR="00AF0B96">
              <w:rPr>
                <w:noProof/>
                <w:webHidden/>
              </w:rPr>
              <w:fldChar w:fldCharType="end"/>
            </w:r>
          </w:hyperlink>
        </w:p>
        <w:p w14:paraId="156A7328" w14:textId="77777777" w:rsidR="00AF0B96" w:rsidRDefault="00F13DDA">
          <w:pPr>
            <w:pStyle w:val="TDC2"/>
            <w:tabs>
              <w:tab w:val="left" w:pos="1760"/>
              <w:tab w:val="right" w:leader="dot" w:pos="9111"/>
            </w:tabs>
            <w:rPr>
              <w:rFonts w:asciiTheme="minorHAnsi" w:eastAsiaTheme="minorEastAsia" w:hAnsiTheme="minorHAnsi"/>
              <w:noProof/>
              <w:lang w:val="es-ES" w:eastAsia="es-ES"/>
            </w:rPr>
          </w:pPr>
          <w:hyperlink w:anchor="_Toc417646106" w:history="1">
            <w:r w:rsidR="00AF0B96" w:rsidRPr="003468B8">
              <w:rPr>
                <w:rStyle w:val="Hipervnculo"/>
                <w:noProof/>
              </w:rPr>
              <w:t>3.4.</w:t>
            </w:r>
            <w:r w:rsidR="00AF0B96">
              <w:rPr>
                <w:rFonts w:asciiTheme="minorHAnsi" w:eastAsiaTheme="minorEastAsia" w:hAnsiTheme="minorHAnsi"/>
                <w:noProof/>
                <w:lang w:val="es-ES" w:eastAsia="es-ES"/>
              </w:rPr>
              <w:tab/>
            </w:r>
            <w:r w:rsidR="00AF0B96" w:rsidRPr="003468B8">
              <w:rPr>
                <w:rStyle w:val="Hipervnculo"/>
                <w:noProof/>
              </w:rPr>
              <w:t>Atención pre-hospitalaria</w:t>
            </w:r>
            <w:r w:rsidR="00AF0B96">
              <w:rPr>
                <w:noProof/>
                <w:webHidden/>
              </w:rPr>
              <w:tab/>
            </w:r>
            <w:r w:rsidR="00AF0B96">
              <w:rPr>
                <w:noProof/>
                <w:webHidden/>
              </w:rPr>
              <w:fldChar w:fldCharType="begin"/>
            </w:r>
            <w:r w:rsidR="00AF0B96">
              <w:rPr>
                <w:noProof/>
                <w:webHidden/>
              </w:rPr>
              <w:instrText xml:space="preserve"> PAGEREF _Toc417646106 \h </w:instrText>
            </w:r>
            <w:r w:rsidR="00AF0B96">
              <w:rPr>
                <w:noProof/>
                <w:webHidden/>
              </w:rPr>
            </w:r>
            <w:r w:rsidR="00AF0B96">
              <w:rPr>
                <w:noProof/>
                <w:webHidden/>
              </w:rPr>
              <w:fldChar w:fldCharType="separate"/>
            </w:r>
            <w:r w:rsidR="002870DA">
              <w:rPr>
                <w:noProof/>
                <w:webHidden/>
              </w:rPr>
              <w:t>9</w:t>
            </w:r>
            <w:r w:rsidR="00AF0B96">
              <w:rPr>
                <w:noProof/>
                <w:webHidden/>
              </w:rPr>
              <w:fldChar w:fldCharType="end"/>
            </w:r>
          </w:hyperlink>
        </w:p>
        <w:p w14:paraId="2FD07590" w14:textId="77777777" w:rsidR="00AF0B96" w:rsidRDefault="00F13DDA">
          <w:pPr>
            <w:pStyle w:val="TDC2"/>
            <w:tabs>
              <w:tab w:val="left" w:pos="1760"/>
              <w:tab w:val="right" w:leader="dot" w:pos="9111"/>
            </w:tabs>
            <w:rPr>
              <w:rFonts w:asciiTheme="minorHAnsi" w:eastAsiaTheme="minorEastAsia" w:hAnsiTheme="minorHAnsi"/>
              <w:noProof/>
              <w:lang w:val="es-ES" w:eastAsia="es-ES"/>
            </w:rPr>
          </w:pPr>
          <w:hyperlink w:anchor="_Toc417646107" w:history="1">
            <w:r w:rsidR="00AF0B96" w:rsidRPr="003468B8">
              <w:rPr>
                <w:rStyle w:val="Hipervnculo"/>
                <w:noProof/>
              </w:rPr>
              <w:t>3.5.</w:t>
            </w:r>
            <w:r w:rsidR="00AF0B96">
              <w:rPr>
                <w:rFonts w:asciiTheme="minorHAnsi" w:eastAsiaTheme="minorEastAsia" w:hAnsiTheme="minorHAnsi"/>
                <w:noProof/>
                <w:lang w:val="es-ES" w:eastAsia="es-ES"/>
              </w:rPr>
              <w:tab/>
            </w:r>
            <w:r w:rsidR="00AF0B96" w:rsidRPr="003468B8">
              <w:rPr>
                <w:rStyle w:val="Hipervnculo"/>
                <w:noProof/>
              </w:rPr>
              <w:t>Traslado al centro asistencial</w:t>
            </w:r>
            <w:r w:rsidR="00AF0B96">
              <w:rPr>
                <w:noProof/>
                <w:webHidden/>
              </w:rPr>
              <w:tab/>
            </w:r>
            <w:r w:rsidR="00AF0B96">
              <w:rPr>
                <w:noProof/>
                <w:webHidden/>
              </w:rPr>
              <w:fldChar w:fldCharType="begin"/>
            </w:r>
            <w:r w:rsidR="00AF0B96">
              <w:rPr>
                <w:noProof/>
                <w:webHidden/>
              </w:rPr>
              <w:instrText xml:space="preserve"> PAGEREF _Toc417646107 \h </w:instrText>
            </w:r>
            <w:r w:rsidR="00AF0B96">
              <w:rPr>
                <w:noProof/>
                <w:webHidden/>
              </w:rPr>
            </w:r>
            <w:r w:rsidR="00AF0B96">
              <w:rPr>
                <w:noProof/>
                <w:webHidden/>
              </w:rPr>
              <w:fldChar w:fldCharType="separate"/>
            </w:r>
            <w:r w:rsidR="002870DA">
              <w:rPr>
                <w:noProof/>
                <w:webHidden/>
              </w:rPr>
              <w:t>10</w:t>
            </w:r>
            <w:r w:rsidR="00AF0B96">
              <w:rPr>
                <w:noProof/>
                <w:webHidden/>
              </w:rPr>
              <w:fldChar w:fldCharType="end"/>
            </w:r>
          </w:hyperlink>
        </w:p>
        <w:p w14:paraId="6B3AD958" w14:textId="77777777" w:rsidR="00AF0B96" w:rsidRDefault="00F13DDA">
          <w:pPr>
            <w:pStyle w:val="TDC2"/>
            <w:tabs>
              <w:tab w:val="left" w:pos="1760"/>
              <w:tab w:val="right" w:leader="dot" w:pos="9111"/>
            </w:tabs>
            <w:rPr>
              <w:rFonts w:asciiTheme="minorHAnsi" w:eastAsiaTheme="minorEastAsia" w:hAnsiTheme="minorHAnsi"/>
              <w:noProof/>
              <w:lang w:val="es-ES" w:eastAsia="es-ES"/>
            </w:rPr>
          </w:pPr>
          <w:hyperlink w:anchor="_Toc417646108" w:history="1">
            <w:r w:rsidR="00AF0B96" w:rsidRPr="003468B8">
              <w:rPr>
                <w:rStyle w:val="Hipervnculo"/>
                <w:noProof/>
              </w:rPr>
              <w:t>3.6.</w:t>
            </w:r>
            <w:r w:rsidR="00AF0B96">
              <w:rPr>
                <w:rFonts w:asciiTheme="minorHAnsi" w:eastAsiaTheme="minorEastAsia" w:hAnsiTheme="minorHAnsi"/>
                <w:noProof/>
                <w:lang w:val="es-ES" w:eastAsia="es-ES"/>
              </w:rPr>
              <w:tab/>
            </w:r>
            <w:r w:rsidR="00AF0B96" w:rsidRPr="003468B8">
              <w:rPr>
                <w:rStyle w:val="Hipervnculo"/>
                <w:noProof/>
              </w:rPr>
              <w:t>Entrega del paciente con su historia clínica</w:t>
            </w:r>
            <w:r w:rsidR="00AF0B96">
              <w:rPr>
                <w:noProof/>
                <w:webHidden/>
              </w:rPr>
              <w:tab/>
            </w:r>
            <w:r w:rsidR="00AF0B96">
              <w:rPr>
                <w:noProof/>
                <w:webHidden/>
              </w:rPr>
              <w:fldChar w:fldCharType="begin"/>
            </w:r>
            <w:r w:rsidR="00AF0B96">
              <w:rPr>
                <w:noProof/>
                <w:webHidden/>
              </w:rPr>
              <w:instrText xml:space="preserve"> PAGEREF _Toc417646108 \h </w:instrText>
            </w:r>
            <w:r w:rsidR="00AF0B96">
              <w:rPr>
                <w:noProof/>
                <w:webHidden/>
              </w:rPr>
            </w:r>
            <w:r w:rsidR="00AF0B96">
              <w:rPr>
                <w:noProof/>
                <w:webHidden/>
              </w:rPr>
              <w:fldChar w:fldCharType="separate"/>
            </w:r>
            <w:r w:rsidR="002870DA">
              <w:rPr>
                <w:noProof/>
                <w:webHidden/>
              </w:rPr>
              <w:t>10</w:t>
            </w:r>
            <w:r w:rsidR="00AF0B96">
              <w:rPr>
                <w:noProof/>
                <w:webHidden/>
              </w:rPr>
              <w:fldChar w:fldCharType="end"/>
            </w:r>
          </w:hyperlink>
        </w:p>
        <w:p w14:paraId="4BB10279" w14:textId="77777777" w:rsidR="00AF0B96" w:rsidRDefault="00F13DDA">
          <w:pPr>
            <w:pStyle w:val="TDC2"/>
            <w:tabs>
              <w:tab w:val="left" w:pos="1760"/>
              <w:tab w:val="right" w:leader="dot" w:pos="9111"/>
            </w:tabs>
            <w:rPr>
              <w:rFonts w:asciiTheme="minorHAnsi" w:eastAsiaTheme="minorEastAsia" w:hAnsiTheme="minorHAnsi"/>
              <w:noProof/>
              <w:lang w:val="es-ES" w:eastAsia="es-ES"/>
            </w:rPr>
          </w:pPr>
          <w:hyperlink w:anchor="_Toc417646109" w:history="1">
            <w:r w:rsidR="00AF0B96" w:rsidRPr="003468B8">
              <w:rPr>
                <w:rStyle w:val="Hipervnculo"/>
                <w:noProof/>
              </w:rPr>
              <w:t>3.7.</w:t>
            </w:r>
            <w:r w:rsidR="00AF0B96">
              <w:rPr>
                <w:rFonts w:asciiTheme="minorHAnsi" w:eastAsiaTheme="minorEastAsia" w:hAnsiTheme="minorHAnsi"/>
                <w:noProof/>
                <w:lang w:val="es-ES" w:eastAsia="es-ES"/>
              </w:rPr>
              <w:tab/>
            </w:r>
            <w:r w:rsidR="00AF0B96" w:rsidRPr="003468B8">
              <w:rPr>
                <w:rStyle w:val="Hipervnculo"/>
                <w:noProof/>
              </w:rPr>
              <w:t>Restablecimiento de recursos</w:t>
            </w:r>
            <w:r w:rsidR="00AF0B96">
              <w:rPr>
                <w:noProof/>
                <w:webHidden/>
              </w:rPr>
              <w:tab/>
            </w:r>
            <w:r w:rsidR="00AF0B96">
              <w:rPr>
                <w:noProof/>
                <w:webHidden/>
              </w:rPr>
              <w:fldChar w:fldCharType="begin"/>
            </w:r>
            <w:r w:rsidR="00AF0B96">
              <w:rPr>
                <w:noProof/>
                <w:webHidden/>
              </w:rPr>
              <w:instrText xml:space="preserve"> PAGEREF _Toc417646109 \h </w:instrText>
            </w:r>
            <w:r w:rsidR="00AF0B96">
              <w:rPr>
                <w:noProof/>
                <w:webHidden/>
              </w:rPr>
            </w:r>
            <w:r w:rsidR="00AF0B96">
              <w:rPr>
                <w:noProof/>
                <w:webHidden/>
              </w:rPr>
              <w:fldChar w:fldCharType="separate"/>
            </w:r>
            <w:r w:rsidR="002870DA">
              <w:rPr>
                <w:noProof/>
                <w:webHidden/>
              </w:rPr>
              <w:t>10</w:t>
            </w:r>
            <w:r w:rsidR="00AF0B96">
              <w:rPr>
                <w:noProof/>
                <w:webHidden/>
              </w:rPr>
              <w:fldChar w:fldCharType="end"/>
            </w:r>
          </w:hyperlink>
        </w:p>
        <w:p w14:paraId="60B8BF63" w14:textId="77777777" w:rsidR="00AF0B96" w:rsidRDefault="00F13DDA">
          <w:pPr>
            <w:pStyle w:val="TDC1"/>
            <w:rPr>
              <w:rFonts w:asciiTheme="minorHAnsi" w:eastAsiaTheme="minorEastAsia" w:hAnsiTheme="minorHAnsi"/>
              <w:b w:val="0"/>
              <w:lang w:val="es-ES" w:eastAsia="es-ES"/>
            </w:rPr>
          </w:pPr>
          <w:hyperlink w:anchor="_Toc417646110" w:history="1">
            <w:r w:rsidR="00AF0B96" w:rsidRPr="003468B8">
              <w:rPr>
                <w:rStyle w:val="Hipervnculo"/>
              </w:rPr>
              <w:t>4.</w:t>
            </w:r>
            <w:r w:rsidR="00AF0B96">
              <w:rPr>
                <w:rFonts w:asciiTheme="minorHAnsi" w:eastAsiaTheme="minorEastAsia" w:hAnsiTheme="minorHAnsi"/>
                <w:b w:val="0"/>
                <w:lang w:val="es-ES" w:eastAsia="es-ES"/>
              </w:rPr>
              <w:tab/>
            </w:r>
            <w:r w:rsidR="00AF0B96" w:rsidRPr="003468B8">
              <w:rPr>
                <w:rStyle w:val="Hipervnculo"/>
              </w:rPr>
              <w:t>SITUACIÓN PROBLEMÁTICA.</w:t>
            </w:r>
            <w:r w:rsidR="00AF0B96">
              <w:rPr>
                <w:webHidden/>
              </w:rPr>
              <w:tab/>
            </w:r>
            <w:r w:rsidR="00AF0B96">
              <w:rPr>
                <w:webHidden/>
              </w:rPr>
              <w:fldChar w:fldCharType="begin"/>
            </w:r>
            <w:r w:rsidR="00AF0B96">
              <w:rPr>
                <w:webHidden/>
              </w:rPr>
              <w:instrText xml:space="preserve"> PAGEREF _Toc417646110 \h </w:instrText>
            </w:r>
            <w:r w:rsidR="00AF0B96">
              <w:rPr>
                <w:webHidden/>
              </w:rPr>
            </w:r>
            <w:r w:rsidR="00AF0B96">
              <w:rPr>
                <w:webHidden/>
              </w:rPr>
              <w:fldChar w:fldCharType="separate"/>
            </w:r>
            <w:r w:rsidR="002870DA">
              <w:rPr>
                <w:webHidden/>
              </w:rPr>
              <w:t>10</w:t>
            </w:r>
            <w:r w:rsidR="00AF0B96">
              <w:rPr>
                <w:webHidden/>
              </w:rPr>
              <w:fldChar w:fldCharType="end"/>
            </w:r>
          </w:hyperlink>
        </w:p>
        <w:p w14:paraId="2A93143B" w14:textId="77777777" w:rsidR="00AF0B96" w:rsidRDefault="00F13DDA">
          <w:pPr>
            <w:pStyle w:val="TDC1"/>
            <w:rPr>
              <w:rFonts w:asciiTheme="minorHAnsi" w:eastAsiaTheme="minorEastAsia" w:hAnsiTheme="minorHAnsi"/>
              <w:b w:val="0"/>
              <w:lang w:val="es-ES" w:eastAsia="es-ES"/>
            </w:rPr>
          </w:pPr>
          <w:hyperlink w:anchor="_Toc417646111" w:history="1">
            <w:r w:rsidR="00AF0B96" w:rsidRPr="003468B8">
              <w:rPr>
                <w:rStyle w:val="Hipervnculo"/>
              </w:rPr>
              <w:t>5.</w:t>
            </w:r>
            <w:r w:rsidR="00AF0B96">
              <w:rPr>
                <w:rFonts w:asciiTheme="minorHAnsi" w:eastAsiaTheme="minorEastAsia" w:hAnsiTheme="minorHAnsi"/>
                <w:b w:val="0"/>
                <w:lang w:val="es-ES" w:eastAsia="es-ES"/>
              </w:rPr>
              <w:tab/>
            </w:r>
            <w:r w:rsidR="00AF0B96" w:rsidRPr="003468B8">
              <w:rPr>
                <w:rStyle w:val="Hipervnculo"/>
              </w:rPr>
              <w:t>SITUACIÓN DESEADA.</w:t>
            </w:r>
            <w:r w:rsidR="00AF0B96">
              <w:rPr>
                <w:webHidden/>
              </w:rPr>
              <w:tab/>
            </w:r>
            <w:r w:rsidR="00AF0B96">
              <w:rPr>
                <w:webHidden/>
              </w:rPr>
              <w:fldChar w:fldCharType="begin"/>
            </w:r>
            <w:r w:rsidR="00AF0B96">
              <w:rPr>
                <w:webHidden/>
              </w:rPr>
              <w:instrText xml:space="preserve"> PAGEREF _Toc417646111 \h </w:instrText>
            </w:r>
            <w:r w:rsidR="00AF0B96">
              <w:rPr>
                <w:webHidden/>
              </w:rPr>
            </w:r>
            <w:r w:rsidR="00AF0B96">
              <w:rPr>
                <w:webHidden/>
              </w:rPr>
              <w:fldChar w:fldCharType="separate"/>
            </w:r>
            <w:r w:rsidR="002870DA">
              <w:rPr>
                <w:webHidden/>
              </w:rPr>
              <w:t>11</w:t>
            </w:r>
            <w:r w:rsidR="00AF0B96">
              <w:rPr>
                <w:webHidden/>
              </w:rPr>
              <w:fldChar w:fldCharType="end"/>
            </w:r>
          </w:hyperlink>
        </w:p>
        <w:p w14:paraId="677BD80C" w14:textId="77777777" w:rsidR="00AF0B96" w:rsidRDefault="00F13DDA">
          <w:pPr>
            <w:pStyle w:val="TDC1"/>
            <w:rPr>
              <w:rFonts w:asciiTheme="minorHAnsi" w:eastAsiaTheme="minorEastAsia" w:hAnsiTheme="minorHAnsi"/>
              <w:b w:val="0"/>
              <w:lang w:val="es-ES" w:eastAsia="es-ES"/>
            </w:rPr>
          </w:pPr>
          <w:hyperlink w:anchor="_Toc417646112" w:history="1">
            <w:r w:rsidR="00AF0B96" w:rsidRPr="003468B8">
              <w:rPr>
                <w:rStyle w:val="Hipervnculo"/>
              </w:rPr>
              <w:t>6.</w:t>
            </w:r>
            <w:r w:rsidR="00AF0B96">
              <w:rPr>
                <w:rFonts w:asciiTheme="minorHAnsi" w:eastAsiaTheme="minorEastAsia" w:hAnsiTheme="minorHAnsi"/>
                <w:b w:val="0"/>
                <w:lang w:val="es-ES" w:eastAsia="es-ES"/>
              </w:rPr>
              <w:tab/>
            </w:r>
            <w:r w:rsidR="00AF0B96" w:rsidRPr="003468B8">
              <w:rPr>
                <w:rStyle w:val="Hipervnculo"/>
              </w:rPr>
              <w:t>OBJETIVOS.</w:t>
            </w:r>
            <w:r w:rsidR="00AF0B96">
              <w:rPr>
                <w:webHidden/>
              </w:rPr>
              <w:tab/>
            </w:r>
            <w:r w:rsidR="00AF0B96">
              <w:rPr>
                <w:webHidden/>
              </w:rPr>
              <w:fldChar w:fldCharType="begin"/>
            </w:r>
            <w:r w:rsidR="00AF0B96">
              <w:rPr>
                <w:webHidden/>
              </w:rPr>
              <w:instrText xml:space="preserve"> PAGEREF _Toc417646112 \h </w:instrText>
            </w:r>
            <w:r w:rsidR="00AF0B96">
              <w:rPr>
                <w:webHidden/>
              </w:rPr>
            </w:r>
            <w:r w:rsidR="00AF0B96">
              <w:rPr>
                <w:webHidden/>
              </w:rPr>
              <w:fldChar w:fldCharType="separate"/>
            </w:r>
            <w:r w:rsidR="002870DA">
              <w:rPr>
                <w:webHidden/>
              </w:rPr>
              <w:t>11</w:t>
            </w:r>
            <w:r w:rsidR="00AF0B96">
              <w:rPr>
                <w:webHidden/>
              </w:rPr>
              <w:fldChar w:fldCharType="end"/>
            </w:r>
          </w:hyperlink>
        </w:p>
        <w:p w14:paraId="151C428B" w14:textId="77777777" w:rsidR="00AF0B96" w:rsidRDefault="00F13DDA">
          <w:pPr>
            <w:pStyle w:val="TDC2"/>
            <w:tabs>
              <w:tab w:val="left" w:pos="1760"/>
              <w:tab w:val="right" w:leader="dot" w:pos="9111"/>
            </w:tabs>
            <w:rPr>
              <w:rFonts w:asciiTheme="minorHAnsi" w:eastAsiaTheme="minorEastAsia" w:hAnsiTheme="minorHAnsi"/>
              <w:noProof/>
              <w:lang w:val="es-ES" w:eastAsia="es-ES"/>
            </w:rPr>
          </w:pPr>
          <w:hyperlink w:anchor="_Toc417646113" w:history="1">
            <w:r w:rsidR="00AF0B96" w:rsidRPr="003468B8">
              <w:rPr>
                <w:rStyle w:val="Hipervnculo"/>
                <w:noProof/>
              </w:rPr>
              <w:t>6.1.</w:t>
            </w:r>
            <w:r w:rsidR="00AF0B96">
              <w:rPr>
                <w:rFonts w:asciiTheme="minorHAnsi" w:eastAsiaTheme="minorEastAsia" w:hAnsiTheme="minorHAnsi"/>
                <w:noProof/>
                <w:lang w:val="es-ES" w:eastAsia="es-ES"/>
              </w:rPr>
              <w:tab/>
            </w:r>
            <w:r w:rsidR="00AF0B96" w:rsidRPr="003468B8">
              <w:rPr>
                <w:rStyle w:val="Hipervnculo"/>
                <w:noProof/>
              </w:rPr>
              <w:t>Objetivo General.</w:t>
            </w:r>
            <w:r w:rsidR="00AF0B96">
              <w:rPr>
                <w:noProof/>
                <w:webHidden/>
              </w:rPr>
              <w:tab/>
            </w:r>
            <w:r w:rsidR="00AF0B96">
              <w:rPr>
                <w:noProof/>
                <w:webHidden/>
              </w:rPr>
              <w:fldChar w:fldCharType="begin"/>
            </w:r>
            <w:r w:rsidR="00AF0B96">
              <w:rPr>
                <w:noProof/>
                <w:webHidden/>
              </w:rPr>
              <w:instrText xml:space="preserve"> PAGEREF _Toc417646113 \h </w:instrText>
            </w:r>
            <w:r w:rsidR="00AF0B96">
              <w:rPr>
                <w:noProof/>
                <w:webHidden/>
              </w:rPr>
            </w:r>
            <w:r w:rsidR="00AF0B96">
              <w:rPr>
                <w:noProof/>
                <w:webHidden/>
              </w:rPr>
              <w:fldChar w:fldCharType="separate"/>
            </w:r>
            <w:r w:rsidR="002870DA">
              <w:rPr>
                <w:noProof/>
                <w:webHidden/>
              </w:rPr>
              <w:t>11</w:t>
            </w:r>
            <w:r w:rsidR="00AF0B96">
              <w:rPr>
                <w:noProof/>
                <w:webHidden/>
              </w:rPr>
              <w:fldChar w:fldCharType="end"/>
            </w:r>
          </w:hyperlink>
        </w:p>
        <w:p w14:paraId="78317D79" w14:textId="77777777" w:rsidR="00AF0B96" w:rsidRDefault="00F13DDA">
          <w:pPr>
            <w:pStyle w:val="TDC2"/>
            <w:tabs>
              <w:tab w:val="left" w:pos="1760"/>
              <w:tab w:val="right" w:leader="dot" w:pos="9111"/>
            </w:tabs>
            <w:rPr>
              <w:rFonts w:asciiTheme="minorHAnsi" w:eastAsiaTheme="minorEastAsia" w:hAnsiTheme="minorHAnsi"/>
              <w:noProof/>
              <w:lang w:val="es-ES" w:eastAsia="es-ES"/>
            </w:rPr>
          </w:pPr>
          <w:hyperlink w:anchor="_Toc417646114" w:history="1">
            <w:r w:rsidR="00AF0B96" w:rsidRPr="003468B8">
              <w:rPr>
                <w:rStyle w:val="Hipervnculo"/>
                <w:noProof/>
              </w:rPr>
              <w:t>6.2.</w:t>
            </w:r>
            <w:r w:rsidR="00AF0B96">
              <w:rPr>
                <w:rFonts w:asciiTheme="minorHAnsi" w:eastAsiaTheme="minorEastAsia" w:hAnsiTheme="minorHAnsi"/>
                <w:noProof/>
                <w:lang w:val="es-ES" w:eastAsia="es-ES"/>
              </w:rPr>
              <w:tab/>
            </w:r>
            <w:r w:rsidR="00AF0B96" w:rsidRPr="003468B8">
              <w:rPr>
                <w:rStyle w:val="Hipervnculo"/>
                <w:noProof/>
              </w:rPr>
              <w:t>Objetivos Específicos.</w:t>
            </w:r>
            <w:r w:rsidR="00AF0B96">
              <w:rPr>
                <w:noProof/>
                <w:webHidden/>
              </w:rPr>
              <w:tab/>
            </w:r>
            <w:r w:rsidR="00AF0B96">
              <w:rPr>
                <w:noProof/>
                <w:webHidden/>
              </w:rPr>
              <w:fldChar w:fldCharType="begin"/>
            </w:r>
            <w:r w:rsidR="00AF0B96">
              <w:rPr>
                <w:noProof/>
                <w:webHidden/>
              </w:rPr>
              <w:instrText xml:space="preserve"> PAGEREF _Toc417646114 \h </w:instrText>
            </w:r>
            <w:r w:rsidR="00AF0B96">
              <w:rPr>
                <w:noProof/>
                <w:webHidden/>
              </w:rPr>
            </w:r>
            <w:r w:rsidR="00AF0B96">
              <w:rPr>
                <w:noProof/>
                <w:webHidden/>
              </w:rPr>
              <w:fldChar w:fldCharType="separate"/>
            </w:r>
            <w:r w:rsidR="002870DA">
              <w:rPr>
                <w:noProof/>
                <w:webHidden/>
              </w:rPr>
              <w:t>11</w:t>
            </w:r>
            <w:r w:rsidR="00AF0B96">
              <w:rPr>
                <w:noProof/>
                <w:webHidden/>
              </w:rPr>
              <w:fldChar w:fldCharType="end"/>
            </w:r>
          </w:hyperlink>
        </w:p>
        <w:p w14:paraId="1DA786E4" w14:textId="77777777" w:rsidR="00AF0B96" w:rsidRDefault="00F13DDA">
          <w:pPr>
            <w:pStyle w:val="TDC1"/>
            <w:rPr>
              <w:rFonts w:asciiTheme="minorHAnsi" w:eastAsiaTheme="minorEastAsia" w:hAnsiTheme="minorHAnsi"/>
              <w:b w:val="0"/>
              <w:lang w:val="es-ES" w:eastAsia="es-ES"/>
            </w:rPr>
          </w:pPr>
          <w:hyperlink w:anchor="_Toc417646115" w:history="1">
            <w:r w:rsidR="00AF0B96" w:rsidRPr="003468B8">
              <w:rPr>
                <w:rStyle w:val="Hipervnculo"/>
              </w:rPr>
              <w:t>7.</w:t>
            </w:r>
            <w:r w:rsidR="00AF0B96">
              <w:rPr>
                <w:rFonts w:asciiTheme="minorHAnsi" w:eastAsiaTheme="minorEastAsia" w:hAnsiTheme="minorHAnsi"/>
                <w:b w:val="0"/>
                <w:lang w:val="es-ES" w:eastAsia="es-ES"/>
              </w:rPr>
              <w:tab/>
            </w:r>
            <w:r w:rsidR="00AF0B96" w:rsidRPr="003468B8">
              <w:rPr>
                <w:rStyle w:val="Hipervnculo"/>
              </w:rPr>
              <w:t>ALCANCE.</w:t>
            </w:r>
            <w:r w:rsidR="00AF0B96">
              <w:rPr>
                <w:webHidden/>
              </w:rPr>
              <w:tab/>
            </w:r>
            <w:r w:rsidR="00AF0B96">
              <w:rPr>
                <w:webHidden/>
              </w:rPr>
              <w:fldChar w:fldCharType="begin"/>
            </w:r>
            <w:r w:rsidR="00AF0B96">
              <w:rPr>
                <w:webHidden/>
              </w:rPr>
              <w:instrText xml:space="preserve"> PAGEREF _Toc417646115 \h </w:instrText>
            </w:r>
            <w:r w:rsidR="00AF0B96">
              <w:rPr>
                <w:webHidden/>
              </w:rPr>
            </w:r>
            <w:r w:rsidR="00AF0B96">
              <w:rPr>
                <w:webHidden/>
              </w:rPr>
              <w:fldChar w:fldCharType="separate"/>
            </w:r>
            <w:r w:rsidR="002870DA">
              <w:rPr>
                <w:webHidden/>
              </w:rPr>
              <w:t>12</w:t>
            </w:r>
            <w:r w:rsidR="00AF0B96">
              <w:rPr>
                <w:webHidden/>
              </w:rPr>
              <w:fldChar w:fldCharType="end"/>
            </w:r>
          </w:hyperlink>
        </w:p>
        <w:p w14:paraId="3EEE9D17" w14:textId="77777777" w:rsidR="00AF0B96" w:rsidRDefault="00F13DDA">
          <w:pPr>
            <w:pStyle w:val="TDC2"/>
            <w:tabs>
              <w:tab w:val="left" w:pos="1760"/>
              <w:tab w:val="right" w:leader="dot" w:pos="9111"/>
            </w:tabs>
            <w:rPr>
              <w:rFonts w:asciiTheme="minorHAnsi" w:eastAsiaTheme="minorEastAsia" w:hAnsiTheme="minorHAnsi"/>
              <w:noProof/>
              <w:lang w:val="es-ES" w:eastAsia="es-ES"/>
            </w:rPr>
          </w:pPr>
          <w:hyperlink w:anchor="_Toc417646116" w:history="1">
            <w:r w:rsidR="00AF0B96" w:rsidRPr="003468B8">
              <w:rPr>
                <w:rStyle w:val="Hipervnculo"/>
                <w:noProof/>
              </w:rPr>
              <w:t>7.1.</w:t>
            </w:r>
            <w:r w:rsidR="00AF0B96">
              <w:rPr>
                <w:rFonts w:asciiTheme="minorHAnsi" w:eastAsiaTheme="minorEastAsia" w:hAnsiTheme="minorHAnsi"/>
                <w:noProof/>
                <w:lang w:val="es-ES" w:eastAsia="es-ES"/>
              </w:rPr>
              <w:tab/>
            </w:r>
            <w:r w:rsidR="00AF0B96" w:rsidRPr="003468B8">
              <w:rPr>
                <w:rStyle w:val="Hipervnculo"/>
                <w:noProof/>
              </w:rPr>
              <w:t>Requisitos Funcionales</w:t>
            </w:r>
            <w:r w:rsidR="00AF0B96">
              <w:rPr>
                <w:noProof/>
                <w:webHidden/>
              </w:rPr>
              <w:tab/>
            </w:r>
            <w:r w:rsidR="00AF0B96">
              <w:rPr>
                <w:noProof/>
                <w:webHidden/>
              </w:rPr>
              <w:fldChar w:fldCharType="begin"/>
            </w:r>
            <w:r w:rsidR="00AF0B96">
              <w:rPr>
                <w:noProof/>
                <w:webHidden/>
              </w:rPr>
              <w:instrText xml:space="preserve"> PAGEREF _Toc417646116 \h </w:instrText>
            </w:r>
            <w:r w:rsidR="00AF0B96">
              <w:rPr>
                <w:noProof/>
                <w:webHidden/>
              </w:rPr>
            </w:r>
            <w:r w:rsidR="00AF0B96">
              <w:rPr>
                <w:noProof/>
                <w:webHidden/>
              </w:rPr>
              <w:fldChar w:fldCharType="separate"/>
            </w:r>
            <w:r w:rsidR="002870DA">
              <w:rPr>
                <w:noProof/>
                <w:webHidden/>
              </w:rPr>
              <w:t>12</w:t>
            </w:r>
            <w:r w:rsidR="00AF0B96">
              <w:rPr>
                <w:noProof/>
                <w:webHidden/>
              </w:rPr>
              <w:fldChar w:fldCharType="end"/>
            </w:r>
          </w:hyperlink>
        </w:p>
        <w:p w14:paraId="630D4109" w14:textId="77777777" w:rsidR="00AF0B96" w:rsidRDefault="00F13DDA">
          <w:pPr>
            <w:pStyle w:val="TDC3"/>
            <w:tabs>
              <w:tab w:val="left" w:pos="2029"/>
              <w:tab w:val="right" w:leader="dot" w:pos="9111"/>
            </w:tabs>
            <w:rPr>
              <w:rFonts w:asciiTheme="minorHAnsi" w:eastAsiaTheme="minorEastAsia" w:hAnsiTheme="minorHAnsi"/>
              <w:noProof/>
              <w:lang w:val="es-ES" w:eastAsia="es-ES"/>
            </w:rPr>
          </w:pPr>
          <w:hyperlink w:anchor="_Toc417646117" w:history="1">
            <w:r w:rsidR="00AF0B96" w:rsidRPr="003468B8">
              <w:rPr>
                <w:rStyle w:val="Hipervnculo"/>
                <w:noProof/>
              </w:rPr>
              <w:t>7.1.1.</w:t>
            </w:r>
            <w:r w:rsidR="00AF0B96">
              <w:rPr>
                <w:rFonts w:asciiTheme="minorHAnsi" w:eastAsiaTheme="minorEastAsia" w:hAnsiTheme="minorHAnsi"/>
                <w:noProof/>
                <w:lang w:val="es-ES" w:eastAsia="es-ES"/>
              </w:rPr>
              <w:tab/>
            </w:r>
            <w:r w:rsidR="00AF0B96" w:rsidRPr="003468B8">
              <w:rPr>
                <w:rStyle w:val="Hipervnculo"/>
                <w:noProof/>
              </w:rPr>
              <w:t>Aplicación Móvil Paciente</w:t>
            </w:r>
            <w:r w:rsidR="00AF0B96">
              <w:rPr>
                <w:noProof/>
                <w:webHidden/>
              </w:rPr>
              <w:tab/>
            </w:r>
            <w:r w:rsidR="00AF0B96">
              <w:rPr>
                <w:noProof/>
                <w:webHidden/>
              </w:rPr>
              <w:fldChar w:fldCharType="begin"/>
            </w:r>
            <w:r w:rsidR="00AF0B96">
              <w:rPr>
                <w:noProof/>
                <w:webHidden/>
              </w:rPr>
              <w:instrText xml:space="preserve"> PAGEREF _Toc417646117 \h </w:instrText>
            </w:r>
            <w:r w:rsidR="00AF0B96">
              <w:rPr>
                <w:noProof/>
                <w:webHidden/>
              </w:rPr>
            </w:r>
            <w:r w:rsidR="00AF0B96">
              <w:rPr>
                <w:noProof/>
                <w:webHidden/>
              </w:rPr>
              <w:fldChar w:fldCharType="separate"/>
            </w:r>
            <w:r w:rsidR="002870DA">
              <w:rPr>
                <w:noProof/>
                <w:webHidden/>
              </w:rPr>
              <w:t>12</w:t>
            </w:r>
            <w:r w:rsidR="00AF0B96">
              <w:rPr>
                <w:noProof/>
                <w:webHidden/>
              </w:rPr>
              <w:fldChar w:fldCharType="end"/>
            </w:r>
          </w:hyperlink>
        </w:p>
        <w:p w14:paraId="0E84F3A1" w14:textId="77777777" w:rsidR="00AF0B96" w:rsidRDefault="00F13DDA">
          <w:pPr>
            <w:pStyle w:val="TDC3"/>
            <w:tabs>
              <w:tab w:val="left" w:pos="2029"/>
              <w:tab w:val="right" w:leader="dot" w:pos="9111"/>
            </w:tabs>
            <w:rPr>
              <w:rFonts w:asciiTheme="minorHAnsi" w:eastAsiaTheme="minorEastAsia" w:hAnsiTheme="minorHAnsi"/>
              <w:noProof/>
              <w:lang w:val="es-ES" w:eastAsia="es-ES"/>
            </w:rPr>
          </w:pPr>
          <w:hyperlink w:anchor="_Toc417646118" w:history="1">
            <w:r w:rsidR="00AF0B96" w:rsidRPr="003468B8">
              <w:rPr>
                <w:rStyle w:val="Hipervnculo"/>
                <w:noProof/>
              </w:rPr>
              <w:t>7.1.2.</w:t>
            </w:r>
            <w:r w:rsidR="00AF0B96">
              <w:rPr>
                <w:rFonts w:asciiTheme="minorHAnsi" w:eastAsiaTheme="minorEastAsia" w:hAnsiTheme="minorHAnsi"/>
                <w:noProof/>
                <w:lang w:val="es-ES" w:eastAsia="es-ES"/>
              </w:rPr>
              <w:tab/>
            </w:r>
            <w:r w:rsidR="00AF0B96" w:rsidRPr="003468B8">
              <w:rPr>
                <w:rStyle w:val="Hipervnculo"/>
                <w:noProof/>
              </w:rPr>
              <w:t>Aplicación Móvil Ambulancia</w:t>
            </w:r>
            <w:r w:rsidR="00AF0B96">
              <w:rPr>
                <w:noProof/>
                <w:webHidden/>
              </w:rPr>
              <w:tab/>
            </w:r>
            <w:r w:rsidR="00AF0B96">
              <w:rPr>
                <w:noProof/>
                <w:webHidden/>
              </w:rPr>
              <w:fldChar w:fldCharType="begin"/>
            </w:r>
            <w:r w:rsidR="00AF0B96">
              <w:rPr>
                <w:noProof/>
                <w:webHidden/>
              </w:rPr>
              <w:instrText xml:space="preserve"> PAGEREF _Toc417646118 \h </w:instrText>
            </w:r>
            <w:r w:rsidR="00AF0B96">
              <w:rPr>
                <w:noProof/>
                <w:webHidden/>
              </w:rPr>
            </w:r>
            <w:r w:rsidR="00AF0B96">
              <w:rPr>
                <w:noProof/>
                <w:webHidden/>
              </w:rPr>
              <w:fldChar w:fldCharType="separate"/>
            </w:r>
            <w:r w:rsidR="002870DA">
              <w:rPr>
                <w:noProof/>
                <w:webHidden/>
              </w:rPr>
              <w:t>13</w:t>
            </w:r>
            <w:r w:rsidR="00AF0B96">
              <w:rPr>
                <w:noProof/>
                <w:webHidden/>
              </w:rPr>
              <w:fldChar w:fldCharType="end"/>
            </w:r>
          </w:hyperlink>
        </w:p>
        <w:p w14:paraId="1D83168C" w14:textId="77777777" w:rsidR="00AF0B96" w:rsidRDefault="00F13DDA">
          <w:pPr>
            <w:pStyle w:val="TDC3"/>
            <w:tabs>
              <w:tab w:val="left" w:pos="2029"/>
              <w:tab w:val="right" w:leader="dot" w:pos="9111"/>
            </w:tabs>
            <w:rPr>
              <w:rFonts w:asciiTheme="minorHAnsi" w:eastAsiaTheme="minorEastAsia" w:hAnsiTheme="minorHAnsi"/>
              <w:noProof/>
              <w:lang w:val="es-ES" w:eastAsia="es-ES"/>
            </w:rPr>
          </w:pPr>
          <w:hyperlink w:anchor="_Toc417646119" w:history="1">
            <w:r w:rsidR="00AF0B96" w:rsidRPr="003468B8">
              <w:rPr>
                <w:rStyle w:val="Hipervnculo"/>
                <w:noProof/>
              </w:rPr>
              <w:t>7.1.3.</w:t>
            </w:r>
            <w:r w:rsidR="00AF0B96">
              <w:rPr>
                <w:rFonts w:asciiTheme="minorHAnsi" w:eastAsiaTheme="minorEastAsia" w:hAnsiTheme="minorHAnsi"/>
                <w:noProof/>
                <w:lang w:val="es-ES" w:eastAsia="es-ES"/>
              </w:rPr>
              <w:tab/>
            </w:r>
            <w:r w:rsidR="00AF0B96" w:rsidRPr="003468B8">
              <w:rPr>
                <w:rStyle w:val="Hipervnculo"/>
                <w:noProof/>
              </w:rPr>
              <w:t>Aplicación Web Operador</w:t>
            </w:r>
            <w:r w:rsidR="00AF0B96">
              <w:rPr>
                <w:noProof/>
                <w:webHidden/>
              </w:rPr>
              <w:tab/>
            </w:r>
            <w:r w:rsidR="00AF0B96">
              <w:rPr>
                <w:noProof/>
                <w:webHidden/>
              </w:rPr>
              <w:fldChar w:fldCharType="begin"/>
            </w:r>
            <w:r w:rsidR="00AF0B96">
              <w:rPr>
                <w:noProof/>
                <w:webHidden/>
              </w:rPr>
              <w:instrText xml:space="preserve"> PAGEREF _Toc417646119 \h </w:instrText>
            </w:r>
            <w:r w:rsidR="00AF0B96">
              <w:rPr>
                <w:noProof/>
                <w:webHidden/>
              </w:rPr>
            </w:r>
            <w:r w:rsidR="00AF0B96">
              <w:rPr>
                <w:noProof/>
                <w:webHidden/>
              </w:rPr>
              <w:fldChar w:fldCharType="separate"/>
            </w:r>
            <w:r w:rsidR="002870DA">
              <w:rPr>
                <w:noProof/>
                <w:webHidden/>
              </w:rPr>
              <w:t>14</w:t>
            </w:r>
            <w:r w:rsidR="00AF0B96">
              <w:rPr>
                <w:noProof/>
                <w:webHidden/>
              </w:rPr>
              <w:fldChar w:fldCharType="end"/>
            </w:r>
          </w:hyperlink>
        </w:p>
        <w:p w14:paraId="4904AF08" w14:textId="77777777" w:rsidR="00AF0B96" w:rsidRDefault="00F13DDA">
          <w:pPr>
            <w:pStyle w:val="TDC2"/>
            <w:tabs>
              <w:tab w:val="left" w:pos="1540"/>
              <w:tab w:val="right" w:leader="dot" w:pos="9111"/>
            </w:tabs>
            <w:rPr>
              <w:rFonts w:asciiTheme="minorHAnsi" w:eastAsiaTheme="minorEastAsia" w:hAnsiTheme="minorHAnsi"/>
              <w:noProof/>
              <w:lang w:val="es-ES" w:eastAsia="es-ES"/>
            </w:rPr>
          </w:pPr>
          <w:hyperlink w:anchor="_Toc417646120" w:history="1">
            <w:r w:rsidR="00AF0B96" w:rsidRPr="003468B8">
              <w:rPr>
                <w:rStyle w:val="Hipervnculo"/>
                <w:noProof/>
              </w:rPr>
              <w:t>b.</w:t>
            </w:r>
            <w:r w:rsidR="00AF0B96">
              <w:rPr>
                <w:rFonts w:asciiTheme="minorHAnsi" w:eastAsiaTheme="minorEastAsia" w:hAnsiTheme="minorHAnsi"/>
                <w:noProof/>
                <w:lang w:val="es-ES" w:eastAsia="es-ES"/>
              </w:rPr>
              <w:tab/>
            </w:r>
            <w:r w:rsidR="00AF0B96" w:rsidRPr="003468B8">
              <w:rPr>
                <w:rStyle w:val="Hipervnculo"/>
                <w:noProof/>
              </w:rPr>
              <w:t>Requisitos No Funcionales</w:t>
            </w:r>
            <w:r w:rsidR="00AF0B96">
              <w:rPr>
                <w:noProof/>
                <w:webHidden/>
              </w:rPr>
              <w:tab/>
            </w:r>
            <w:r w:rsidR="00AF0B96">
              <w:rPr>
                <w:noProof/>
                <w:webHidden/>
              </w:rPr>
              <w:fldChar w:fldCharType="begin"/>
            </w:r>
            <w:r w:rsidR="00AF0B96">
              <w:rPr>
                <w:noProof/>
                <w:webHidden/>
              </w:rPr>
              <w:instrText xml:space="preserve"> PAGEREF _Toc417646120 \h </w:instrText>
            </w:r>
            <w:r w:rsidR="00AF0B96">
              <w:rPr>
                <w:noProof/>
                <w:webHidden/>
              </w:rPr>
            </w:r>
            <w:r w:rsidR="00AF0B96">
              <w:rPr>
                <w:noProof/>
                <w:webHidden/>
              </w:rPr>
              <w:fldChar w:fldCharType="separate"/>
            </w:r>
            <w:r w:rsidR="002870DA">
              <w:rPr>
                <w:noProof/>
                <w:webHidden/>
              </w:rPr>
              <w:t>15</w:t>
            </w:r>
            <w:r w:rsidR="00AF0B96">
              <w:rPr>
                <w:noProof/>
                <w:webHidden/>
              </w:rPr>
              <w:fldChar w:fldCharType="end"/>
            </w:r>
          </w:hyperlink>
        </w:p>
        <w:p w14:paraId="53BBAC42" w14:textId="77777777" w:rsidR="00AF0B96" w:rsidRDefault="00F13DDA">
          <w:pPr>
            <w:pStyle w:val="TDC1"/>
            <w:rPr>
              <w:rFonts w:asciiTheme="minorHAnsi" w:eastAsiaTheme="minorEastAsia" w:hAnsiTheme="minorHAnsi"/>
              <w:b w:val="0"/>
              <w:lang w:val="es-ES" w:eastAsia="es-ES"/>
            </w:rPr>
          </w:pPr>
          <w:hyperlink w:anchor="_Toc417646121" w:history="1">
            <w:r w:rsidR="00AF0B96" w:rsidRPr="003468B8">
              <w:rPr>
                <w:rStyle w:val="Hipervnculo"/>
              </w:rPr>
              <w:t>8.</w:t>
            </w:r>
            <w:r w:rsidR="00AF0B96">
              <w:rPr>
                <w:rFonts w:asciiTheme="minorHAnsi" w:eastAsiaTheme="minorEastAsia" w:hAnsiTheme="minorHAnsi"/>
                <w:b w:val="0"/>
                <w:lang w:val="es-ES" w:eastAsia="es-ES"/>
              </w:rPr>
              <w:tab/>
            </w:r>
            <w:r w:rsidR="00AF0B96" w:rsidRPr="003468B8">
              <w:rPr>
                <w:rStyle w:val="Hipervnculo"/>
              </w:rPr>
              <w:t>HERRAMIENTAS PARA EL DESARROLLO</w:t>
            </w:r>
            <w:r w:rsidR="00AF0B96">
              <w:rPr>
                <w:webHidden/>
              </w:rPr>
              <w:tab/>
            </w:r>
            <w:r w:rsidR="00AF0B96">
              <w:rPr>
                <w:webHidden/>
              </w:rPr>
              <w:fldChar w:fldCharType="begin"/>
            </w:r>
            <w:r w:rsidR="00AF0B96">
              <w:rPr>
                <w:webHidden/>
              </w:rPr>
              <w:instrText xml:space="preserve"> PAGEREF _Toc417646121 \h </w:instrText>
            </w:r>
            <w:r w:rsidR="00AF0B96">
              <w:rPr>
                <w:webHidden/>
              </w:rPr>
            </w:r>
            <w:r w:rsidR="00AF0B96">
              <w:rPr>
                <w:webHidden/>
              </w:rPr>
              <w:fldChar w:fldCharType="separate"/>
            </w:r>
            <w:r w:rsidR="002870DA">
              <w:rPr>
                <w:webHidden/>
              </w:rPr>
              <w:t>16</w:t>
            </w:r>
            <w:r w:rsidR="00AF0B96">
              <w:rPr>
                <w:webHidden/>
              </w:rPr>
              <w:fldChar w:fldCharType="end"/>
            </w:r>
          </w:hyperlink>
        </w:p>
        <w:p w14:paraId="61CC3E76" w14:textId="77777777" w:rsidR="00AF0B96" w:rsidRDefault="00F13DDA">
          <w:pPr>
            <w:pStyle w:val="TDC2"/>
            <w:tabs>
              <w:tab w:val="left" w:pos="1760"/>
              <w:tab w:val="right" w:leader="dot" w:pos="9111"/>
            </w:tabs>
            <w:rPr>
              <w:rFonts w:asciiTheme="minorHAnsi" w:eastAsiaTheme="minorEastAsia" w:hAnsiTheme="minorHAnsi"/>
              <w:noProof/>
              <w:lang w:val="es-ES" w:eastAsia="es-ES"/>
            </w:rPr>
          </w:pPr>
          <w:hyperlink w:anchor="_Toc417646122" w:history="1">
            <w:r w:rsidR="00AF0B96" w:rsidRPr="003468B8">
              <w:rPr>
                <w:rStyle w:val="Hipervnculo"/>
                <w:noProof/>
              </w:rPr>
              <w:t>8.1.</w:t>
            </w:r>
            <w:r w:rsidR="00AF0B96">
              <w:rPr>
                <w:rFonts w:asciiTheme="minorHAnsi" w:eastAsiaTheme="minorEastAsia" w:hAnsiTheme="minorHAnsi"/>
                <w:noProof/>
                <w:lang w:val="es-ES" w:eastAsia="es-ES"/>
              </w:rPr>
              <w:tab/>
            </w:r>
            <w:r w:rsidR="00AF0B96" w:rsidRPr="003468B8">
              <w:rPr>
                <w:rStyle w:val="Hipervnculo"/>
                <w:noProof/>
              </w:rPr>
              <w:t>Software</w:t>
            </w:r>
            <w:r w:rsidR="00AF0B96">
              <w:rPr>
                <w:noProof/>
                <w:webHidden/>
              </w:rPr>
              <w:tab/>
            </w:r>
            <w:r w:rsidR="00AF0B96">
              <w:rPr>
                <w:noProof/>
                <w:webHidden/>
              </w:rPr>
              <w:fldChar w:fldCharType="begin"/>
            </w:r>
            <w:r w:rsidR="00AF0B96">
              <w:rPr>
                <w:noProof/>
                <w:webHidden/>
              </w:rPr>
              <w:instrText xml:space="preserve"> PAGEREF _Toc417646122 \h </w:instrText>
            </w:r>
            <w:r w:rsidR="00AF0B96">
              <w:rPr>
                <w:noProof/>
                <w:webHidden/>
              </w:rPr>
            </w:r>
            <w:r w:rsidR="00AF0B96">
              <w:rPr>
                <w:noProof/>
                <w:webHidden/>
              </w:rPr>
              <w:fldChar w:fldCharType="separate"/>
            </w:r>
            <w:r w:rsidR="002870DA">
              <w:rPr>
                <w:noProof/>
                <w:webHidden/>
              </w:rPr>
              <w:t>16</w:t>
            </w:r>
            <w:r w:rsidR="00AF0B96">
              <w:rPr>
                <w:noProof/>
                <w:webHidden/>
              </w:rPr>
              <w:fldChar w:fldCharType="end"/>
            </w:r>
          </w:hyperlink>
        </w:p>
        <w:p w14:paraId="73851094" w14:textId="77777777" w:rsidR="00AF0B96" w:rsidRDefault="00F13DDA">
          <w:pPr>
            <w:pStyle w:val="TDC2"/>
            <w:tabs>
              <w:tab w:val="left" w:pos="1760"/>
              <w:tab w:val="right" w:leader="dot" w:pos="9111"/>
            </w:tabs>
            <w:rPr>
              <w:rFonts w:asciiTheme="minorHAnsi" w:eastAsiaTheme="minorEastAsia" w:hAnsiTheme="minorHAnsi"/>
              <w:noProof/>
              <w:lang w:val="es-ES" w:eastAsia="es-ES"/>
            </w:rPr>
          </w:pPr>
          <w:hyperlink w:anchor="_Toc417646123" w:history="1">
            <w:r w:rsidR="00AF0B96" w:rsidRPr="003468B8">
              <w:rPr>
                <w:rStyle w:val="Hipervnculo"/>
                <w:noProof/>
              </w:rPr>
              <w:t>8.2.</w:t>
            </w:r>
            <w:r w:rsidR="00AF0B96">
              <w:rPr>
                <w:rFonts w:asciiTheme="minorHAnsi" w:eastAsiaTheme="minorEastAsia" w:hAnsiTheme="minorHAnsi"/>
                <w:noProof/>
                <w:lang w:val="es-ES" w:eastAsia="es-ES"/>
              </w:rPr>
              <w:tab/>
            </w:r>
            <w:r w:rsidR="00AF0B96" w:rsidRPr="003468B8">
              <w:rPr>
                <w:rStyle w:val="Hipervnculo"/>
                <w:noProof/>
              </w:rPr>
              <w:t>Hardware</w:t>
            </w:r>
            <w:r w:rsidR="00AF0B96">
              <w:rPr>
                <w:noProof/>
                <w:webHidden/>
              </w:rPr>
              <w:tab/>
            </w:r>
            <w:r w:rsidR="00AF0B96">
              <w:rPr>
                <w:noProof/>
                <w:webHidden/>
              </w:rPr>
              <w:fldChar w:fldCharType="begin"/>
            </w:r>
            <w:r w:rsidR="00AF0B96">
              <w:rPr>
                <w:noProof/>
                <w:webHidden/>
              </w:rPr>
              <w:instrText xml:space="preserve"> PAGEREF _Toc417646123 \h </w:instrText>
            </w:r>
            <w:r w:rsidR="00AF0B96">
              <w:rPr>
                <w:noProof/>
                <w:webHidden/>
              </w:rPr>
            </w:r>
            <w:r w:rsidR="00AF0B96">
              <w:rPr>
                <w:noProof/>
                <w:webHidden/>
              </w:rPr>
              <w:fldChar w:fldCharType="separate"/>
            </w:r>
            <w:r w:rsidR="002870DA">
              <w:rPr>
                <w:noProof/>
                <w:webHidden/>
              </w:rPr>
              <w:t>17</w:t>
            </w:r>
            <w:r w:rsidR="00AF0B96">
              <w:rPr>
                <w:noProof/>
                <w:webHidden/>
              </w:rPr>
              <w:fldChar w:fldCharType="end"/>
            </w:r>
          </w:hyperlink>
        </w:p>
        <w:p w14:paraId="52D9E431" w14:textId="77777777" w:rsidR="00AF0B96" w:rsidRDefault="00F13DDA">
          <w:pPr>
            <w:pStyle w:val="TDC1"/>
            <w:rPr>
              <w:rFonts w:asciiTheme="minorHAnsi" w:eastAsiaTheme="minorEastAsia" w:hAnsiTheme="minorHAnsi"/>
              <w:b w:val="0"/>
              <w:lang w:val="es-ES" w:eastAsia="es-ES"/>
            </w:rPr>
          </w:pPr>
          <w:hyperlink w:anchor="_Toc417646124" w:history="1">
            <w:r w:rsidR="00AF0B96" w:rsidRPr="003468B8">
              <w:rPr>
                <w:rStyle w:val="Hipervnculo"/>
              </w:rPr>
              <w:t>CAPITULO 2. FUNDAMENTO TEORICO</w:t>
            </w:r>
            <w:r w:rsidR="00AF0B96">
              <w:rPr>
                <w:webHidden/>
              </w:rPr>
              <w:tab/>
            </w:r>
            <w:r w:rsidR="00AF0B96">
              <w:rPr>
                <w:webHidden/>
              </w:rPr>
              <w:fldChar w:fldCharType="begin"/>
            </w:r>
            <w:r w:rsidR="00AF0B96">
              <w:rPr>
                <w:webHidden/>
              </w:rPr>
              <w:instrText xml:space="preserve"> PAGEREF _Toc417646124 \h </w:instrText>
            </w:r>
            <w:r w:rsidR="00AF0B96">
              <w:rPr>
                <w:webHidden/>
              </w:rPr>
            </w:r>
            <w:r w:rsidR="00AF0B96">
              <w:rPr>
                <w:webHidden/>
              </w:rPr>
              <w:fldChar w:fldCharType="separate"/>
            </w:r>
            <w:r w:rsidR="002870DA">
              <w:rPr>
                <w:webHidden/>
              </w:rPr>
              <w:t>18</w:t>
            </w:r>
            <w:r w:rsidR="00AF0B96">
              <w:rPr>
                <w:webHidden/>
              </w:rPr>
              <w:fldChar w:fldCharType="end"/>
            </w:r>
          </w:hyperlink>
        </w:p>
        <w:p w14:paraId="0C141155" w14:textId="77777777" w:rsidR="00AF0B96" w:rsidRDefault="00F13DDA">
          <w:pPr>
            <w:pStyle w:val="TDC1"/>
            <w:rPr>
              <w:rFonts w:asciiTheme="minorHAnsi" w:eastAsiaTheme="minorEastAsia" w:hAnsiTheme="minorHAnsi"/>
              <w:b w:val="0"/>
              <w:lang w:val="es-ES" w:eastAsia="es-ES"/>
            </w:rPr>
          </w:pPr>
          <w:hyperlink w:anchor="_Toc417646125" w:history="1">
            <w:r w:rsidR="00AF0B96" w:rsidRPr="003468B8">
              <w:rPr>
                <w:rStyle w:val="Hipervnculo"/>
              </w:rPr>
              <w:t>9.</w:t>
            </w:r>
            <w:r w:rsidR="00AF0B96">
              <w:rPr>
                <w:rFonts w:asciiTheme="minorHAnsi" w:eastAsiaTheme="minorEastAsia" w:hAnsiTheme="minorHAnsi"/>
                <w:b w:val="0"/>
                <w:lang w:val="es-ES" w:eastAsia="es-ES"/>
              </w:rPr>
              <w:tab/>
            </w:r>
            <w:r w:rsidR="00AF0B96" w:rsidRPr="003468B8">
              <w:rPr>
                <w:rStyle w:val="Hipervnculo"/>
              </w:rPr>
              <w:t>CATEGORIZACION DE LOS MODELOS ANALITICOS DE LOCALIZACION Y RELOCALIZACION.</w:t>
            </w:r>
            <w:r w:rsidR="00AF0B96" w:rsidRPr="003468B8">
              <w:rPr>
                <w:rStyle w:val="Hipervnculo"/>
                <w:lang w:val="en-US"/>
              </w:rPr>
              <w:t xml:space="preserve"> (Open Journal System, p. 89)</w:t>
            </w:r>
            <w:r w:rsidR="00AF0B96">
              <w:rPr>
                <w:webHidden/>
              </w:rPr>
              <w:tab/>
            </w:r>
            <w:r w:rsidR="00AF0B96">
              <w:rPr>
                <w:webHidden/>
              </w:rPr>
              <w:fldChar w:fldCharType="begin"/>
            </w:r>
            <w:r w:rsidR="00AF0B96">
              <w:rPr>
                <w:webHidden/>
              </w:rPr>
              <w:instrText xml:space="preserve"> PAGEREF _Toc417646125 \h </w:instrText>
            </w:r>
            <w:r w:rsidR="00AF0B96">
              <w:rPr>
                <w:webHidden/>
              </w:rPr>
            </w:r>
            <w:r w:rsidR="00AF0B96">
              <w:rPr>
                <w:webHidden/>
              </w:rPr>
              <w:fldChar w:fldCharType="separate"/>
            </w:r>
            <w:r w:rsidR="002870DA">
              <w:rPr>
                <w:webHidden/>
              </w:rPr>
              <w:t>18</w:t>
            </w:r>
            <w:r w:rsidR="00AF0B96">
              <w:rPr>
                <w:webHidden/>
              </w:rPr>
              <w:fldChar w:fldCharType="end"/>
            </w:r>
          </w:hyperlink>
        </w:p>
        <w:p w14:paraId="78E9A212" w14:textId="77777777" w:rsidR="00AF0B96" w:rsidRDefault="00F13DDA">
          <w:pPr>
            <w:pStyle w:val="TDC2"/>
            <w:tabs>
              <w:tab w:val="right" w:leader="dot" w:pos="9111"/>
            </w:tabs>
            <w:rPr>
              <w:rFonts w:asciiTheme="minorHAnsi" w:eastAsiaTheme="minorEastAsia" w:hAnsiTheme="minorHAnsi"/>
              <w:noProof/>
              <w:lang w:val="es-ES" w:eastAsia="es-ES"/>
            </w:rPr>
          </w:pPr>
          <w:hyperlink w:anchor="_Toc417646126" w:history="1">
            <w:r w:rsidR="00AF0B96" w:rsidRPr="003468B8">
              <w:rPr>
                <w:rStyle w:val="Hipervnculo"/>
                <w:noProof/>
                <w:lang w:val="es-ES"/>
              </w:rPr>
              <w:t>8.1. Modelo LSCM</w:t>
            </w:r>
            <w:r w:rsidR="00AF0B96">
              <w:rPr>
                <w:noProof/>
                <w:webHidden/>
              </w:rPr>
              <w:tab/>
            </w:r>
            <w:r w:rsidR="00AF0B96">
              <w:rPr>
                <w:noProof/>
                <w:webHidden/>
              </w:rPr>
              <w:fldChar w:fldCharType="begin"/>
            </w:r>
            <w:r w:rsidR="00AF0B96">
              <w:rPr>
                <w:noProof/>
                <w:webHidden/>
              </w:rPr>
              <w:instrText xml:space="preserve"> PAGEREF _Toc417646126 \h </w:instrText>
            </w:r>
            <w:r w:rsidR="00AF0B96">
              <w:rPr>
                <w:noProof/>
                <w:webHidden/>
              </w:rPr>
            </w:r>
            <w:r w:rsidR="00AF0B96">
              <w:rPr>
                <w:noProof/>
                <w:webHidden/>
              </w:rPr>
              <w:fldChar w:fldCharType="separate"/>
            </w:r>
            <w:r w:rsidR="002870DA">
              <w:rPr>
                <w:noProof/>
                <w:webHidden/>
              </w:rPr>
              <w:t>18</w:t>
            </w:r>
            <w:r w:rsidR="00AF0B96">
              <w:rPr>
                <w:noProof/>
                <w:webHidden/>
              </w:rPr>
              <w:fldChar w:fldCharType="end"/>
            </w:r>
          </w:hyperlink>
        </w:p>
        <w:p w14:paraId="35FB9595" w14:textId="77777777" w:rsidR="00AF0B96" w:rsidRDefault="00F13DDA">
          <w:pPr>
            <w:pStyle w:val="TDC1"/>
            <w:rPr>
              <w:rFonts w:asciiTheme="minorHAnsi" w:eastAsiaTheme="minorEastAsia" w:hAnsiTheme="minorHAnsi"/>
              <w:b w:val="0"/>
              <w:lang w:val="es-ES" w:eastAsia="es-ES"/>
            </w:rPr>
          </w:pPr>
          <w:hyperlink w:anchor="_Toc417646127" w:history="1">
            <w:r w:rsidR="00AF0B96" w:rsidRPr="003468B8">
              <w:rPr>
                <w:rStyle w:val="Hipervnculo"/>
              </w:rPr>
              <w:t>10.</w:t>
            </w:r>
            <w:r w:rsidR="00AF0B96">
              <w:rPr>
                <w:rFonts w:asciiTheme="minorHAnsi" w:eastAsiaTheme="minorEastAsia" w:hAnsiTheme="minorHAnsi"/>
                <w:b w:val="0"/>
                <w:lang w:val="es-ES" w:eastAsia="es-ES"/>
              </w:rPr>
              <w:tab/>
            </w:r>
            <w:r w:rsidR="00AF0B96" w:rsidRPr="003468B8">
              <w:rPr>
                <w:rStyle w:val="Hipervnculo"/>
              </w:rPr>
              <w:t>CATEGORIAS DE LOS CENTROS DE SALUD.</w:t>
            </w:r>
            <w:r w:rsidR="00AF0B96" w:rsidRPr="003468B8">
              <w:rPr>
                <w:rStyle w:val="Hipervnculo"/>
                <w:lang w:val="en-US"/>
              </w:rPr>
              <w:t xml:space="preserve"> (Portal Juridico Libre de Bolivia)</w:t>
            </w:r>
            <w:r w:rsidR="00AF0B96">
              <w:rPr>
                <w:webHidden/>
              </w:rPr>
              <w:tab/>
            </w:r>
            <w:r w:rsidR="00AF0B96">
              <w:rPr>
                <w:webHidden/>
              </w:rPr>
              <w:fldChar w:fldCharType="begin"/>
            </w:r>
            <w:r w:rsidR="00AF0B96">
              <w:rPr>
                <w:webHidden/>
              </w:rPr>
              <w:instrText xml:space="preserve"> PAGEREF _Toc417646127 \h </w:instrText>
            </w:r>
            <w:r w:rsidR="00AF0B96">
              <w:rPr>
                <w:webHidden/>
              </w:rPr>
            </w:r>
            <w:r w:rsidR="00AF0B96">
              <w:rPr>
                <w:webHidden/>
              </w:rPr>
              <w:fldChar w:fldCharType="separate"/>
            </w:r>
            <w:r w:rsidR="002870DA">
              <w:rPr>
                <w:webHidden/>
              </w:rPr>
              <w:t>20</w:t>
            </w:r>
            <w:r w:rsidR="00AF0B96">
              <w:rPr>
                <w:webHidden/>
              </w:rPr>
              <w:fldChar w:fldCharType="end"/>
            </w:r>
          </w:hyperlink>
        </w:p>
        <w:p w14:paraId="0FA65783" w14:textId="77777777" w:rsidR="00AF0B96" w:rsidRDefault="00F13DDA">
          <w:pPr>
            <w:pStyle w:val="TDC1"/>
            <w:rPr>
              <w:rFonts w:asciiTheme="minorHAnsi" w:eastAsiaTheme="minorEastAsia" w:hAnsiTheme="minorHAnsi"/>
              <w:b w:val="0"/>
              <w:lang w:val="es-ES" w:eastAsia="es-ES"/>
            </w:rPr>
          </w:pPr>
          <w:hyperlink w:anchor="_Toc417646128" w:history="1">
            <w:r w:rsidR="00AF0B96" w:rsidRPr="003468B8">
              <w:rPr>
                <w:rStyle w:val="Hipervnculo"/>
              </w:rPr>
              <w:t>CAPITULO 3. DESARROLLO</w:t>
            </w:r>
            <w:r w:rsidR="00AF0B96">
              <w:rPr>
                <w:webHidden/>
              </w:rPr>
              <w:tab/>
            </w:r>
            <w:r w:rsidR="00AF0B96">
              <w:rPr>
                <w:webHidden/>
              </w:rPr>
              <w:fldChar w:fldCharType="begin"/>
            </w:r>
            <w:r w:rsidR="00AF0B96">
              <w:rPr>
                <w:webHidden/>
              </w:rPr>
              <w:instrText xml:space="preserve"> PAGEREF _Toc417646128 \h </w:instrText>
            </w:r>
            <w:r w:rsidR="00AF0B96">
              <w:rPr>
                <w:webHidden/>
              </w:rPr>
            </w:r>
            <w:r w:rsidR="00AF0B96">
              <w:rPr>
                <w:webHidden/>
              </w:rPr>
              <w:fldChar w:fldCharType="separate"/>
            </w:r>
            <w:r w:rsidR="002870DA">
              <w:rPr>
                <w:webHidden/>
              </w:rPr>
              <w:t>21</w:t>
            </w:r>
            <w:r w:rsidR="00AF0B96">
              <w:rPr>
                <w:webHidden/>
              </w:rPr>
              <w:fldChar w:fldCharType="end"/>
            </w:r>
          </w:hyperlink>
        </w:p>
        <w:p w14:paraId="7B780305" w14:textId="77777777" w:rsidR="00AF0B96" w:rsidRDefault="00F13DDA">
          <w:pPr>
            <w:pStyle w:val="TDC1"/>
            <w:rPr>
              <w:rFonts w:asciiTheme="minorHAnsi" w:eastAsiaTheme="minorEastAsia" w:hAnsiTheme="minorHAnsi"/>
              <w:b w:val="0"/>
              <w:lang w:val="es-ES" w:eastAsia="es-ES"/>
            </w:rPr>
          </w:pPr>
          <w:hyperlink w:anchor="_Toc417646129" w:history="1">
            <w:r w:rsidR="00AF0B96" w:rsidRPr="003468B8">
              <w:rPr>
                <w:rStyle w:val="Hipervnculo"/>
              </w:rPr>
              <w:t>1.</w:t>
            </w:r>
            <w:r w:rsidR="00AF0B96">
              <w:rPr>
                <w:rFonts w:asciiTheme="minorHAnsi" w:eastAsiaTheme="minorEastAsia" w:hAnsiTheme="minorHAnsi"/>
                <w:b w:val="0"/>
                <w:lang w:val="es-ES" w:eastAsia="es-ES"/>
              </w:rPr>
              <w:tab/>
            </w:r>
            <w:r w:rsidR="00AF0B96" w:rsidRPr="003468B8">
              <w:rPr>
                <w:rStyle w:val="Hipervnculo"/>
              </w:rPr>
              <w:t>CAPTURA DE REQUISITOS.</w:t>
            </w:r>
            <w:r w:rsidR="00AF0B96">
              <w:rPr>
                <w:webHidden/>
              </w:rPr>
              <w:tab/>
            </w:r>
            <w:r w:rsidR="00AF0B96">
              <w:rPr>
                <w:webHidden/>
              </w:rPr>
              <w:fldChar w:fldCharType="begin"/>
            </w:r>
            <w:r w:rsidR="00AF0B96">
              <w:rPr>
                <w:webHidden/>
              </w:rPr>
              <w:instrText xml:space="preserve"> PAGEREF _Toc417646129 \h </w:instrText>
            </w:r>
            <w:r w:rsidR="00AF0B96">
              <w:rPr>
                <w:webHidden/>
              </w:rPr>
            </w:r>
            <w:r w:rsidR="00AF0B96">
              <w:rPr>
                <w:webHidden/>
              </w:rPr>
              <w:fldChar w:fldCharType="separate"/>
            </w:r>
            <w:r w:rsidR="002870DA">
              <w:rPr>
                <w:webHidden/>
              </w:rPr>
              <w:t>21</w:t>
            </w:r>
            <w:r w:rsidR="00AF0B96">
              <w:rPr>
                <w:webHidden/>
              </w:rPr>
              <w:fldChar w:fldCharType="end"/>
            </w:r>
          </w:hyperlink>
        </w:p>
        <w:p w14:paraId="4618CD21" w14:textId="77777777" w:rsidR="00AF0B96" w:rsidRDefault="00F13DDA">
          <w:pPr>
            <w:pStyle w:val="TDC2"/>
            <w:tabs>
              <w:tab w:val="left" w:pos="1760"/>
              <w:tab w:val="right" w:leader="dot" w:pos="9111"/>
            </w:tabs>
            <w:rPr>
              <w:rFonts w:asciiTheme="minorHAnsi" w:eastAsiaTheme="minorEastAsia" w:hAnsiTheme="minorHAnsi"/>
              <w:noProof/>
              <w:lang w:val="es-ES" w:eastAsia="es-ES"/>
            </w:rPr>
          </w:pPr>
          <w:hyperlink w:anchor="_Toc417646130" w:history="1">
            <w:r w:rsidR="00AF0B96" w:rsidRPr="003468B8">
              <w:rPr>
                <w:rStyle w:val="Hipervnculo"/>
                <w:noProof/>
              </w:rPr>
              <w:t>1.1.</w:t>
            </w:r>
            <w:r w:rsidR="00AF0B96">
              <w:rPr>
                <w:rFonts w:asciiTheme="minorHAnsi" w:eastAsiaTheme="minorEastAsia" w:hAnsiTheme="minorHAnsi"/>
                <w:noProof/>
                <w:lang w:val="es-ES" w:eastAsia="es-ES"/>
              </w:rPr>
              <w:tab/>
            </w:r>
            <w:r w:rsidR="00AF0B96" w:rsidRPr="003468B8">
              <w:rPr>
                <w:rStyle w:val="Hipervnculo"/>
                <w:noProof/>
              </w:rPr>
              <w:t>Encontrar Actores y casos de uso</w:t>
            </w:r>
            <w:r w:rsidR="00AF0B96">
              <w:rPr>
                <w:noProof/>
                <w:webHidden/>
              </w:rPr>
              <w:tab/>
            </w:r>
            <w:r w:rsidR="00AF0B96">
              <w:rPr>
                <w:noProof/>
                <w:webHidden/>
              </w:rPr>
              <w:fldChar w:fldCharType="begin"/>
            </w:r>
            <w:r w:rsidR="00AF0B96">
              <w:rPr>
                <w:noProof/>
                <w:webHidden/>
              </w:rPr>
              <w:instrText xml:space="preserve"> PAGEREF _Toc417646130 \h </w:instrText>
            </w:r>
            <w:r w:rsidR="00AF0B96">
              <w:rPr>
                <w:noProof/>
                <w:webHidden/>
              </w:rPr>
            </w:r>
            <w:r w:rsidR="00AF0B96">
              <w:rPr>
                <w:noProof/>
                <w:webHidden/>
              </w:rPr>
              <w:fldChar w:fldCharType="separate"/>
            </w:r>
            <w:r w:rsidR="002870DA">
              <w:rPr>
                <w:noProof/>
                <w:webHidden/>
              </w:rPr>
              <w:t>21</w:t>
            </w:r>
            <w:r w:rsidR="00AF0B96">
              <w:rPr>
                <w:noProof/>
                <w:webHidden/>
              </w:rPr>
              <w:fldChar w:fldCharType="end"/>
            </w:r>
          </w:hyperlink>
        </w:p>
        <w:p w14:paraId="40823DA2" w14:textId="77777777" w:rsidR="00AF0B96" w:rsidRDefault="00F13DDA">
          <w:pPr>
            <w:pStyle w:val="TDC2"/>
            <w:tabs>
              <w:tab w:val="left" w:pos="1760"/>
              <w:tab w:val="right" w:leader="dot" w:pos="9111"/>
            </w:tabs>
            <w:rPr>
              <w:rFonts w:asciiTheme="minorHAnsi" w:eastAsiaTheme="minorEastAsia" w:hAnsiTheme="minorHAnsi"/>
              <w:noProof/>
              <w:lang w:val="es-ES" w:eastAsia="es-ES"/>
            </w:rPr>
          </w:pPr>
          <w:hyperlink w:anchor="_Toc417646131" w:history="1">
            <w:r w:rsidR="00AF0B96" w:rsidRPr="003468B8">
              <w:rPr>
                <w:rStyle w:val="Hipervnculo"/>
                <w:noProof/>
              </w:rPr>
              <w:t>1.2.</w:t>
            </w:r>
            <w:r w:rsidR="00AF0B96">
              <w:rPr>
                <w:rFonts w:asciiTheme="minorHAnsi" w:eastAsiaTheme="minorEastAsia" w:hAnsiTheme="minorHAnsi"/>
                <w:noProof/>
                <w:lang w:val="es-ES" w:eastAsia="es-ES"/>
              </w:rPr>
              <w:tab/>
            </w:r>
            <w:r w:rsidR="00AF0B96" w:rsidRPr="003468B8">
              <w:rPr>
                <w:rStyle w:val="Hipervnculo"/>
                <w:noProof/>
              </w:rPr>
              <w:t>Priorizar los casos de usos</w:t>
            </w:r>
            <w:r w:rsidR="00AF0B96">
              <w:rPr>
                <w:noProof/>
                <w:webHidden/>
              </w:rPr>
              <w:tab/>
            </w:r>
            <w:r w:rsidR="00AF0B96">
              <w:rPr>
                <w:noProof/>
                <w:webHidden/>
              </w:rPr>
              <w:fldChar w:fldCharType="begin"/>
            </w:r>
            <w:r w:rsidR="00AF0B96">
              <w:rPr>
                <w:noProof/>
                <w:webHidden/>
              </w:rPr>
              <w:instrText xml:space="preserve"> PAGEREF _Toc417646131 \h </w:instrText>
            </w:r>
            <w:r w:rsidR="00AF0B96">
              <w:rPr>
                <w:noProof/>
                <w:webHidden/>
              </w:rPr>
            </w:r>
            <w:r w:rsidR="00AF0B96">
              <w:rPr>
                <w:noProof/>
                <w:webHidden/>
              </w:rPr>
              <w:fldChar w:fldCharType="separate"/>
            </w:r>
            <w:r w:rsidR="002870DA">
              <w:rPr>
                <w:noProof/>
                <w:webHidden/>
              </w:rPr>
              <w:t>22</w:t>
            </w:r>
            <w:r w:rsidR="00AF0B96">
              <w:rPr>
                <w:noProof/>
                <w:webHidden/>
              </w:rPr>
              <w:fldChar w:fldCharType="end"/>
            </w:r>
          </w:hyperlink>
        </w:p>
        <w:p w14:paraId="5F83571A" w14:textId="77777777" w:rsidR="00AF0B96" w:rsidRDefault="00F13DDA">
          <w:pPr>
            <w:pStyle w:val="TDC3"/>
            <w:tabs>
              <w:tab w:val="right" w:leader="dot" w:pos="9111"/>
            </w:tabs>
            <w:rPr>
              <w:rFonts w:asciiTheme="minorHAnsi" w:eastAsiaTheme="minorEastAsia" w:hAnsiTheme="minorHAnsi"/>
              <w:noProof/>
              <w:lang w:val="es-ES" w:eastAsia="es-ES"/>
            </w:rPr>
          </w:pPr>
          <w:hyperlink w:anchor="_Toc417646132" w:history="1">
            <w:r w:rsidR="00AF0B96" w:rsidRPr="003468B8">
              <w:rPr>
                <w:rStyle w:val="Hipervnculo"/>
                <w:noProof/>
              </w:rPr>
              <w:t>Caso De Uso</w:t>
            </w:r>
            <w:r w:rsidR="00AF0B96">
              <w:rPr>
                <w:noProof/>
                <w:webHidden/>
              </w:rPr>
              <w:tab/>
            </w:r>
            <w:r w:rsidR="00AF0B96">
              <w:rPr>
                <w:noProof/>
                <w:webHidden/>
              </w:rPr>
              <w:fldChar w:fldCharType="begin"/>
            </w:r>
            <w:r w:rsidR="00AF0B96">
              <w:rPr>
                <w:noProof/>
                <w:webHidden/>
              </w:rPr>
              <w:instrText xml:space="preserve"> PAGEREF _Toc417646132 \h </w:instrText>
            </w:r>
            <w:r w:rsidR="00AF0B96">
              <w:rPr>
                <w:noProof/>
                <w:webHidden/>
              </w:rPr>
            </w:r>
            <w:r w:rsidR="00AF0B96">
              <w:rPr>
                <w:noProof/>
                <w:webHidden/>
              </w:rPr>
              <w:fldChar w:fldCharType="separate"/>
            </w:r>
            <w:r w:rsidR="002870DA">
              <w:rPr>
                <w:noProof/>
                <w:webHidden/>
              </w:rPr>
              <w:t>22</w:t>
            </w:r>
            <w:r w:rsidR="00AF0B96">
              <w:rPr>
                <w:noProof/>
                <w:webHidden/>
              </w:rPr>
              <w:fldChar w:fldCharType="end"/>
            </w:r>
          </w:hyperlink>
        </w:p>
        <w:p w14:paraId="4CB165D3" w14:textId="77777777" w:rsidR="00AF0B96" w:rsidRDefault="00F13DDA">
          <w:pPr>
            <w:pStyle w:val="TDC2"/>
            <w:tabs>
              <w:tab w:val="left" w:pos="1760"/>
              <w:tab w:val="right" w:leader="dot" w:pos="9111"/>
            </w:tabs>
            <w:rPr>
              <w:rFonts w:asciiTheme="minorHAnsi" w:eastAsiaTheme="minorEastAsia" w:hAnsiTheme="minorHAnsi"/>
              <w:noProof/>
              <w:lang w:val="es-ES" w:eastAsia="es-ES"/>
            </w:rPr>
          </w:pPr>
          <w:hyperlink w:anchor="_Toc417646133" w:history="1">
            <w:r w:rsidR="00AF0B96" w:rsidRPr="003468B8">
              <w:rPr>
                <w:rStyle w:val="Hipervnculo"/>
                <w:noProof/>
              </w:rPr>
              <w:t>1.3.</w:t>
            </w:r>
            <w:r w:rsidR="00AF0B96">
              <w:rPr>
                <w:rFonts w:asciiTheme="minorHAnsi" w:eastAsiaTheme="minorEastAsia" w:hAnsiTheme="minorHAnsi"/>
                <w:noProof/>
                <w:lang w:val="es-ES" w:eastAsia="es-ES"/>
              </w:rPr>
              <w:tab/>
            </w:r>
            <w:r w:rsidR="00AF0B96" w:rsidRPr="003468B8">
              <w:rPr>
                <w:rStyle w:val="Hipervnculo"/>
                <w:noProof/>
              </w:rPr>
              <w:t>Detallar Casos de Usos</w:t>
            </w:r>
            <w:r w:rsidR="00AF0B96">
              <w:rPr>
                <w:noProof/>
                <w:webHidden/>
              </w:rPr>
              <w:tab/>
            </w:r>
            <w:r w:rsidR="00AF0B96">
              <w:rPr>
                <w:noProof/>
                <w:webHidden/>
              </w:rPr>
              <w:fldChar w:fldCharType="begin"/>
            </w:r>
            <w:r w:rsidR="00AF0B96">
              <w:rPr>
                <w:noProof/>
                <w:webHidden/>
              </w:rPr>
              <w:instrText xml:space="preserve"> PAGEREF _Toc417646133 \h </w:instrText>
            </w:r>
            <w:r w:rsidR="00AF0B96">
              <w:rPr>
                <w:noProof/>
                <w:webHidden/>
              </w:rPr>
            </w:r>
            <w:r w:rsidR="00AF0B96">
              <w:rPr>
                <w:noProof/>
                <w:webHidden/>
              </w:rPr>
              <w:fldChar w:fldCharType="separate"/>
            </w:r>
            <w:r w:rsidR="002870DA">
              <w:rPr>
                <w:noProof/>
                <w:webHidden/>
              </w:rPr>
              <w:t>23</w:t>
            </w:r>
            <w:r w:rsidR="00AF0B96">
              <w:rPr>
                <w:noProof/>
                <w:webHidden/>
              </w:rPr>
              <w:fldChar w:fldCharType="end"/>
            </w:r>
          </w:hyperlink>
        </w:p>
        <w:p w14:paraId="4C9C2046" w14:textId="77777777" w:rsidR="00AF0B96" w:rsidRDefault="00F13DDA">
          <w:pPr>
            <w:pStyle w:val="TDC1"/>
            <w:rPr>
              <w:rFonts w:asciiTheme="minorHAnsi" w:eastAsiaTheme="minorEastAsia" w:hAnsiTheme="minorHAnsi"/>
              <w:b w:val="0"/>
              <w:lang w:val="es-ES" w:eastAsia="es-ES"/>
            </w:rPr>
          </w:pPr>
          <w:hyperlink w:anchor="_Toc417646134" w:history="1">
            <w:r w:rsidR="00AF0B96" w:rsidRPr="003468B8">
              <w:rPr>
                <w:rStyle w:val="Hipervnculo"/>
              </w:rPr>
              <w:t>C.U.2 Solicitar Ambulancia.</w:t>
            </w:r>
            <w:r w:rsidR="00AF0B96">
              <w:rPr>
                <w:webHidden/>
              </w:rPr>
              <w:tab/>
            </w:r>
            <w:r w:rsidR="00AF0B96">
              <w:rPr>
                <w:webHidden/>
              </w:rPr>
              <w:fldChar w:fldCharType="begin"/>
            </w:r>
            <w:r w:rsidR="00AF0B96">
              <w:rPr>
                <w:webHidden/>
              </w:rPr>
              <w:instrText xml:space="preserve"> PAGEREF _Toc417646134 \h </w:instrText>
            </w:r>
            <w:r w:rsidR="00AF0B96">
              <w:rPr>
                <w:webHidden/>
              </w:rPr>
            </w:r>
            <w:r w:rsidR="00AF0B96">
              <w:rPr>
                <w:webHidden/>
              </w:rPr>
              <w:fldChar w:fldCharType="separate"/>
            </w:r>
            <w:r w:rsidR="002870DA">
              <w:rPr>
                <w:webHidden/>
              </w:rPr>
              <w:t>23</w:t>
            </w:r>
            <w:r w:rsidR="00AF0B96">
              <w:rPr>
                <w:webHidden/>
              </w:rPr>
              <w:fldChar w:fldCharType="end"/>
            </w:r>
          </w:hyperlink>
        </w:p>
        <w:p w14:paraId="1C8F085B" w14:textId="77777777" w:rsidR="00AF0B96" w:rsidRDefault="00F13DDA">
          <w:pPr>
            <w:pStyle w:val="TDC1"/>
            <w:rPr>
              <w:rFonts w:asciiTheme="minorHAnsi" w:eastAsiaTheme="minorEastAsia" w:hAnsiTheme="minorHAnsi"/>
              <w:b w:val="0"/>
              <w:lang w:val="es-ES" w:eastAsia="es-ES"/>
            </w:rPr>
          </w:pPr>
          <w:hyperlink w:anchor="_Toc417646135" w:history="1">
            <w:r w:rsidR="00AF0B96" w:rsidRPr="003468B8">
              <w:rPr>
                <w:rStyle w:val="Hipervnculo"/>
              </w:rPr>
              <w:t>C.U.7 Asignar Ambulancia</w:t>
            </w:r>
            <w:r w:rsidR="00AF0B96">
              <w:rPr>
                <w:webHidden/>
              </w:rPr>
              <w:tab/>
            </w:r>
            <w:r w:rsidR="00AF0B96">
              <w:rPr>
                <w:webHidden/>
              </w:rPr>
              <w:fldChar w:fldCharType="begin"/>
            </w:r>
            <w:r w:rsidR="00AF0B96">
              <w:rPr>
                <w:webHidden/>
              </w:rPr>
              <w:instrText xml:space="preserve"> PAGEREF _Toc417646135 \h </w:instrText>
            </w:r>
            <w:r w:rsidR="00AF0B96">
              <w:rPr>
                <w:webHidden/>
              </w:rPr>
            </w:r>
            <w:r w:rsidR="00AF0B96">
              <w:rPr>
                <w:webHidden/>
              </w:rPr>
              <w:fldChar w:fldCharType="separate"/>
            </w:r>
            <w:r w:rsidR="002870DA">
              <w:rPr>
                <w:webHidden/>
              </w:rPr>
              <w:t>25</w:t>
            </w:r>
            <w:r w:rsidR="00AF0B96">
              <w:rPr>
                <w:webHidden/>
              </w:rPr>
              <w:fldChar w:fldCharType="end"/>
            </w:r>
          </w:hyperlink>
        </w:p>
        <w:p w14:paraId="36404641" w14:textId="77777777" w:rsidR="00AF0B96" w:rsidRDefault="00F13DDA">
          <w:pPr>
            <w:pStyle w:val="TDC1"/>
            <w:rPr>
              <w:rFonts w:asciiTheme="minorHAnsi" w:eastAsiaTheme="minorEastAsia" w:hAnsiTheme="minorHAnsi"/>
              <w:b w:val="0"/>
              <w:lang w:val="es-ES" w:eastAsia="es-ES"/>
            </w:rPr>
          </w:pPr>
          <w:hyperlink w:anchor="_Toc417646136" w:history="1">
            <w:r w:rsidR="00AF0B96" w:rsidRPr="003468B8">
              <w:rPr>
                <w:rStyle w:val="Hipervnculo"/>
              </w:rPr>
              <w:t>2.</w:t>
            </w:r>
            <w:r w:rsidR="00AF0B96">
              <w:rPr>
                <w:rFonts w:asciiTheme="minorHAnsi" w:eastAsiaTheme="minorEastAsia" w:hAnsiTheme="minorHAnsi"/>
                <w:b w:val="0"/>
                <w:lang w:val="es-ES" w:eastAsia="es-ES"/>
              </w:rPr>
              <w:tab/>
            </w:r>
            <w:r w:rsidR="00AF0B96" w:rsidRPr="003468B8">
              <w:rPr>
                <w:rStyle w:val="Hipervnculo"/>
              </w:rPr>
              <w:t>ANÁLISIS</w:t>
            </w:r>
            <w:r w:rsidR="00AF0B96">
              <w:rPr>
                <w:webHidden/>
              </w:rPr>
              <w:tab/>
            </w:r>
            <w:r w:rsidR="00AF0B96">
              <w:rPr>
                <w:webHidden/>
              </w:rPr>
              <w:fldChar w:fldCharType="begin"/>
            </w:r>
            <w:r w:rsidR="00AF0B96">
              <w:rPr>
                <w:webHidden/>
              </w:rPr>
              <w:instrText xml:space="preserve"> PAGEREF _Toc417646136 \h </w:instrText>
            </w:r>
            <w:r w:rsidR="00AF0B96">
              <w:rPr>
                <w:webHidden/>
              </w:rPr>
            </w:r>
            <w:r w:rsidR="00AF0B96">
              <w:rPr>
                <w:webHidden/>
              </w:rPr>
              <w:fldChar w:fldCharType="separate"/>
            </w:r>
            <w:r w:rsidR="002870DA">
              <w:rPr>
                <w:webHidden/>
              </w:rPr>
              <w:t>27</w:t>
            </w:r>
            <w:r w:rsidR="00AF0B96">
              <w:rPr>
                <w:webHidden/>
              </w:rPr>
              <w:fldChar w:fldCharType="end"/>
            </w:r>
          </w:hyperlink>
        </w:p>
        <w:p w14:paraId="5AD3F21F" w14:textId="77777777" w:rsidR="00AF0B96" w:rsidRDefault="00F13DDA">
          <w:pPr>
            <w:pStyle w:val="TDC2"/>
            <w:tabs>
              <w:tab w:val="left" w:pos="1760"/>
              <w:tab w:val="right" w:leader="dot" w:pos="9111"/>
            </w:tabs>
            <w:rPr>
              <w:rFonts w:asciiTheme="minorHAnsi" w:eastAsiaTheme="minorEastAsia" w:hAnsiTheme="minorHAnsi"/>
              <w:noProof/>
              <w:lang w:val="es-ES" w:eastAsia="es-ES"/>
            </w:rPr>
          </w:pPr>
          <w:hyperlink w:anchor="_Toc417646137" w:history="1">
            <w:r w:rsidR="00AF0B96" w:rsidRPr="003468B8">
              <w:rPr>
                <w:rStyle w:val="Hipervnculo"/>
                <w:noProof/>
              </w:rPr>
              <w:t>2.1.</w:t>
            </w:r>
            <w:r w:rsidR="00AF0B96">
              <w:rPr>
                <w:rFonts w:asciiTheme="minorHAnsi" w:eastAsiaTheme="minorEastAsia" w:hAnsiTheme="minorHAnsi"/>
                <w:noProof/>
                <w:lang w:val="es-ES" w:eastAsia="es-ES"/>
              </w:rPr>
              <w:tab/>
            </w:r>
            <w:r w:rsidR="00AF0B96" w:rsidRPr="003468B8">
              <w:rPr>
                <w:rStyle w:val="Hipervnculo"/>
                <w:noProof/>
              </w:rPr>
              <w:t>Analizar Caso de Uso</w:t>
            </w:r>
            <w:r w:rsidR="00AF0B96">
              <w:rPr>
                <w:noProof/>
                <w:webHidden/>
              </w:rPr>
              <w:tab/>
            </w:r>
            <w:r w:rsidR="00AF0B96">
              <w:rPr>
                <w:noProof/>
                <w:webHidden/>
              </w:rPr>
              <w:fldChar w:fldCharType="begin"/>
            </w:r>
            <w:r w:rsidR="00AF0B96">
              <w:rPr>
                <w:noProof/>
                <w:webHidden/>
              </w:rPr>
              <w:instrText xml:space="preserve"> PAGEREF _Toc417646137 \h </w:instrText>
            </w:r>
            <w:r w:rsidR="00AF0B96">
              <w:rPr>
                <w:noProof/>
                <w:webHidden/>
              </w:rPr>
            </w:r>
            <w:r w:rsidR="00AF0B96">
              <w:rPr>
                <w:noProof/>
                <w:webHidden/>
              </w:rPr>
              <w:fldChar w:fldCharType="separate"/>
            </w:r>
            <w:r w:rsidR="002870DA">
              <w:rPr>
                <w:noProof/>
                <w:webHidden/>
              </w:rPr>
              <w:t>27</w:t>
            </w:r>
            <w:r w:rsidR="00AF0B96">
              <w:rPr>
                <w:noProof/>
                <w:webHidden/>
              </w:rPr>
              <w:fldChar w:fldCharType="end"/>
            </w:r>
          </w:hyperlink>
        </w:p>
        <w:p w14:paraId="0FFC662F" w14:textId="77777777" w:rsidR="00AF0B96" w:rsidRDefault="00F13DDA">
          <w:pPr>
            <w:pStyle w:val="TDC3"/>
            <w:tabs>
              <w:tab w:val="right" w:leader="dot" w:pos="9111"/>
            </w:tabs>
            <w:rPr>
              <w:rFonts w:asciiTheme="minorHAnsi" w:eastAsiaTheme="minorEastAsia" w:hAnsiTheme="minorHAnsi"/>
              <w:noProof/>
              <w:lang w:val="es-ES" w:eastAsia="es-ES"/>
            </w:rPr>
          </w:pPr>
          <w:hyperlink w:anchor="_Toc417646138" w:history="1">
            <w:r w:rsidR="00AF0B96" w:rsidRPr="003468B8">
              <w:rPr>
                <w:rStyle w:val="Hipervnculo"/>
                <w:noProof/>
              </w:rPr>
              <w:t>Asignar Ambulancia</w:t>
            </w:r>
            <w:r w:rsidR="00AF0B96" w:rsidRPr="003468B8">
              <w:rPr>
                <w:rStyle w:val="Hipervnculo"/>
                <w:noProof/>
                <w:lang w:eastAsia="es-ES"/>
              </w:rPr>
              <w:t xml:space="preserve"> </w:t>
            </w:r>
            <w:r w:rsidR="00AF0B96">
              <w:rPr>
                <w:noProof/>
                <w:webHidden/>
              </w:rPr>
              <w:tab/>
            </w:r>
            <w:r w:rsidR="00AF0B96">
              <w:rPr>
                <w:noProof/>
                <w:webHidden/>
              </w:rPr>
              <w:fldChar w:fldCharType="begin"/>
            </w:r>
            <w:r w:rsidR="00AF0B96">
              <w:rPr>
                <w:noProof/>
                <w:webHidden/>
              </w:rPr>
              <w:instrText xml:space="preserve"> PAGEREF _Toc417646138 \h </w:instrText>
            </w:r>
            <w:r w:rsidR="00AF0B96">
              <w:rPr>
                <w:noProof/>
                <w:webHidden/>
              </w:rPr>
            </w:r>
            <w:r w:rsidR="00AF0B96">
              <w:rPr>
                <w:noProof/>
                <w:webHidden/>
              </w:rPr>
              <w:fldChar w:fldCharType="separate"/>
            </w:r>
            <w:r w:rsidR="002870DA">
              <w:rPr>
                <w:noProof/>
                <w:webHidden/>
              </w:rPr>
              <w:t>28</w:t>
            </w:r>
            <w:r w:rsidR="00AF0B96">
              <w:rPr>
                <w:noProof/>
                <w:webHidden/>
              </w:rPr>
              <w:fldChar w:fldCharType="end"/>
            </w:r>
          </w:hyperlink>
        </w:p>
        <w:p w14:paraId="60E8C129" w14:textId="77777777" w:rsidR="00AF0B96" w:rsidRDefault="00F13DDA">
          <w:pPr>
            <w:pStyle w:val="TDC3"/>
            <w:tabs>
              <w:tab w:val="right" w:leader="dot" w:pos="9111"/>
            </w:tabs>
            <w:rPr>
              <w:rFonts w:asciiTheme="minorHAnsi" w:eastAsiaTheme="minorEastAsia" w:hAnsiTheme="minorHAnsi"/>
              <w:noProof/>
              <w:lang w:val="es-ES" w:eastAsia="es-ES"/>
            </w:rPr>
          </w:pPr>
          <w:hyperlink w:anchor="_Toc417646139" w:history="1">
            <w:r w:rsidR="00AF0B96" w:rsidRPr="003468B8">
              <w:rPr>
                <w:rStyle w:val="Hipervnculo"/>
                <w:noProof/>
              </w:rPr>
              <w:t>Solicitar Ambulancia</w:t>
            </w:r>
            <w:r w:rsidR="00AF0B96">
              <w:rPr>
                <w:noProof/>
                <w:webHidden/>
              </w:rPr>
              <w:tab/>
            </w:r>
            <w:r w:rsidR="00AF0B96">
              <w:rPr>
                <w:noProof/>
                <w:webHidden/>
              </w:rPr>
              <w:fldChar w:fldCharType="begin"/>
            </w:r>
            <w:r w:rsidR="00AF0B96">
              <w:rPr>
                <w:noProof/>
                <w:webHidden/>
              </w:rPr>
              <w:instrText xml:space="preserve"> PAGEREF _Toc417646139 \h </w:instrText>
            </w:r>
            <w:r w:rsidR="00AF0B96">
              <w:rPr>
                <w:noProof/>
                <w:webHidden/>
              </w:rPr>
            </w:r>
            <w:r w:rsidR="00AF0B96">
              <w:rPr>
                <w:noProof/>
                <w:webHidden/>
              </w:rPr>
              <w:fldChar w:fldCharType="separate"/>
            </w:r>
            <w:r w:rsidR="002870DA">
              <w:rPr>
                <w:noProof/>
                <w:webHidden/>
              </w:rPr>
              <w:t>27</w:t>
            </w:r>
            <w:r w:rsidR="00AF0B96">
              <w:rPr>
                <w:noProof/>
                <w:webHidden/>
              </w:rPr>
              <w:fldChar w:fldCharType="end"/>
            </w:r>
          </w:hyperlink>
        </w:p>
        <w:p w14:paraId="5C47228D" w14:textId="77777777" w:rsidR="00AF0B96" w:rsidRDefault="00F13DDA">
          <w:pPr>
            <w:pStyle w:val="TDC2"/>
            <w:tabs>
              <w:tab w:val="left" w:pos="1760"/>
              <w:tab w:val="right" w:leader="dot" w:pos="9111"/>
            </w:tabs>
            <w:rPr>
              <w:rFonts w:asciiTheme="minorHAnsi" w:eastAsiaTheme="minorEastAsia" w:hAnsiTheme="minorHAnsi"/>
              <w:noProof/>
              <w:lang w:val="es-ES" w:eastAsia="es-ES"/>
            </w:rPr>
          </w:pPr>
          <w:hyperlink w:anchor="_Toc417646140" w:history="1">
            <w:r w:rsidR="00AF0B96" w:rsidRPr="003468B8">
              <w:rPr>
                <w:rStyle w:val="Hipervnculo"/>
                <w:noProof/>
              </w:rPr>
              <w:t>2.2.</w:t>
            </w:r>
            <w:r w:rsidR="00AF0B96">
              <w:rPr>
                <w:rFonts w:asciiTheme="minorHAnsi" w:eastAsiaTheme="minorEastAsia" w:hAnsiTheme="minorHAnsi"/>
                <w:noProof/>
                <w:lang w:val="es-ES" w:eastAsia="es-ES"/>
              </w:rPr>
              <w:tab/>
            </w:r>
            <w:r w:rsidR="00AF0B96" w:rsidRPr="003468B8">
              <w:rPr>
                <w:rStyle w:val="Hipervnculo"/>
                <w:noProof/>
              </w:rPr>
              <w:t>Análisis de Clases</w:t>
            </w:r>
            <w:r w:rsidR="00AF0B96">
              <w:rPr>
                <w:noProof/>
                <w:webHidden/>
              </w:rPr>
              <w:tab/>
            </w:r>
            <w:r w:rsidR="00AF0B96">
              <w:rPr>
                <w:noProof/>
                <w:webHidden/>
              </w:rPr>
              <w:fldChar w:fldCharType="begin"/>
            </w:r>
            <w:r w:rsidR="00AF0B96">
              <w:rPr>
                <w:noProof/>
                <w:webHidden/>
              </w:rPr>
              <w:instrText xml:space="preserve"> PAGEREF _Toc417646140 \h </w:instrText>
            </w:r>
            <w:r w:rsidR="00AF0B96">
              <w:rPr>
                <w:noProof/>
                <w:webHidden/>
              </w:rPr>
            </w:r>
            <w:r w:rsidR="00AF0B96">
              <w:rPr>
                <w:noProof/>
                <w:webHidden/>
              </w:rPr>
              <w:fldChar w:fldCharType="separate"/>
            </w:r>
            <w:r w:rsidR="002870DA">
              <w:rPr>
                <w:noProof/>
                <w:webHidden/>
              </w:rPr>
              <w:t>28</w:t>
            </w:r>
            <w:r w:rsidR="00AF0B96">
              <w:rPr>
                <w:noProof/>
                <w:webHidden/>
              </w:rPr>
              <w:fldChar w:fldCharType="end"/>
            </w:r>
          </w:hyperlink>
        </w:p>
        <w:p w14:paraId="30056134" w14:textId="77777777" w:rsidR="00AF0B96" w:rsidRDefault="00F13DDA">
          <w:pPr>
            <w:pStyle w:val="TDC3"/>
            <w:tabs>
              <w:tab w:val="right" w:leader="dot" w:pos="9111"/>
            </w:tabs>
            <w:rPr>
              <w:rFonts w:asciiTheme="minorHAnsi" w:eastAsiaTheme="minorEastAsia" w:hAnsiTheme="minorHAnsi"/>
              <w:noProof/>
              <w:lang w:val="es-ES" w:eastAsia="es-ES"/>
            </w:rPr>
          </w:pPr>
          <w:hyperlink w:anchor="_Toc417646141" w:history="1">
            <w:r w:rsidR="00AF0B96" w:rsidRPr="003468B8">
              <w:rPr>
                <w:rStyle w:val="Hipervnculo"/>
                <w:noProof/>
              </w:rPr>
              <w:t>Asignar Ambulancia</w:t>
            </w:r>
            <w:r w:rsidR="00AF0B96">
              <w:rPr>
                <w:noProof/>
                <w:webHidden/>
              </w:rPr>
              <w:tab/>
            </w:r>
            <w:r w:rsidR="00AF0B96">
              <w:rPr>
                <w:noProof/>
                <w:webHidden/>
              </w:rPr>
              <w:fldChar w:fldCharType="begin"/>
            </w:r>
            <w:r w:rsidR="00AF0B96">
              <w:rPr>
                <w:noProof/>
                <w:webHidden/>
              </w:rPr>
              <w:instrText xml:space="preserve"> PAGEREF _Toc417646141 \h </w:instrText>
            </w:r>
            <w:r w:rsidR="00AF0B96">
              <w:rPr>
                <w:noProof/>
                <w:webHidden/>
              </w:rPr>
            </w:r>
            <w:r w:rsidR="00AF0B96">
              <w:rPr>
                <w:noProof/>
                <w:webHidden/>
              </w:rPr>
              <w:fldChar w:fldCharType="separate"/>
            </w:r>
            <w:r w:rsidR="002870DA">
              <w:rPr>
                <w:noProof/>
                <w:webHidden/>
              </w:rPr>
              <w:t>28</w:t>
            </w:r>
            <w:r w:rsidR="00AF0B96">
              <w:rPr>
                <w:noProof/>
                <w:webHidden/>
              </w:rPr>
              <w:fldChar w:fldCharType="end"/>
            </w:r>
          </w:hyperlink>
        </w:p>
        <w:p w14:paraId="596EC388" w14:textId="77777777" w:rsidR="00AF0B96" w:rsidRDefault="00F13DDA">
          <w:pPr>
            <w:pStyle w:val="TDC3"/>
            <w:tabs>
              <w:tab w:val="right" w:leader="dot" w:pos="9111"/>
            </w:tabs>
            <w:rPr>
              <w:rFonts w:asciiTheme="minorHAnsi" w:eastAsiaTheme="minorEastAsia" w:hAnsiTheme="minorHAnsi"/>
              <w:noProof/>
              <w:lang w:val="es-ES" w:eastAsia="es-ES"/>
            </w:rPr>
          </w:pPr>
          <w:hyperlink w:anchor="_Toc417646142" w:history="1">
            <w:r w:rsidR="00AF0B96" w:rsidRPr="003468B8">
              <w:rPr>
                <w:rStyle w:val="Hipervnculo"/>
                <w:noProof/>
              </w:rPr>
              <w:t>Solicitar Ambulancia</w:t>
            </w:r>
            <w:r w:rsidR="00AF0B96">
              <w:rPr>
                <w:noProof/>
                <w:webHidden/>
              </w:rPr>
              <w:tab/>
            </w:r>
            <w:r w:rsidR="00AF0B96">
              <w:rPr>
                <w:noProof/>
                <w:webHidden/>
              </w:rPr>
              <w:fldChar w:fldCharType="begin"/>
            </w:r>
            <w:r w:rsidR="00AF0B96">
              <w:rPr>
                <w:noProof/>
                <w:webHidden/>
              </w:rPr>
              <w:instrText xml:space="preserve"> PAGEREF _Toc417646142 \h </w:instrText>
            </w:r>
            <w:r w:rsidR="00AF0B96">
              <w:rPr>
                <w:noProof/>
                <w:webHidden/>
              </w:rPr>
            </w:r>
            <w:r w:rsidR="00AF0B96">
              <w:rPr>
                <w:noProof/>
                <w:webHidden/>
              </w:rPr>
              <w:fldChar w:fldCharType="separate"/>
            </w:r>
            <w:r w:rsidR="002870DA">
              <w:rPr>
                <w:noProof/>
                <w:webHidden/>
              </w:rPr>
              <w:t>29</w:t>
            </w:r>
            <w:r w:rsidR="00AF0B96">
              <w:rPr>
                <w:noProof/>
                <w:webHidden/>
              </w:rPr>
              <w:fldChar w:fldCharType="end"/>
            </w:r>
          </w:hyperlink>
        </w:p>
        <w:p w14:paraId="095028BA" w14:textId="77777777" w:rsidR="00AF0B96" w:rsidRDefault="00F13DDA">
          <w:pPr>
            <w:pStyle w:val="TDC1"/>
            <w:rPr>
              <w:rFonts w:asciiTheme="minorHAnsi" w:eastAsiaTheme="minorEastAsia" w:hAnsiTheme="minorHAnsi"/>
              <w:b w:val="0"/>
              <w:lang w:val="es-ES" w:eastAsia="es-ES"/>
            </w:rPr>
          </w:pPr>
          <w:hyperlink w:anchor="_Toc417646143" w:history="1">
            <w:r w:rsidR="00AF0B96" w:rsidRPr="003468B8">
              <w:rPr>
                <w:rStyle w:val="Hipervnculo"/>
              </w:rPr>
              <w:t>3.</w:t>
            </w:r>
            <w:r w:rsidR="00AF0B96">
              <w:rPr>
                <w:rFonts w:asciiTheme="minorHAnsi" w:eastAsiaTheme="minorEastAsia" w:hAnsiTheme="minorHAnsi"/>
                <w:b w:val="0"/>
                <w:lang w:val="es-ES" w:eastAsia="es-ES"/>
              </w:rPr>
              <w:tab/>
            </w:r>
            <w:r w:rsidR="00AF0B96" w:rsidRPr="003468B8">
              <w:rPr>
                <w:rStyle w:val="Hipervnculo"/>
              </w:rPr>
              <w:t>DISEÑO.</w:t>
            </w:r>
            <w:r w:rsidR="00AF0B96">
              <w:rPr>
                <w:webHidden/>
              </w:rPr>
              <w:tab/>
            </w:r>
            <w:r w:rsidR="00AF0B96">
              <w:rPr>
                <w:webHidden/>
              </w:rPr>
              <w:fldChar w:fldCharType="begin"/>
            </w:r>
            <w:r w:rsidR="00AF0B96">
              <w:rPr>
                <w:webHidden/>
              </w:rPr>
              <w:instrText xml:space="preserve"> PAGEREF _Toc417646143 \h </w:instrText>
            </w:r>
            <w:r w:rsidR="00AF0B96">
              <w:rPr>
                <w:webHidden/>
              </w:rPr>
            </w:r>
            <w:r w:rsidR="00AF0B96">
              <w:rPr>
                <w:webHidden/>
              </w:rPr>
              <w:fldChar w:fldCharType="separate"/>
            </w:r>
            <w:r w:rsidR="002870DA">
              <w:rPr>
                <w:webHidden/>
              </w:rPr>
              <w:t>29</w:t>
            </w:r>
            <w:r w:rsidR="00AF0B96">
              <w:rPr>
                <w:webHidden/>
              </w:rPr>
              <w:fldChar w:fldCharType="end"/>
            </w:r>
          </w:hyperlink>
        </w:p>
        <w:p w14:paraId="633725C2" w14:textId="77777777" w:rsidR="00AF0B96" w:rsidRDefault="00F13DDA">
          <w:pPr>
            <w:pStyle w:val="TDC2"/>
            <w:tabs>
              <w:tab w:val="left" w:pos="1760"/>
              <w:tab w:val="right" w:leader="dot" w:pos="9111"/>
            </w:tabs>
            <w:rPr>
              <w:rFonts w:asciiTheme="minorHAnsi" w:eastAsiaTheme="minorEastAsia" w:hAnsiTheme="minorHAnsi"/>
              <w:noProof/>
              <w:lang w:val="es-ES" w:eastAsia="es-ES"/>
            </w:rPr>
          </w:pPr>
          <w:hyperlink w:anchor="_Toc417646144" w:history="1">
            <w:r w:rsidR="00AF0B96" w:rsidRPr="003468B8">
              <w:rPr>
                <w:rStyle w:val="Hipervnculo"/>
                <w:noProof/>
              </w:rPr>
              <w:t>3.1.</w:t>
            </w:r>
            <w:r w:rsidR="00AF0B96">
              <w:rPr>
                <w:rFonts w:asciiTheme="minorHAnsi" w:eastAsiaTheme="minorEastAsia" w:hAnsiTheme="minorHAnsi"/>
                <w:noProof/>
                <w:lang w:val="es-ES" w:eastAsia="es-ES"/>
              </w:rPr>
              <w:tab/>
            </w:r>
            <w:r w:rsidR="00AF0B96" w:rsidRPr="003468B8">
              <w:rPr>
                <w:rStyle w:val="Hipervnculo"/>
                <w:noProof/>
              </w:rPr>
              <w:t>Diseño de la Arquitectura</w:t>
            </w:r>
            <w:r w:rsidR="00AF0B96">
              <w:rPr>
                <w:noProof/>
                <w:webHidden/>
              </w:rPr>
              <w:tab/>
            </w:r>
            <w:r w:rsidR="00AF0B96">
              <w:rPr>
                <w:noProof/>
                <w:webHidden/>
              </w:rPr>
              <w:fldChar w:fldCharType="begin"/>
            </w:r>
            <w:r w:rsidR="00AF0B96">
              <w:rPr>
                <w:noProof/>
                <w:webHidden/>
              </w:rPr>
              <w:instrText xml:space="preserve"> PAGEREF _Toc417646144 \h </w:instrText>
            </w:r>
            <w:r w:rsidR="00AF0B96">
              <w:rPr>
                <w:noProof/>
                <w:webHidden/>
              </w:rPr>
            </w:r>
            <w:r w:rsidR="00AF0B96">
              <w:rPr>
                <w:noProof/>
                <w:webHidden/>
              </w:rPr>
              <w:fldChar w:fldCharType="separate"/>
            </w:r>
            <w:r w:rsidR="002870DA">
              <w:rPr>
                <w:noProof/>
                <w:webHidden/>
              </w:rPr>
              <w:t>29</w:t>
            </w:r>
            <w:r w:rsidR="00AF0B96">
              <w:rPr>
                <w:noProof/>
                <w:webHidden/>
              </w:rPr>
              <w:fldChar w:fldCharType="end"/>
            </w:r>
          </w:hyperlink>
        </w:p>
        <w:p w14:paraId="55B07A89" w14:textId="77777777" w:rsidR="00AF0B96" w:rsidRDefault="00F13DDA">
          <w:pPr>
            <w:pStyle w:val="TDC3"/>
            <w:tabs>
              <w:tab w:val="left" w:pos="2029"/>
              <w:tab w:val="right" w:leader="dot" w:pos="9111"/>
            </w:tabs>
            <w:rPr>
              <w:rFonts w:asciiTheme="minorHAnsi" w:eastAsiaTheme="minorEastAsia" w:hAnsiTheme="minorHAnsi"/>
              <w:noProof/>
              <w:lang w:val="es-ES" w:eastAsia="es-ES"/>
            </w:rPr>
          </w:pPr>
          <w:hyperlink w:anchor="_Toc417646145" w:history="1">
            <w:r w:rsidR="00AF0B96" w:rsidRPr="003468B8">
              <w:rPr>
                <w:rStyle w:val="Hipervnculo"/>
                <w:noProof/>
              </w:rPr>
              <w:t>3.1.1.</w:t>
            </w:r>
            <w:r w:rsidR="00AF0B96">
              <w:rPr>
                <w:rFonts w:asciiTheme="minorHAnsi" w:eastAsiaTheme="minorEastAsia" w:hAnsiTheme="minorHAnsi"/>
                <w:noProof/>
                <w:lang w:val="es-ES" w:eastAsia="es-ES"/>
              </w:rPr>
              <w:tab/>
            </w:r>
            <w:r w:rsidR="00AF0B96" w:rsidRPr="003468B8">
              <w:rPr>
                <w:rStyle w:val="Hipervnculo"/>
                <w:noProof/>
              </w:rPr>
              <w:t>Identificación de Nodos y Configuración de Red</w:t>
            </w:r>
            <w:r w:rsidR="00AF0B96">
              <w:rPr>
                <w:noProof/>
                <w:webHidden/>
              </w:rPr>
              <w:tab/>
            </w:r>
            <w:r w:rsidR="00AF0B96">
              <w:rPr>
                <w:noProof/>
                <w:webHidden/>
              </w:rPr>
              <w:fldChar w:fldCharType="begin"/>
            </w:r>
            <w:r w:rsidR="00AF0B96">
              <w:rPr>
                <w:noProof/>
                <w:webHidden/>
              </w:rPr>
              <w:instrText xml:space="preserve"> PAGEREF _Toc417646145 \h </w:instrText>
            </w:r>
            <w:r w:rsidR="00AF0B96">
              <w:rPr>
                <w:noProof/>
                <w:webHidden/>
              </w:rPr>
            </w:r>
            <w:r w:rsidR="00AF0B96">
              <w:rPr>
                <w:noProof/>
                <w:webHidden/>
              </w:rPr>
              <w:fldChar w:fldCharType="separate"/>
            </w:r>
            <w:r w:rsidR="002870DA">
              <w:rPr>
                <w:noProof/>
                <w:webHidden/>
              </w:rPr>
              <w:t>29</w:t>
            </w:r>
            <w:r w:rsidR="00AF0B96">
              <w:rPr>
                <w:noProof/>
                <w:webHidden/>
              </w:rPr>
              <w:fldChar w:fldCharType="end"/>
            </w:r>
          </w:hyperlink>
        </w:p>
        <w:p w14:paraId="6E59CBA8" w14:textId="77777777" w:rsidR="00AF0B96" w:rsidRDefault="00F13DDA">
          <w:pPr>
            <w:pStyle w:val="TDC2"/>
            <w:tabs>
              <w:tab w:val="left" w:pos="1760"/>
              <w:tab w:val="right" w:leader="dot" w:pos="9111"/>
            </w:tabs>
            <w:rPr>
              <w:rFonts w:asciiTheme="minorHAnsi" w:eastAsiaTheme="minorEastAsia" w:hAnsiTheme="minorHAnsi"/>
              <w:noProof/>
              <w:lang w:val="es-ES" w:eastAsia="es-ES"/>
            </w:rPr>
          </w:pPr>
          <w:hyperlink w:anchor="_Toc417646146" w:history="1">
            <w:r w:rsidR="00AF0B96" w:rsidRPr="003468B8">
              <w:rPr>
                <w:rStyle w:val="Hipervnculo"/>
                <w:noProof/>
              </w:rPr>
              <w:t>3.2.</w:t>
            </w:r>
            <w:r w:rsidR="00AF0B96">
              <w:rPr>
                <w:rFonts w:asciiTheme="minorHAnsi" w:eastAsiaTheme="minorEastAsia" w:hAnsiTheme="minorHAnsi"/>
                <w:noProof/>
                <w:lang w:val="es-ES" w:eastAsia="es-ES"/>
              </w:rPr>
              <w:tab/>
            </w:r>
            <w:r w:rsidR="00AF0B96" w:rsidRPr="003468B8">
              <w:rPr>
                <w:rStyle w:val="Hipervnculo"/>
                <w:noProof/>
              </w:rPr>
              <w:t>Diseñar Caso de Uso</w:t>
            </w:r>
            <w:r w:rsidR="00AF0B96">
              <w:rPr>
                <w:noProof/>
                <w:webHidden/>
              </w:rPr>
              <w:tab/>
            </w:r>
            <w:r w:rsidR="00AF0B96">
              <w:rPr>
                <w:noProof/>
                <w:webHidden/>
              </w:rPr>
              <w:fldChar w:fldCharType="begin"/>
            </w:r>
            <w:r w:rsidR="00AF0B96">
              <w:rPr>
                <w:noProof/>
                <w:webHidden/>
              </w:rPr>
              <w:instrText xml:space="preserve"> PAGEREF _Toc417646146 \h </w:instrText>
            </w:r>
            <w:r w:rsidR="00AF0B96">
              <w:rPr>
                <w:noProof/>
                <w:webHidden/>
              </w:rPr>
            </w:r>
            <w:r w:rsidR="00AF0B96">
              <w:rPr>
                <w:noProof/>
                <w:webHidden/>
              </w:rPr>
              <w:fldChar w:fldCharType="separate"/>
            </w:r>
            <w:r w:rsidR="002870DA">
              <w:rPr>
                <w:noProof/>
                <w:webHidden/>
              </w:rPr>
              <w:t>30</w:t>
            </w:r>
            <w:r w:rsidR="00AF0B96">
              <w:rPr>
                <w:noProof/>
                <w:webHidden/>
              </w:rPr>
              <w:fldChar w:fldCharType="end"/>
            </w:r>
          </w:hyperlink>
        </w:p>
        <w:p w14:paraId="05E6EFD6" w14:textId="77777777" w:rsidR="00AF0B96" w:rsidRDefault="00F13DDA">
          <w:pPr>
            <w:pStyle w:val="TDC3"/>
            <w:tabs>
              <w:tab w:val="left" w:pos="2029"/>
              <w:tab w:val="right" w:leader="dot" w:pos="9111"/>
            </w:tabs>
            <w:rPr>
              <w:rFonts w:asciiTheme="minorHAnsi" w:eastAsiaTheme="minorEastAsia" w:hAnsiTheme="minorHAnsi"/>
              <w:noProof/>
              <w:lang w:val="es-ES" w:eastAsia="es-ES"/>
            </w:rPr>
          </w:pPr>
          <w:hyperlink w:anchor="_Toc417646147" w:history="1">
            <w:r w:rsidR="00AF0B96" w:rsidRPr="003468B8">
              <w:rPr>
                <w:rStyle w:val="Hipervnculo"/>
                <w:noProof/>
              </w:rPr>
              <w:t>3.2.1.</w:t>
            </w:r>
            <w:r w:rsidR="00AF0B96">
              <w:rPr>
                <w:rFonts w:asciiTheme="minorHAnsi" w:eastAsiaTheme="minorEastAsia" w:hAnsiTheme="minorHAnsi"/>
                <w:noProof/>
                <w:lang w:val="es-ES" w:eastAsia="es-ES"/>
              </w:rPr>
              <w:tab/>
            </w:r>
            <w:r w:rsidR="00AF0B96" w:rsidRPr="003468B8">
              <w:rPr>
                <w:rStyle w:val="Hipervnculo"/>
                <w:noProof/>
              </w:rPr>
              <w:t>Descripción de interacción</w:t>
            </w:r>
            <w:r w:rsidR="00AF0B96">
              <w:rPr>
                <w:noProof/>
                <w:webHidden/>
              </w:rPr>
              <w:tab/>
            </w:r>
            <w:r w:rsidR="00AF0B96">
              <w:rPr>
                <w:noProof/>
                <w:webHidden/>
              </w:rPr>
              <w:fldChar w:fldCharType="begin"/>
            </w:r>
            <w:r w:rsidR="00AF0B96">
              <w:rPr>
                <w:noProof/>
                <w:webHidden/>
              </w:rPr>
              <w:instrText xml:space="preserve"> PAGEREF _Toc417646147 \h </w:instrText>
            </w:r>
            <w:r w:rsidR="00AF0B96">
              <w:rPr>
                <w:noProof/>
                <w:webHidden/>
              </w:rPr>
            </w:r>
            <w:r w:rsidR="00AF0B96">
              <w:rPr>
                <w:noProof/>
                <w:webHidden/>
              </w:rPr>
              <w:fldChar w:fldCharType="separate"/>
            </w:r>
            <w:r w:rsidR="002870DA">
              <w:rPr>
                <w:noProof/>
                <w:webHidden/>
              </w:rPr>
              <w:t>30</w:t>
            </w:r>
            <w:r w:rsidR="00AF0B96">
              <w:rPr>
                <w:noProof/>
                <w:webHidden/>
              </w:rPr>
              <w:fldChar w:fldCharType="end"/>
            </w:r>
          </w:hyperlink>
        </w:p>
        <w:p w14:paraId="078B8557" w14:textId="77777777" w:rsidR="00AF0B96" w:rsidRDefault="00F13DDA">
          <w:pPr>
            <w:pStyle w:val="TDC3"/>
            <w:tabs>
              <w:tab w:val="left" w:pos="2029"/>
              <w:tab w:val="right" w:leader="dot" w:pos="9111"/>
            </w:tabs>
            <w:rPr>
              <w:rFonts w:asciiTheme="minorHAnsi" w:eastAsiaTheme="minorEastAsia" w:hAnsiTheme="minorHAnsi"/>
              <w:noProof/>
              <w:lang w:val="es-ES" w:eastAsia="es-ES"/>
            </w:rPr>
          </w:pPr>
          <w:hyperlink w:anchor="_Toc417646148" w:history="1">
            <w:r w:rsidR="00AF0B96" w:rsidRPr="003468B8">
              <w:rPr>
                <w:rStyle w:val="Hipervnculo"/>
                <w:noProof/>
              </w:rPr>
              <w:t>3.2.2.</w:t>
            </w:r>
            <w:r w:rsidR="00AF0B96">
              <w:rPr>
                <w:rFonts w:asciiTheme="minorHAnsi" w:eastAsiaTheme="minorEastAsia" w:hAnsiTheme="minorHAnsi"/>
                <w:noProof/>
                <w:lang w:val="es-ES" w:eastAsia="es-ES"/>
              </w:rPr>
              <w:tab/>
            </w:r>
            <w:r w:rsidR="00AF0B96" w:rsidRPr="003468B8">
              <w:rPr>
                <w:rStyle w:val="Hipervnculo"/>
                <w:noProof/>
              </w:rPr>
              <w:t>Diseño de Interfaz</w:t>
            </w:r>
            <w:r w:rsidR="00AF0B96">
              <w:rPr>
                <w:noProof/>
                <w:webHidden/>
              </w:rPr>
              <w:tab/>
            </w:r>
            <w:r w:rsidR="00AF0B96">
              <w:rPr>
                <w:noProof/>
                <w:webHidden/>
              </w:rPr>
              <w:fldChar w:fldCharType="begin"/>
            </w:r>
            <w:r w:rsidR="00AF0B96">
              <w:rPr>
                <w:noProof/>
                <w:webHidden/>
              </w:rPr>
              <w:instrText xml:space="preserve"> PAGEREF _Toc417646148 \h </w:instrText>
            </w:r>
            <w:r w:rsidR="00AF0B96">
              <w:rPr>
                <w:noProof/>
                <w:webHidden/>
              </w:rPr>
            </w:r>
            <w:r w:rsidR="00AF0B96">
              <w:rPr>
                <w:noProof/>
                <w:webHidden/>
              </w:rPr>
              <w:fldChar w:fldCharType="separate"/>
            </w:r>
            <w:r w:rsidR="002870DA">
              <w:rPr>
                <w:noProof/>
                <w:webHidden/>
              </w:rPr>
              <w:t>32</w:t>
            </w:r>
            <w:r w:rsidR="00AF0B96">
              <w:rPr>
                <w:noProof/>
                <w:webHidden/>
              </w:rPr>
              <w:fldChar w:fldCharType="end"/>
            </w:r>
          </w:hyperlink>
        </w:p>
        <w:p w14:paraId="0E870E9C" w14:textId="77777777" w:rsidR="00AF0B96" w:rsidRDefault="00F13DDA">
          <w:pPr>
            <w:pStyle w:val="TDC1"/>
            <w:rPr>
              <w:rFonts w:asciiTheme="minorHAnsi" w:eastAsiaTheme="minorEastAsia" w:hAnsiTheme="minorHAnsi"/>
              <w:b w:val="0"/>
              <w:lang w:val="es-ES" w:eastAsia="es-ES"/>
            </w:rPr>
          </w:pPr>
          <w:hyperlink w:anchor="_Toc417646149" w:history="1">
            <w:r w:rsidR="00AF0B96" w:rsidRPr="003468B8">
              <w:rPr>
                <w:rStyle w:val="Hipervnculo"/>
                <w:lang w:val="es-ES"/>
              </w:rPr>
              <w:t>11.</w:t>
            </w:r>
            <w:r w:rsidR="00AF0B96">
              <w:rPr>
                <w:rFonts w:asciiTheme="minorHAnsi" w:eastAsiaTheme="minorEastAsia" w:hAnsiTheme="minorHAnsi"/>
                <w:b w:val="0"/>
                <w:lang w:val="es-ES" w:eastAsia="es-ES"/>
              </w:rPr>
              <w:tab/>
            </w:r>
            <w:r w:rsidR="00AF0B96" w:rsidRPr="003468B8">
              <w:rPr>
                <w:rStyle w:val="Hipervnculo"/>
                <w:lang w:val="es-ES"/>
              </w:rPr>
              <w:t>BIBLIOGRAFÍA</w:t>
            </w:r>
            <w:r w:rsidR="00AF0B96">
              <w:rPr>
                <w:webHidden/>
              </w:rPr>
              <w:tab/>
            </w:r>
            <w:r w:rsidR="00AF0B96">
              <w:rPr>
                <w:webHidden/>
              </w:rPr>
              <w:fldChar w:fldCharType="begin"/>
            </w:r>
            <w:r w:rsidR="00AF0B96">
              <w:rPr>
                <w:webHidden/>
              </w:rPr>
              <w:instrText xml:space="preserve"> PAGEREF _Toc417646149 \h </w:instrText>
            </w:r>
            <w:r w:rsidR="00AF0B96">
              <w:rPr>
                <w:webHidden/>
              </w:rPr>
            </w:r>
            <w:r w:rsidR="00AF0B96">
              <w:rPr>
                <w:webHidden/>
              </w:rPr>
              <w:fldChar w:fldCharType="separate"/>
            </w:r>
            <w:r w:rsidR="002870DA">
              <w:rPr>
                <w:webHidden/>
              </w:rPr>
              <w:t>33</w:t>
            </w:r>
            <w:r w:rsidR="00AF0B96">
              <w:rPr>
                <w:webHidden/>
              </w:rPr>
              <w:fldChar w:fldCharType="end"/>
            </w:r>
          </w:hyperlink>
        </w:p>
        <w:p w14:paraId="6E482C65" w14:textId="77777777" w:rsidR="00AF0B96" w:rsidRDefault="00F13DDA">
          <w:pPr>
            <w:pStyle w:val="TDC2"/>
            <w:tabs>
              <w:tab w:val="left" w:pos="1760"/>
              <w:tab w:val="right" w:leader="dot" w:pos="9111"/>
            </w:tabs>
            <w:rPr>
              <w:rFonts w:asciiTheme="minorHAnsi" w:eastAsiaTheme="minorEastAsia" w:hAnsiTheme="minorHAnsi"/>
              <w:noProof/>
              <w:lang w:val="es-ES" w:eastAsia="es-ES"/>
            </w:rPr>
          </w:pPr>
          <w:hyperlink w:anchor="_Toc417646150" w:history="1">
            <w:r w:rsidR="00AF0B96" w:rsidRPr="003468B8">
              <w:rPr>
                <w:rStyle w:val="Hipervnculo"/>
                <w:noProof/>
                <w:lang w:val="es-ES"/>
              </w:rPr>
              <w:t>11.1.</w:t>
            </w:r>
            <w:r w:rsidR="00AF0B96">
              <w:rPr>
                <w:rFonts w:asciiTheme="minorHAnsi" w:eastAsiaTheme="minorEastAsia" w:hAnsiTheme="minorHAnsi"/>
                <w:noProof/>
                <w:lang w:val="es-ES" w:eastAsia="es-ES"/>
              </w:rPr>
              <w:tab/>
            </w:r>
            <w:r w:rsidR="00AF0B96" w:rsidRPr="003468B8">
              <w:rPr>
                <w:rStyle w:val="Hipervnculo"/>
                <w:noProof/>
                <w:lang w:val="es-ES"/>
              </w:rPr>
              <w:t>Sitios Web</w:t>
            </w:r>
            <w:r w:rsidR="00AF0B96">
              <w:rPr>
                <w:noProof/>
                <w:webHidden/>
              </w:rPr>
              <w:tab/>
            </w:r>
            <w:r w:rsidR="00AF0B96">
              <w:rPr>
                <w:noProof/>
                <w:webHidden/>
              </w:rPr>
              <w:fldChar w:fldCharType="begin"/>
            </w:r>
            <w:r w:rsidR="00AF0B96">
              <w:rPr>
                <w:noProof/>
                <w:webHidden/>
              </w:rPr>
              <w:instrText xml:space="preserve"> PAGEREF _Toc417646150 \h </w:instrText>
            </w:r>
            <w:r w:rsidR="00AF0B96">
              <w:rPr>
                <w:noProof/>
                <w:webHidden/>
              </w:rPr>
            </w:r>
            <w:r w:rsidR="00AF0B96">
              <w:rPr>
                <w:noProof/>
                <w:webHidden/>
              </w:rPr>
              <w:fldChar w:fldCharType="separate"/>
            </w:r>
            <w:r w:rsidR="002870DA">
              <w:rPr>
                <w:noProof/>
                <w:webHidden/>
              </w:rPr>
              <w:t>33</w:t>
            </w:r>
            <w:r w:rsidR="00AF0B96">
              <w:rPr>
                <w:noProof/>
                <w:webHidden/>
              </w:rPr>
              <w:fldChar w:fldCharType="end"/>
            </w:r>
          </w:hyperlink>
        </w:p>
        <w:p w14:paraId="61DC0198" w14:textId="77777777" w:rsidR="00AF0B96" w:rsidRDefault="00F13DDA">
          <w:pPr>
            <w:pStyle w:val="TDC2"/>
            <w:tabs>
              <w:tab w:val="right" w:leader="dot" w:pos="9111"/>
            </w:tabs>
            <w:rPr>
              <w:rFonts w:asciiTheme="minorHAnsi" w:eastAsiaTheme="minorEastAsia" w:hAnsiTheme="minorHAnsi"/>
              <w:noProof/>
              <w:lang w:val="es-ES" w:eastAsia="es-ES"/>
            </w:rPr>
          </w:pPr>
          <w:hyperlink w:anchor="_Toc417646151" w:history="1">
            <w:r w:rsidR="00AF0B96" w:rsidRPr="003468B8">
              <w:rPr>
                <w:rStyle w:val="Hipervnculo"/>
                <w:noProof/>
              </w:rPr>
              <w:t>11.2. Libros</w:t>
            </w:r>
            <w:r w:rsidR="00AF0B96">
              <w:rPr>
                <w:noProof/>
                <w:webHidden/>
              </w:rPr>
              <w:tab/>
            </w:r>
            <w:r w:rsidR="00AF0B96">
              <w:rPr>
                <w:noProof/>
                <w:webHidden/>
              </w:rPr>
              <w:fldChar w:fldCharType="begin"/>
            </w:r>
            <w:r w:rsidR="00AF0B96">
              <w:rPr>
                <w:noProof/>
                <w:webHidden/>
              </w:rPr>
              <w:instrText xml:space="preserve"> PAGEREF _Toc417646151 \h </w:instrText>
            </w:r>
            <w:r w:rsidR="00AF0B96">
              <w:rPr>
                <w:noProof/>
                <w:webHidden/>
              </w:rPr>
            </w:r>
            <w:r w:rsidR="00AF0B96">
              <w:rPr>
                <w:noProof/>
                <w:webHidden/>
              </w:rPr>
              <w:fldChar w:fldCharType="separate"/>
            </w:r>
            <w:r w:rsidR="002870DA">
              <w:rPr>
                <w:noProof/>
                <w:webHidden/>
              </w:rPr>
              <w:t>33</w:t>
            </w:r>
            <w:r w:rsidR="00AF0B96">
              <w:rPr>
                <w:noProof/>
                <w:webHidden/>
              </w:rPr>
              <w:fldChar w:fldCharType="end"/>
            </w:r>
          </w:hyperlink>
        </w:p>
        <w:p w14:paraId="50361B6E" w14:textId="77777777" w:rsidR="00AF0B96" w:rsidRDefault="00F13DDA">
          <w:pPr>
            <w:pStyle w:val="TDC1"/>
            <w:rPr>
              <w:rFonts w:asciiTheme="minorHAnsi" w:eastAsiaTheme="minorEastAsia" w:hAnsiTheme="minorHAnsi"/>
              <w:b w:val="0"/>
              <w:lang w:val="es-ES" w:eastAsia="es-ES"/>
            </w:rPr>
          </w:pPr>
          <w:hyperlink r:id="rId9" w:anchor="_Toc417646152" w:history="1">
            <w:r w:rsidR="00AF0B96" w:rsidRPr="003468B8">
              <w:rPr>
                <w:rStyle w:val="Hipervnculo"/>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ANEXOS</w:t>
            </w:r>
            <w:r w:rsidR="00AF0B96">
              <w:rPr>
                <w:webHidden/>
              </w:rPr>
              <w:tab/>
            </w:r>
            <w:r w:rsidR="00AF0B96">
              <w:rPr>
                <w:webHidden/>
              </w:rPr>
              <w:fldChar w:fldCharType="begin"/>
            </w:r>
            <w:r w:rsidR="00AF0B96">
              <w:rPr>
                <w:webHidden/>
              </w:rPr>
              <w:instrText xml:space="preserve"> PAGEREF _Toc417646152 \h </w:instrText>
            </w:r>
            <w:r w:rsidR="00AF0B96">
              <w:rPr>
                <w:webHidden/>
              </w:rPr>
            </w:r>
            <w:r w:rsidR="00AF0B96">
              <w:rPr>
                <w:webHidden/>
              </w:rPr>
              <w:fldChar w:fldCharType="separate"/>
            </w:r>
            <w:r w:rsidR="002870DA">
              <w:rPr>
                <w:webHidden/>
              </w:rPr>
              <w:t>34</w:t>
            </w:r>
            <w:r w:rsidR="00AF0B96">
              <w:rPr>
                <w:webHidden/>
              </w:rPr>
              <w:fldChar w:fldCharType="end"/>
            </w:r>
          </w:hyperlink>
        </w:p>
        <w:p w14:paraId="3FC61204" w14:textId="0E339CC9" w:rsidR="00022102" w:rsidRPr="00AF0B96" w:rsidRDefault="00ED13DA" w:rsidP="00022102">
          <w:pPr>
            <w:tabs>
              <w:tab w:val="center" w:pos="4560"/>
            </w:tabs>
            <w:ind w:firstLine="0"/>
            <w:rPr>
              <w:b/>
              <w:bCs/>
            </w:rPr>
          </w:pPr>
          <w:r>
            <w:rPr>
              <w:b/>
              <w:bCs/>
            </w:rPr>
            <w:fldChar w:fldCharType="end"/>
          </w:r>
        </w:p>
      </w:sdtContent>
    </w:sdt>
    <w:p w14:paraId="0DC754A1" w14:textId="1A4E2F79" w:rsidR="00F820E7" w:rsidRPr="00F820E7" w:rsidRDefault="00F820E7" w:rsidP="00270CF7">
      <w:pPr>
        <w:spacing w:before="0" w:beforeAutospacing="0" w:after="200" w:afterAutospacing="0" w:line="276" w:lineRule="auto"/>
        <w:ind w:firstLine="0"/>
        <w:jc w:val="left"/>
        <w:rPr>
          <w:sz w:val="32"/>
        </w:rPr>
      </w:pPr>
      <w:r w:rsidRPr="00F820E7">
        <w:rPr>
          <w:sz w:val="32"/>
        </w:rPr>
        <w:lastRenderedPageBreak/>
        <w:t>ÍNDICE DE FIGURA</w:t>
      </w:r>
    </w:p>
    <w:p w14:paraId="71EFEF31" w14:textId="44AFB62F" w:rsidR="00F820E7" w:rsidRDefault="00F820E7">
      <w:pPr>
        <w:pStyle w:val="Tabladeilustraciones"/>
        <w:tabs>
          <w:tab w:val="right" w:leader="dot" w:pos="9111"/>
        </w:tabs>
        <w:rPr>
          <w:rFonts w:asciiTheme="minorHAnsi" w:eastAsiaTheme="minorEastAsia" w:hAnsiTheme="minorHAnsi"/>
          <w:noProof/>
          <w:szCs w:val="22"/>
          <w:lang w:val="es-ES" w:eastAsia="es-ES"/>
        </w:rPr>
      </w:pPr>
      <w:r>
        <w:rPr>
          <w:rFonts w:asciiTheme="minorHAnsi" w:hAnsiTheme="minorHAnsi"/>
          <w:smallCaps/>
          <w:sz w:val="20"/>
        </w:rPr>
        <w:fldChar w:fldCharType="begin"/>
      </w:r>
      <w:r>
        <w:rPr>
          <w:rFonts w:asciiTheme="minorHAnsi" w:hAnsiTheme="minorHAnsi"/>
          <w:smallCaps/>
          <w:sz w:val="20"/>
        </w:rPr>
        <w:instrText xml:space="preserve"> TOC \h \z \c "Figura" </w:instrText>
      </w:r>
      <w:r>
        <w:rPr>
          <w:rFonts w:asciiTheme="minorHAnsi" w:hAnsiTheme="minorHAnsi"/>
          <w:smallCaps/>
          <w:sz w:val="20"/>
        </w:rPr>
        <w:fldChar w:fldCharType="separate"/>
      </w:r>
      <w:hyperlink w:anchor="_Toc417570004" w:history="1">
        <w:r w:rsidRPr="00016393">
          <w:rPr>
            <w:rStyle w:val="Hipervnculo"/>
            <w:b/>
            <w:noProof/>
          </w:rPr>
          <w:t>Figura 1.</w:t>
        </w:r>
        <w:r w:rsidRPr="00016393">
          <w:rPr>
            <w:rStyle w:val="Hipervnculo"/>
            <w:noProof/>
          </w:rPr>
          <w:t xml:space="preserve"> Secuencia de Procesos de Atención Pre-hospitalaria de la empresa EMERCRUZ</w:t>
        </w:r>
        <w:r>
          <w:rPr>
            <w:noProof/>
            <w:webHidden/>
          </w:rPr>
          <w:tab/>
        </w:r>
        <w:r>
          <w:rPr>
            <w:noProof/>
            <w:webHidden/>
          </w:rPr>
          <w:fldChar w:fldCharType="begin"/>
        </w:r>
        <w:r>
          <w:rPr>
            <w:noProof/>
            <w:webHidden/>
          </w:rPr>
          <w:instrText xml:space="preserve"> PAGEREF _Toc417570004 \h </w:instrText>
        </w:r>
        <w:r>
          <w:rPr>
            <w:noProof/>
            <w:webHidden/>
          </w:rPr>
        </w:r>
        <w:r>
          <w:rPr>
            <w:noProof/>
            <w:webHidden/>
          </w:rPr>
          <w:fldChar w:fldCharType="separate"/>
        </w:r>
        <w:r w:rsidR="002870DA">
          <w:rPr>
            <w:noProof/>
            <w:webHidden/>
          </w:rPr>
          <w:t>7</w:t>
        </w:r>
        <w:r>
          <w:rPr>
            <w:noProof/>
            <w:webHidden/>
          </w:rPr>
          <w:fldChar w:fldCharType="end"/>
        </w:r>
      </w:hyperlink>
    </w:p>
    <w:p w14:paraId="1CB830B3" w14:textId="77777777" w:rsidR="00F820E7" w:rsidRDefault="00F13DDA">
      <w:pPr>
        <w:pStyle w:val="Tabladeilustraciones"/>
        <w:tabs>
          <w:tab w:val="right" w:leader="dot" w:pos="9111"/>
        </w:tabs>
        <w:rPr>
          <w:rFonts w:asciiTheme="minorHAnsi" w:eastAsiaTheme="minorEastAsia" w:hAnsiTheme="minorHAnsi"/>
          <w:noProof/>
          <w:szCs w:val="22"/>
          <w:lang w:val="es-ES" w:eastAsia="es-ES"/>
        </w:rPr>
      </w:pPr>
      <w:hyperlink w:anchor="_Toc417570005" w:history="1">
        <w:r w:rsidR="00F820E7" w:rsidRPr="00016393">
          <w:rPr>
            <w:rStyle w:val="Hipervnculo"/>
            <w:b/>
            <w:noProof/>
          </w:rPr>
          <w:t xml:space="preserve">Figura 2. </w:t>
        </w:r>
        <w:r w:rsidR="00F820E7" w:rsidRPr="00016393">
          <w:rPr>
            <w:rStyle w:val="Hipervnculo"/>
            <w:noProof/>
          </w:rPr>
          <w:t>Cuadrantes de Posición para Ambulancias</w:t>
        </w:r>
        <w:r w:rsidR="00F820E7">
          <w:rPr>
            <w:noProof/>
            <w:webHidden/>
          </w:rPr>
          <w:tab/>
        </w:r>
        <w:r w:rsidR="00F820E7">
          <w:rPr>
            <w:noProof/>
            <w:webHidden/>
          </w:rPr>
          <w:fldChar w:fldCharType="begin"/>
        </w:r>
        <w:r w:rsidR="00F820E7">
          <w:rPr>
            <w:noProof/>
            <w:webHidden/>
          </w:rPr>
          <w:instrText xml:space="preserve"> PAGEREF _Toc417570005 \h </w:instrText>
        </w:r>
        <w:r w:rsidR="00F820E7">
          <w:rPr>
            <w:noProof/>
            <w:webHidden/>
          </w:rPr>
        </w:r>
        <w:r w:rsidR="00F820E7">
          <w:rPr>
            <w:noProof/>
            <w:webHidden/>
          </w:rPr>
          <w:fldChar w:fldCharType="separate"/>
        </w:r>
        <w:r w:rsidR="002870DA">
          <w:rPr>
            <w:noProof/>
            <w:webHidden/>
          </w:rPr>
          <w:t>8</w:t>
        </w:r>
        <w:r w:rsidR="00F820E7">
          <w:rPr>
            <w:noProof/>
            <w:webHidden/>
          </w:rPr>
          <w:fldChar w:fldCharType="end"/>
        </w:r>
      </w:hyperlink>
    </w:p>
    <w:p w14:paraId="3CD2F6C6" w14:textId="44AFB62F" w:rsidR="00421492" w:rsidRDefault="00F820E7" w:rsidP="007C3350">
      <w:pPr>
        <w:ind w:firstLine="0"/>
        <w:rPr>
          <w:ins w:id="7" w:author="luis angel barrancos ortiz" w:date="2015-05-29T15:46:00Z"/>
        </w:rPr>
      </w:pPr>
      <w:r>
        <w:fldChar w:fldCharType="end"/>
      </w:r>
      <w:r w:rsidR="00421492">
        <w:br w:type="page"/>
      </w:r>
    </w:p>
    <w:p w14:paraId="774A76EE" w14:textId="6E89D7F8" w:rsidR="00C71E04" w:rsidRDefault="00C71E04" w:rsidP="007C3350">
      <w:pPr>
        <w:ind w:firstLine="0"/>
        <w:rPr>
          <w:ins w:id="8" w:author="luis angel barrancos ortiz" w:date="2015-05-29T15:46:00Z"/>
        </w:rPr>
      </w:pPr>
    </w:p>
    <w:p w14:paraId="7D16CB80" w14:textId="77777777" w:rsidR="00C71E04" w:rsidRDefault="00C71E04" w:rsidP="007C3350">
      <w:pPr>
        <w:ind w:firstLine="0"/>
        <w:rPr>
          <w:ins w:id="9" w:author="luis angel barrancos ortiz" w:date="2015-05-29T15:46:00Z"/>
        </w:rPr>
      </w:pPr>
    </w:p>
    <w:p w14:paraId="3D718BBC" w14:textId="77777777" w:rsidR="00C71E04" w:rsidRDefault="00C71E04" w:rsidP="007C3350">
      <w:pPr>
        <w:ind w:firstLine="0"/>
        <w:rPr>
          <w:ins w:id="10" w:author="luis angel barrancos ortiz" w:date="2015-05-29T15:46:00Z"/>
        </w:rPr>
      </w:pPr>
    </w:p>
    <w:p w14:paraId="5A43FEFF" w14:textId="77777777" w:rsidR="00C71E04" w:rsidRDefault="00C71E04" w:rsidP="007C3350">
      <w:pPr>
        <w:ind w:firstLine="0"/>
        <w:rPr>
          <w:ins w:id="11" w:author="luis angel barrancos ortiz" w:date="2015-05-29T15:46:00Z"/>
        </w:rPr>
      </w:pPr>
    </w:p>
    <w:p w14:paraId="4AC8FE41" w14:textId="77777777" w:rsidR="00C71E04" w:rsidRDefault="00C71E04" w:rsidP="007C3350">
      <w:pPr>
        <w:ind w:firstLine="0"/>
        <w:rPr>
          <w:ins w:id="12" w:author="luis angel barrancos ortiz" w:date="2015-05-29T15:46:00Z"/>
        </w:rPr>
      </w:pPr>
    </w:p>
    <w:p w14:paraId="7A9433D4" w14:textId="77777777" w:rsidR="00C71E04" w:rsidRDefault="00C71E04" w:rsidP="007C3350">
      <w:pPr>
        <w:ind w:firstLine="0"/>
        <w:rPr>
          <w:ins w:id="13" w:author="luis angel barrancos ortiz" w:date="2015-05-29T15:47:00Z"/>
        </w:rPr>
      </w:pPr>
    </w:p>
    <w:p w14:paraId="2A6AC636" w14:textId="0D8E39E4" w:rsidR="00C71E04" w:rsidRDefault="00E36BA9" w:rsidP="007C3350">
      <w:pPr>
        <w:ind w:firstLine="0"/>
        <w:rPr>
          <w:ins w:id="14" w:author="luis angel barrancos ortiz" w:date="2015-05-29T15:47:00Z"/>
        </w:rPr>
      </w:pPr>
      <w:ins w:id="15" w:author="luis angel barrancos ortiz" w:date="2015-05-29T15:48:00Z">
        <w:r>
          <w:rPr>
            <w:noProof/>
            <w:lang w:val="es-ES" w:eastAsia="es-ES"/>
          </w:rPr>
          <mc:AlternateContent>
            <mc:Choice Requires="wps">
              <w:drawing>
                <wp:anchor distT="91440" distB="91440" distL="114300" distR="114300" simplePos="0" relativeHeight="251658255" behindDoc="0" locked="0" layoutInCell="1" allowOverlap="1" wp14:anchorId="4FCE5C65" wp14:editId="463C50E3">
                  <wp:simplePos x="0" y="0"/>
                  <wp:positionH relativeFrom="margin">
                    <wp:align>right</wp:align>
                  </wp:positionH>
                  <wp:positionV relativeFrom="paragraph">
                    <wp:posOffset>486410</wp:posOffset>
                  </wp:positionV>
                  <wp:extent cx="5800725" cy="1586230"/>
                  <wp:effectExtent l="0" t="0" r="0" b="190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1586230"/>
                          </a:xfrm>
                          <a:prstGeom prst="rect">
                            <a:avLst/>
                          </a:prstGeom>
                          <a:noFill/>
                          <a:ln w="9525">
                            <a:noFill/>
                            <a:miter lim="800000"/>
                            <a:headEnd/>
                            <a:tailEnd/>
                          </a:ln>
                        </wps:spPr>
                        <wps:txbx>
                          <w:txbxContent>
                            <w:p w14:paraId="4DAB4CB3" w14:textId="419CFA8F" w:rsidR="002E0C02" w:rsidRPr="00C71E04" w:rsidRDefault="002E0C02">
                              <w:pPr>
                                <w:pBdr>
                                  <w:top w:val="single" w:sz="36" w:space="6" w:color="000000" w:themeColor="text1"/>
                                  <w:bottom w:val="single" w:sz="18" w:space="6" w:color="FABF8F" w:themeColor="accent6" w:themeTint="99"/>
                                </w:pBdr>
                                <w:spacing w:after="0"/>
                                <w:jc w:val="center"/>
                                <w:rPr>
                                  <w:ins w:id="16" w:author="luis angel barrancos ortiz" w:date="2015-05-29T15:50:00Z"/>
                                  <w:rStyle w:val="Textodemarcadordeposicin"/>
                                  <w:iCs/>
                                  <w:color w:val="000000" w:themeColor="text1"/>
                                  <w:sz w:val="56"/>
                                  <w:szCs w:val="56"/>
                                  <w:lang w:val="en-US"/>
                                  <w:rPrChange w:id="17" w:author="luis angel barrancos ortiz" w:date="2015-05-29T15:50:00Z">
                                    <w:rPr>
                                      <w:ins w:id="18" w:author="luis angel barrancos ortiz" w:date="2015-05-29T15:50:00Z"/>
                                      <w:rStyle w:val="Textodemarcadordeposicin"/>
                                      <w:iCs/>
                                      <w:color w:val="000000" w:themeColor="text1"/>
                                      <w:sz w:val="32"/>
                                      <w:szCs w:val="32"/>
                                      <w:lang w:val="en-US"/>
                                    </w:rPr>
                                  </w:rPrChange>
                                </w:rPr>
                                <w:pPrChange w:id="19" w:author="luis angel barrancos ortiz" w:date="2015-05-29T17:05:00Z">
                                  <w:pPr>
                                    <w:pBdr>
                                      <w:top w:val="single" w:sz="36" w:space="6" w:color="000000" w:themeColor="text1"/>
                                      <w:bottom w:val="single" w:sz="18" w:space="6" w:color="FABF8F" w:themeColor="accent6" w:themeTint="99"/>
                                    </w:pBdr>
                                    <w:spacing w:after="0"/>
                                  </w:pPr>
                                </w:pPrChange>
                              </w:pPr>
                              <w:ins w:id="20" w:author="luis angel barrancos ortiz" w:date="2015-05-29T15:50:00Z">
                                <w:r w:rsidRPr="00C71E04">
                                  <w:rPr>
                                    <w:rStyle w:val="Textodemarcadordeposicin"/>
                                    <w:iCs/>
                                    <w:color w:val="000000" w:themeColor="text1"/>
                                    <w:sz w:val="56"/>
                                    <w:szCs w:val="56"/>
                                    <w:lang w:val="en-US"/>
                                    <w:rPrChange w:id="21" w:author="luis angel barrancos ortiz" w:date="2015-05-29T15:50:00Z">
                                      <w:rPr>
                                        <w:rStyle w:val="Textodemarcadordeposicin"/>
                                        <w:iCs/>
                                        <w:color w:val="000000" w:themeColor="text1"/>
                                        <w:sz w:val="32"/>
                                        <w:szCs w:val="32"/>
                                        <w:lang w:val="en-US"/>
                                      </w:rPr>
                                    </w:rPrChange>
                                  </w:rPr>
                                  <w:t>CAPITULO I</w:t>
                                </w:r>
                              </w:ins>
                            </w:p>
                            <w:p w14:paraId="36C1BDD9" w14:textId="3E4519CA" w:rsidR="002E0C02" w:rsidRPr="00274126" w:rsidRDefault="002E0C02">
                              <w:pPr>
                                <w:pBdr>
                                  <w:top w:val="single" w:sz="36" w:space="6" w:color="000000" w:themeColor="text1"/>
                                  <w:bottom w:val="single" w:sz="18" w:space="6" w:color="FABF8F" w:themeColor="accent6" w:themeTint="99"/>
                                </w:pBdr>
                                <w:spacing w:after="0"/>
                                <w:jc w:val="center"/>
                                <w:rPr>
                                  <w:rStyle w:val="Textodemarcadordeposicin"/>
                                  <w:iCs/>
                                  <w:color w:val="000000" w:themeColor="text1"/>
                                  <w:sz w:val="32"/>
                                  <w:szCs w:val="32"/>
                                  <w:lang w:val="en-US"/>
                                  <w:rPrChange w:id="22" w:author="luis angel barrancos ortiz" w:date="2015-05-29T17:02:00Z">
                                    <w:rPr>
                                      <w:rStyle w:val="Textodemarcadordeposicin"/>
                                      <w:i/>
                                      <w:iCs/>
                                      <w:color w:val="404040" w:themeColor="text1" w:themeTint="BF"/>
                                      <w:sz w:val="27"/>
                                      <w:szCs w:val="27"/>
                                    </w:rPr>
                                  </w:rPrChange>
                                </w:rPr>
                                <w:pPrChange w:id="23" w:author="luis angel barrancos ortiz" w:date="2015-05-29T17:05:00Z">
                                  <w:pPr>
                                    <w:pBdr>
                                      <w:top w:val="single" w:sz="36" w:space="6" w:color="000000" w:themeColor="text1"/>
                                      <w:bottom w:val="single" w:sz="18" w:space="6" w:color="FABF8F" w:themeColor="accent6" w:themeTint="99"/>
                                    </w:pBdr>
                                    <w:spacing w:after="0"/>
                                  </w:pPr>
                                </w:pPrChange>
                              </w:pPr>
                              <w:ins w:id="24" w:author="luis angel barrancos ortiz" w:date="2015-05-29T15:50:00Z">
                                <w:r w:rsidRPr="00274126">
                                  <w:rPr>
                                    <w:rStyle w:val="Textodemarcadordeposicin"/>
                                    <w:iCs/>
                                    <w:color w:val="000000" w:themeColor="text1"/>
                                    <w:sz w:val="32"/>
                                    <w:szCs w:val="32"/>
                                    <w:lang w:val="en-US"/>
                                  </w:rPr>
                                  <w:t>PERFIL</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CE5C65" id="_x0000_t202" coordsize="21600,21600" o:spt="202" path="m,l,21600r21600,l21600,xe">
                  <v:stroke joinstyle="miter"/>
                  <v:path gradientshapeok="t" o:connecttype="rect"/>
                </v:shapetype>
                <v:shape id="Cuadro de texto 2" o:spid="_x0000_s1027" type="#_x0000_t202" style="position:absolute;left:0;text-align:left;margin-left:405.55pt;margin-top:38.3pt;width:456.75pt;height:124.9pt;z-index:251658255;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" filled="f" stroked="f">
                  <v:textbox style="mso-fit-shape-to-text:t">
                    <w:txbxContent>
                      <w:p w14:paraId="4DAB4CB3" w14:textId="419CFA8F" w:rsidR="002E0C02" w:rsidRPr="00C71E04" w:rsidRDefault="002E0C02">
                        <w:pPr>
                          <w:pBdr>
                            <w:top w:val="single" w:sz="36" w:space="6" w:color="000000" w:themeColor="text1"/>
                            <w:bottom w:val="single" w:sz="18" w:space="6" w:color="FABF8F" w:themeColor="accent6" w:themeTint="99"/>
                          </w:pBdr>
                          <w:spacing w:after="0"/>
                          <w:jc w:val="center"/>
                          <w:rPr>
                            <w:ins w:id="25" w:author="luis angel barrancos ortiz" w:date="2015-05-29T15:50:00Z"/>
                            <w:rStyle w:val="Textodemarcadordeposicin"/>
                            <w:iCs/>
                            <w:color w:val="000000" w:themeColor="text1"/>
                            <w:sz w:val="56"/>
                            <w:szCs w:val="56"/>
                            <w:lang w:val="en-US"/>
                            <w:rPrChange w:id="26" w:author="luis angel barrancos ortiz" w:date="2015-05-29T15:50:00Z">
                              <w:rPr>
                                <w:ins w:id="27" w:author="luis angel barrancos ortiz" w:date="2015-05-29T15:50:00Z"/>
                                <w:rStyle w:val="Textodemarcadordeposicin"/>
                                <w:iCs/>
                                <w:color w:val="000000" w:themeColor="text1"/>
                                <w:sz w:val="32"/>
                                <w:szCs w:val="32"/>
                                <w:lang w:val="en-US"/>
                              </w:rPr>
                            </w:rPrChange>
                          </w:rPr>
                          <w:pPrChange w:id="28" w:author="luis angel barrancos ortiz" w:date="2015-05-29T17:05:00Z">
                            <w:pPr>
                              <w:pBdr>
                                <w:top w:val="single" w:sz="36" w:space="6" w:color="000000" w:themeColor="text1"/>
                                <w:bottom w:val="single" w:sz="18" w:space="6" w:color="FABF8F" w:themeColor="accent6" w:themeTint="99"/>
                              </w:pBdr>
                              <w:spacing w:after="0"/>
                            </w:pPr>
                          </w:pPrChange>
                        </w:pPr>
                        <w:ins w:id="29" w:author="luis angel barrancos ortiz" w:date="2015-05-29T15:50:00Z">
                          <w:r w:rsidRPr="00C71E04">
                            <w:rPr>
                              <w:rStyle w:val="Textodemarcadordeposicin"/>
                              <w:iCs/>
                              <w:color w:val="000000" w:themeColor="text1"/>
                              <w:sz w:val="56"/>
                              <w:szCs w:val="56"/>
                              <w:lang w:val="en-US"/>
                              <w:rPrChange w:id="30" w:author="luis angel barrancos ortiz" w:date="2015-05-29T15:50:00Z">
                                <w:rPr>
                                  <w:rStyle w:val="Textodemarcadordeposicin"/>
                                  <w:iCs/>
                                  <w:color w:val="000000" w:themeColor="text1"/>
                                  <w:sz w:val="32"/>
                                  <w:szCs w:val="32"/>
                                  <w:lang w:val="en-US"/>
                                </w:rPr>
                              </w:rPrChange>
                            </w:rPr>
                            <w:t>CAPITULO I</w:t>
                          </w:r>
                        </w:ins>
                      </w:p>
                      <w:p w14:paraId="36C1BDD9" w14:textId="3E4519CA" w:rsidR="002E0C02" w:rsidRPr="00274126" w:rsidRDefault="002E0C02">
                        <w:pPr>
                          <w:pBdr>
                            <w:top w:val="single" w:sz="36" w:space="6" w:color="000000" w:themeColor="text1"/>
                            <w:bottom w:val="single" w:sz="18" w:space="6" w:color="FABF8F" w:themeColor="accent6" w:themeTint="99"/>
                          </w:pBdr>
                          <w:spacing w:after="0"/>
                          <w:jc w:val="center"/>
                          <w:rPr>
                            <w:rStyle w:val="Textodemarcadordeposicin"/>
                            <w:iCs/>
                            <w:color w:val="000000" w:themeColor="text1"/>
                            <w:sz w:val="32"/>
                            <w:szCs w:val="32"/>
                            <w:lang w:val="en-US"/>
                            <w:rPrChange w:id="31" w:author="luis angel barrancos ortiz" w:date="2015-05-29T17:02:00Z">
                              <w:rPr>
                                <w:rStyle w:val="Textodemarcadordeposicin"/>
                                <w:i/>
                                <w:iCs/>
                                <w:color w:val="404040" w:themeColor="text1" w:themeTint="BF"/>
                                <w:sz w:val="27"/>
                                <w:szCs w:val="27"/>
                              </w:rPr>
                            </w:rPrChange>
                          </w:rPr>
                          <w:pPrChange w:id="32" w:author="luis angel barrancos ortiz" w:date="2015-05-29T17:05:00Z">
                            <w:pPr>
                              <w:pBdr>
                                <w:top w:val="single" w:sz="36" w:space="6" w:color="000000" w:themeColor="text1"/>
                                <w:bottom w:val="single" w:sz="18" w:space="6" w:color="FABF8F" w:themeColor="accent6" w:themeTint="99"/>
                              </w:pBdr>
                              <w:spacing w:after="0"/>
                            </w:pPr>
                          </w:pPrChange>
                        </w:pPr>
                        <w:ins w:id="33" w:author="luis angel barrancos ortiz" w:date="2015-05-29T15:50:00Z">
                          <w:r w:rsidRPr="00274126">
                            <w:rPr>
                              <w:rStyle w:val="Textodemarcadordeposicin"/>
                              <w:iCs/>
                              <w:color w:val="000000" w:themeColor="text1"/>
                              <w:sz w:val="32"/>
                              <w:szCs w:val="32"/>
                              <w:lang w:val="en-US"/>
                            </w:rPr>
                            <w:t>PERFIL</w:t>
                          </w:r>
                        </w:ins>
                      </w:p>
                    </w:txbxContent>
                  </v:textbox>
                  <w10:wrap type="square" anchorx="margin"/>
                </v:shape>
              </w:pict>
            </mc:Fallback>
          </mc:AlternateContent>
        </w:r>
      </w:ins>
    </w:p>
    <w:p w14:paraId="0B54E716" w14:textId="265B09A8" w:rsidR="00C71E04" w:rsidRDefault="00C71E04" w:rsidP="007C3350">
      <w:pPr>
        <w:ind w:firstLine="0"/>
        <w:rPr>
          <w:ins w:id="34" w:author="luis angel barrancos ortiz" w:date="2015-05-29T15:47:00Z"/>
        </w:rPr>
      </w:pPr>
    </w:p>
    <w:p w14:paraId="5331F6C1" w14:textId="017C928A" w:rsidR="00C71E04" w:rsidRDefault="00C71E04" w:rsidP="007C3350">
      <w:pPr>
        <w:ind w:firstLine="0"/>
        <w:rPr>
          <w:ins w:id="35" w:author="luis angel barrancos ortiz" w:date="2015-05-29T15:47:00Z"/>
        </w:rPr>
      </w:pPr>
    </w:p>
    <w:p w14:paraId="3ED43A0E" w14:textId="77777777" w:rsidR="00C71E04" w:rsidRDefault="00C71E04" w:rsidP="007C3350">
      <w:pPr>
        <w:ind w:firstLine="0"/>
        <w:rPr>
          <w:ins w:id="36" w:author="luis angel barrancos ortiz" w:date="2015-05-29T15:47:00Z"/>
        </w:rPr>
      </w:pPr>
    </w:p>
    <w:p w14:paraId="6EC41329" w14:textId="77777777" w:rsidR="00C71E04" w:rsidRDefault="00C71E04" w:rsidP="007C3350">
      <w:pPr>
        <w:ind w:firstLine="0"/>
        <w:rPr>
          <w:ins w:id="37" w:author="luis angel barrancos ortiz" w:date="2015-05-29T15:47:00Z"/>
        </w:rPr>
      </w:pPr>
    </w:p>
    <w:p w14:paraId="731FF132" w14:textId="77777777" w:rsidR="00C71E04" w:rsidRDefault="00C71E04" w:rsidP="007C3350">
      <w:pPr>
        <w:ind w:firstLine="0"/>
        <w:rPr>
          <w:ins w:id="38" w:author="luis angel barrancos ortiz" w:date="2015-05-29T15:47:00Z"/>
        </w:rPr>
      </w:pPr>
    </w:p>
    <w:p w14:paraId="2B74FB2F" w14:textId="77777777" w:rsidR="00C71E04" w:rsidRDefault="00C71E04" w:rsidP="007C3350">
      <w:pPr>
        <w:ind w:firstLine="0"/>
        <w:rPr>
          <w:ins w:id="39" w:author="luis angel barrancos ortiz" w:date="2015-05-29T15:47:00Z"/>
        </w:rPr>
      </w:pPr>
    </w:p>
    <w:p w14:paraId="41D502D4" w14:textId="77777777" w:rsidR="00C71E04" w:rsidRDefault="00C71E04" w:rsidP="007C3350">
      <w:pPr>
        <w:ind w:firstLine="0"/>
        <w:rPr>
          <w:ins w:id="40" w:author="luis angel barrancos ortiz" w:date="2015-05-29T15:47:00Z"/>
        </w:rPr>
      </w:pPr>
    </w:p>
    <w:p w14:paraId="08CC00F2" w14:textId="77777777" w:rsidR="00C71E04" w:rsidRDefault="00C71E04" w:rsidP="007C3350">
      <w:pPr>
        <w:ind w:firstLine="0"/>
        <w:rPr>
          <w:ins w:id="41" w:author="luis angel barrancos ortiz" w:date="2015-05-29T15:47:00Z"/>
        </w:rPr>
      </w:pPr>
    </w:p>
    <w:p w14:paraId="154CE69C" w14:textId="0A21CCCE" w:rsidR="00C71E04" w:rsidDel="0074083C" w:rsidRDefault="00C71E04" w:rsidP="007C3350">
      <w:pPr>
        <w:ind w:firstLine="0"/>
        <w:rPr>
          <w:ins w:id="42" w:author="luis angel barrancos ortiz" w:date="2015-05-29T15:46:00Z"/>
          <w:del w:id="43" w:author="carlos cruz" w:date="2015-05-30T09:48:00Z"/>
        </w:rPr>
      </w:pPr>
    </w:p>
    <w:p w14:paraId="7560747D" w14:textId="4DBAA46C" w:rsidR="00C71E04" w:rsidDel="0074083C" w:rsidRDefault="00C71E04" w:rsidP="007C3350">
      <w:pPr>
        <w:ind w:firstLine="0"/>
        <w:rPr>
          <w:del w:id="44" w:author="carlos cruz" w:date="2015-05-30T09:48:00Z"/>
        </w:rPr>
      </w:pPr>
    </w:p>
    <w:p w14:paraId="3D030270" w14:textId="1FF9BCE3" w:rsidR="004B3764" w:rsidDel="00C71E04" w:rsidRDefault="004B3764" w:rsidP="004B3764">
      <w:pPr>
        <w:pStyle w:val="Ttulo1"/>
        <w:numPr>
          <w:ilvl w:val="0"/>
          <w:numId w:val="0"/>
        </w:numPr>
        <w:spacing w:before="100" w:after="100"/>
        <w:ind w:left="720" w:hanging="360"/>
        <w:rPr>
          <w:del w:id="45" w:author="luis angel barrancos ortiz" w:date="2015-05-29T15:46:00Z"/>
        </w:rPr>
      </w:pPr>
      <w:bookmarkStart w:id="46" w:name="_Toc417646099"/>
      <w:del w:id="47" w:author="luis angel barrancos ortiz" w:date="2015-05-29T15:46:00Z">
        <w:r w:rsidDel="00C71E04">
          <w:delText>CAPITULO 1. PERFIL DE PROYECTO</w:delText>
        </w:r>
        <w:bookmarkEnd w:id="46"/>
      </w:del>
    </w:p>
    <w:p w14:paraId="5B375A00" w14:textId="0475E750" w:rsidR="00DC4B7C" w:rsidRDefault="000F35FE" w:rsidP="00022102">
      <w:pPr>
        <w:pStyle w:val="Ttulo1"/>
        <w:spacing w:before="100" w:after="100"/>
      </w:pPr>
      <w:bookmarkStart w:id="48" w:name="_Toc417646100"/>
      <w:r>
        <w:t>INTRODUCCIÓN.</w:t>
      </w:r>
      <w:bookmarkEnd w:id="48"/>
      <w:r>
        <w:t xml:space="preserve"> </w:t>
      </w:r>
    </w:p>
    <w:p w14:paraId="5FAE569C" w14:textId="2D5A5687" w:rsidR="00A24C68" w:rsidRDefault="00980FDA" w:rsidP="00A24C68">
      <w:r>
        <w:t>El servicio de atención</w:t>
      </w:r>
      <w:r w:rsidR="00A24C68">
        <w:t xml:space="preserve"> pre-hospitalaria cada vez es más indispensable para la sociedad, por lo tanto las exigencias para esta asistencia se han ido incrementando gradualmente.</w:t>
      </w:r>
    </w:p>
    <w:p w14:paraId="3E3D986E" w14:textId="73748B27" w:rsidR="00A24C68" w:rsidRDefault="00A24C68" w:rsidP="00A24C68">
      <w:r>
        <w:t>Debido al in</w:t>
      </w:r>
      <w:r w:rsidR="007C494B">
        <w:t xml:space="preserve">cremento </w:t>
      </w:r>
      <w:r>
        <w:t>se analizó estudios realizados y se llegó a la conclusión que el tiempo de respuesta de atención es el principal factor que influye en la calidad del mismo.</w:t>
      </w:r>
    </w:p>
    <w:p w14:paraId="5C0D942B" w14:textId="3B9FF493" w:rsidR="00A24C68" w:rsidRDefault="00A24C68" w:rsidP="00A24C68">
      <w:r>
        <w:t xml:space="preserve">Gracias a la tecnología se ha podido disminuir el tiempo de respuesta de atención pre-hospitalaria, desde el uso de vehículos motorizados, dispositivos electrónicos y software, ayudando a las empresas a </w:t>
      </w:r>
      <w:r w:rsidR="00D40681">
        <w:t>mejorar</w:t>
      </w:r>
      <w:r>
        <w:t xml:space="preserve"> este servicio y brindar una mejor asistencia a los clientes.</w:t>
      </w:r>
    </w:p>
    <w:p w14:paraId="0FFA1828" w14:textId="77777777" w:rsidR="00A24C68" w:rsidRDefault="00A24C68" w:rsidP="00A24C68">
      <w:r>
        <w:t xml:space="preserve">El uso de tecnología de punta tiene un costo elevado para nuestro medio, por lo tanto se utiliza tecnología al alcance, entre estas se dispone de dispositivos móviles, servicios en la nube, vehículos adaptados bajo normas, etc.  </w:t>
      </w:r>
    </w:p>
    <w:p w14:paraId="5B375A05" w14:textId="76E09B50" w:rsidR="005A7134" w:rsidRDefault="00A24C68" w:rsidP="00A24C68">
      <w:r>
        <w:t xml:space="preserve">Por este motivo se ha decidido desarrollar un sistema distribuido masivo para </w:t>
      </w:r>
      <w:del w:id="49" w:author="luis angel barrancos ortiz" w:date="2015-05-29T15:54:00Z">
        <w:r w:rsidR="00D40681" w:rsidDel="00C71E04">
          <w:delText>reducir</w:delText>
        </w:r>
        <w:r w:rsidDel="00C71E04">
          <w:delText xml:space="preserve"> el tiempo de respuesta</w:delText>
        </w:r>
      </w:del>
      <w:ins w:id="50" w:author="luis angel barrancos ortiz" w:date="2015-05-29T15:54:00Z">
        <w:r w:rsidR="00C71E04">
          <w:t>la solicitud</w:t>
        </w:r>
      </w:ins>
      <w:r>
        <w:t xml:space="preserve"> </w:t>
      </w:r>
      <w:del w:id="51" w:author="luis angel barrancos ortiz" w:date="2015-05-29T15:54:00Z">
        <w:r w:rsidDel="00C71E04">
          <w:delText>en la</w:delText>
        </w:r>
      </w:del>
      <w:ins w:id="52" w:author="luis angel barrancos ortiz" w:date="2015-05-29T15:54:00Z">
        <w:r w:rsidR="00C71E04">
          <w:t>de</w:t>
        </w:r>
      </w:ins>
      <w:r>
        <w:t xml:space="preserve"> a</w:t>
      </w:r>
      <w:r w:rsidR="007C494B">
        <w:t>tención</w:t>
      </w:r>
      <w:r>
        <w:t xml:space="preserve"> pre-hospitalaria para clien</w:t>
      </w:r>
      <w:r w:rsidR="008E6515">
        <w:t xml:space="preserve">tes afiliados a la empresa </w:t>
      </w:r>
      <w:r w:rsidR="008E6515" w:rsidRPr="008E6515">
        <w:t>EMER</w:t>
      </w:r>
      <w:r w:rsidRPr="008E6515">
        <w:t>CRUZ</w:t>
      </w:r>
      <w:r>
        <w:t>.</w:t>
      </w:r>
    </w:p>
    <w:p w14:paraId="030DC725" w14:textId="03C86F92" w:rsidR="00980FDA" w:rsidRPr="007A7080" w:rsidRDefault="00980FDA" w:rsidP="00980FDA">
      <w:pPr>
        <w:rPr>
          <w:rFonts w:ascii="Arial" w:hAnsi="Arial" w:cs="Arial"/>
          <w:sz w:val="24"/>
          <w:szCs w:val="24"/>
        </w:rPr>
      </w:pPr>
      <w:r>
        <w:t>Para tener un mayor conocimiento de la problemática sobre la cual se está trabajando</w:t>
      </w:r>
      <w:r w:rsidR="007C494B">
        <w:t xml:space="preserve"> se desarrolló</w:t>
      </w:r>
      <w:r>
        <w:t xml:space="preserve"> un perfil con la siguiente estructura: </w:t>
      </w:r>
      <w:r w:rsidR="007C494B" w:rsidRPr="00980FDA">
        <w:rPr>
          <w:rFonts w:cs="Arial"/>
        </w:rPr>
        <w:t>antecedente</w:t>
      </w:r>
      <w:r w:rsidRPr="00980FDA">
        <w:rPr>
          <w:rFonts w:cs="Arial"/>
        </w:rPr>
        <w:t xml:space="preserve"> detallado, una descripción del problema,</w:t>
      </w:r>
      <w:r>
        <w:rPr>
          <w:rFonts w:cs="Arial"/>
        </w:rPr>
        <w:t xml:space="preserve"> situación problemática,</w:t>
      </w:r>
      <w:r w:rsidRPr="00980FDA">
        <w:rPr>
          <w:rFonts w:cs="Arial"/>
        </w:rPr>
        <w:t xml:space="preserve"> s</w:t>
      </w:r>
      <w:r>
        <w:rPr>
          <w:rFonts w:cs="Arial"/>
        </w:rPr>
        <w:t>ituación deseada, objetivo del proyecto</w:t>
      </w:r>
      <w:r w:rsidRPr="00980FDA">
        <w:rPr>
          <w:rFonts w:cs="Arial"/>
        </w:rPr>
        <w:t xml:space="preserve">, metodología de desarrollo todo esto relacionado </w:t>
      </w:r>
      <w:r>
        <w:rPr>
          <w:rFonts w:cs="Arial"/>
        </w:rPr>
        <w:t>a la atención pre-hospitalaria.</w:t>
      </w:r>
    </w:p>
    <w:p w14:paraId="5B375A09" w14:textId="77777777" w:rsidR="000808EF" w:rsidRDefault="000808EF" w:rsidP="00B415AB"/>
    <w:p w14:paraId="5B375A0A" w14:textId="45BBABF8" w:rsidR="00185A8D" w:rsidRDefault="000F35FE" w:rsidP="00464C97">
      <w:pPr>
        <w:pStyle w:val="Ttulo1"/>
      </w:pPr>
      <w:bookmarkStart w:id="53" w:name="_Toc417646101"/>
      <w:r>
        <w:lastRenderedPageBreak/>
        <w:t>ANTECEDENTES.</w:t>
      </w:r>
      <w:bookmarkEnd w:id="53"/>
    </w:p>
    <w:p w14:paraId="7E1FA1A9" w14:textId="40B35D3F" w:rsidR="006C2B34" w:rsidRDefault="000955B9" w:rsidP="00714E0A">
      <w:pPr>
        <w:rPr>
          <w:lang w:eastAsia="es-BO"/>
        </w:rPr>
      </w:pPr>
      <w:r>
        <w:rPr>
          <w:lang w:eastAsia="es-BO"/>
        </w:rPr>
        <w:t>El concepto de atención pre-</w:t>
      </w:r>
      <w:r w:rsidR="006C2B34" w:rsidRPr="00D40831">
        <w:rPr>
          <w:lang w:eastAsia="es-BO"/>
        </w:rPr>
        <w:t>hospitalaria nace como tal en la época de1940 en estados unidos donde los cuerpos de bomberos brindaban atención medica mientras lo transportaban. Posteriormente en 1960 la academia nacional de ciencias introdujo las normas del personal de tripulación de ambulancias y en 1962 se programó el primer curso de formación de técnicos de emergencias médicas, enfocados a enfermedades coronarias, arritmias graves y muertes súbitas.</w:t>
      </w:r>
    </w:p>
    <w:p w14:paraId="1E89C43C" w14:textId="5A317930" w:rsidR="006C2B34" w:rsidRPr="00D40831" w:rsidRDefault="006C2B34" w:rsidP="00714E0A">
      <w:pPr>
        <w:rPr>
          <w:rFonts w:cs="Times New Roman"/>
          <w:lang w:eastAsia="es-BO"/>
        </w:rPr>
      </w:pPr>
      <w:r w:rsidRPr="00D40831">
        <w:rPr>
          <w:lang w:eastAsia="es-BO"/>
        </w:rPr>
        <w:t>Con el transcurso de los años se fueron publicando varios manuales para los p</w:t>
      </w:r>
      <w:r>
        <w:rPr>
          <w:lang w:eastAsia="es-BO"/>
        </w:rPr>
        <w:t>rofesionales de la atención pre-</w:t>
      </w:r>
      <w:r w:rsidRPr="00D40831">
        <w:rPr>
          <w:lang w:eastAsia="es-BO"/>
        </w:rPr>
        <w:t>hospitalaria, donde se crean normas y</w:t>
      </w:r>
      <w:r>
        <w:rPr>
          <w:lang w:eastAsia="es-BO"/>
        </w:rPr>
        <w:t xml:space="preserve"> cierta</w:t>
      </w:r>
      <w:r w:rsidRPr="00D40831">
        <w:rPr>
          <w:lang w:eastAsia="es-BO"/>
        </w:rPr>
        <w:t xml:space="preserve">s técnicas y tendencias en la atención primaria. En 1974 fueron publicadas las guías de </w:t>
      </w:r>
      <w:r>
        <w:rPr>
          <w:lang w:eastAsia="es-BO"/>
        </w:rPr>
        <w:t>EMS</w:t>
      </w:r>
      <w:r w:rsidRPr="00D40831">
        <w:rPr>
          <w:lang w:eastAsia="es-BO"/>
        </w:rPr>
        <w:t xml:space="preserve"> </w:t>
      </w:r>
      <w:r>
        <w:rPr>
          <w:lang w:eastAsia="es-BO"/>
        </w:rPr>
        <w:t>(</w:t>
      </w:r>
      <w:proofErr w:type="spellStart"/>
      <w:r>
        <w:rPr>
          <w:lang w:eastAsia="es-BO"/>
        </w:rPr>
        <w:t>emergency</w:t>
      </w:r>
      <w:proofErr w:type="spellEnd"/>
      <w:r>
        <w:rPr>
          <w:lang w:eastAsia="es-BO"/>
        </w:rPr>
        <w:t xml:space="preserve"> medical </w:t>
      </w:r>
      <w:proofErr w:type="spellStart"/>
      <w:r>
        <w:rPr>
          <w:lang w:eastAsia="es-BO"/>
        </w:rPr>
        <w:t>services</w:t>
      </w:r>
      <w:proofErr w:type="spellEnd"/>
      <w:r>
        <w:rPr>
          <w:lang w:eastAsia="es-BO"/>
        </w:rPr>
        <w:t xml:space="preserve">) </w:t>
      </w:r>
      <w:r w:rsidRPr="00D40831">
        <w:rPr>
          <w:lang w:eastAsia="es-BO"/>
        </w:rPr>
        <w:t>basado en la investigación y la evaluaci</w:t>
      </w:r>
      <w:r>
        <w:rPr>
          <w:lang w:eastAsia="es-BO"/>
        </w:rPr>
        <w:t>ón del rendimiento d</w:t>
      </w:r>
      <w:r w:rsidR="007C494B">
        <w:rPr>
          <w:lang w:eastAsia="es-BO"/>
        </w:rPr>
        <w:t>el sistema. La EMS desarrollo</w:t>
      </w:r>
      <w:r>
        <w:rPr>
          <w:lang w:eastAsia="es-BO"/>
        </w:rPr>
        <w:t xml:space="preserve"> un sistema paramédico “</w:t>
      </w:r>
      <w:proofErr w:type="spellStart"/>
      <w:r>
        <w:rPr>
          <w:lang w:eastAsia="es-BO"/>
        </w:rPr>
        <w:t>Scoop</w:t>
      </w:r>
      <w:proofErr w:type="spellEnd"/>
      <w:r>
        <w:rPr>
          <w:lang w:eastAsia="es-BO"/>
        </w:rPr>
        <w:t xml:space="preserve"> and </w:t>
      </w:r>
      <w:proofErr w:type="spellStart"/>
      <w:r>
        <w:rPr>
          <w:lang w:eastAsia="es-BO"/>
        </w:rPr>
        <w:t>Run</w:t>
      </w:r>
      <w:proofErr w:type="spellEnd"/>
      <w:r>
        <w:rPr>
          <w:lang w:eastAsia="es-BO"/>
        </w:rPr>
        <w:t>”</w:t>
      </w:r>
      <w:r w:rsidRPr="00D40831">
        <w:rPr>
          <w:lang w:eastAsia="es-BO"/>
        </w:rPr>
        <w:t>,</w:t>
      </w:r>
      <w:r>
        <w:rPr>
          <w:lang w:eastAsia="es-BO"/>
        </w:rPr>
        <w:t xml:space="preserve"> </w:t>
      </w:r>
      <w:r>
        <w:rPr>
          <w:color w:val="000000"/>
        </w:rPr>
        <w:t>donde se acostumbra a transportar a los pacientes aún en estado inestable, pero que llegará general mente al hospital en un plazo alrededor de los 10 minutos. Esto tiene como meta lograr tener al paciente en un quirófano dentro de la hora especificada. Tampoco hay que perder de vista que el “</w:t>
      </w:r>
      <w:proofErr w:type="spellStart"/>
      <w:r>
        <w:rPr>
          <w:color w:val="000000"/>
        </w:rPr>
        <w:t>Scoop</w:t>
      </w:r>
      <w:proofErr w:type="spellEnd"/>
      <w:r>
        <w:rPr>
          <w:color w:val="000000"/>
        </w:rPr>
        <w:t xml:space="preserve"> and </w:t>
      </w:r>
      <w:proofErr w:type="spellStart"/>
      <w:r>
        <w:rPr>
          <w:color w:val="000000"/>
        </w:rPr>
        <w:t>Run</w:t>
      </w:r>
      <w:proofErr w:type="spellEnd"/>
      <w:r>
        <w:rPr>
          <w:color w:val="000000"/>
        </w:rPr>
        <w:t>” está dirigido a ocuparse de pacientes con trauma potencialmente letal, por lo que una valoración inicial rápida es necesaria para valorar si se hace o no.</w:t>
      </w:r>
      <w:r>
        <w:rPr>
          <w:lang w:eastAsia="es-BO"/>
        </w:rPr>
        <w:t xml:space="preserve"> </w:t>
      </w:r>
      <w:r w:rsidRPr="00E20746">
        <w:rPr>
          <w:lang w:eastAsia="es-BO"/>
        </w:rPr>
        <w:t>L</w:t>
      </w:r>
      <w:r w:rsidRPr="00D40831">
        <w:rPr>
          <w:lang w:eastAsia="es-BO"/>
        </w:rPr>
        <w:t xml:space="preserve">a asociación médica americana reconoció la medicina de urgencias como especialidad; </w:t>
      </w:r>
      <w:r>
        <w:rPr>
          <w:lang w:eastAsia="es-BO"/>
        </w:rPr>
        <w:t xml:space="preserve">la </w:t>
      </w:r>
      <w:r w:rsidRPr="00D40831">
        <w:rPr>
          <w:lang w:eastAsia="es-BO"/>
        </w:rPr>
        <w:t xml:space="preserve">universidad de Pittsburgh contrato </w:t>
      </w:r>
      <w:r>
        <w:rPr>
          <w:lang w:eastAsia="es-BO"/>
        </w:rPr>
        <w:t xml:space="preserve">personal </w:t>
      </w:r>
      <w:r w:rsidRPr="00D40831">
        <w:rPr>
          <w:lang w:eastAsia="es-BO"/>
        </w:rPr>
        <w:t xml:space="preserve">para desarrollar el primer curso de capacitación paramédico a nivel nacional. En donde se formó la Asociación Nacional de los EMT (NAEMT).donde se publicaron los primeros manuales de PHTLS. Posteriormente los fondos federales para los </w:t>
      </w:r>
      <w:r>
        <w:rPr>
          <w:lang w:eastAsia="es-BO"/>
        </w:rPr>
        <w:t>EMS</w:t>
      </w:r>
      <w:r w:rsidRPr="00D40831">
        <w:rPr>
          <w:lang w:eastAsia="es-BO"/>
        </w:rPr>
        <w:t xml:space="preserve"> finalizan siendo ahora responsabilidad de los estados y gobiernos locales.</w:t>
      </w:r>
    </w:p>
    <w:p w14:paraId="1AD4C9CA" w14:textId="3C5F6852" w:rsidR="006C2B34" w:rsidRDefault="006C2B34" w:rsidP="00714E0A">
      <w:pPr>
        <w:rPr>
          <w:lang w:eastAsia="es-BO"/>
        </w:rPr>
      </w:pPr>
      <w:r w:rsidRPr="00D40831">
        <w:rPr>
          <w:lang w:eastAsia="es-BO"/>
        </w:rPr>
        <w:t xml:space="preserve">En nuestro país, </w:t>
      </w:r>
      <w:r w:rsidR="00EC3824">
        <w:rPr>
          <w:lang w:eastAsia="es-BO"/>
        </w:rPr>
        <w:t>la atención pre-hospitalaria tuvo un desarrollo limitado,</w:t>
      </w:r>
      <w:r w:rsidRPr="00D40831">
        <w:rPr>
          <w:lang w:eastAsia="es-BO"/>
        </w:rPr>
        <w:t xml:space="preserve"> esta</w:t>
      </w:r>
      <w:r w:rsidR="00EC3824">
        <w:rPr>
          <w:lang w:eastAsia="es-BO"/>
        </w:rPr>
        <w:t>n</w:t>
      </w:r>
      <w:r w:rsidRPr="00D40831">
        <w:rPr>
          <w:lang w:eastAsia="es-BO"/>
        </w:rPr>
        <w:t>do orientado más al sector privado que al sector público. Los primeros organismos que se encargaron de la atención pre-hospitalaria fueron los diferentes grupos de socorro, con tripulantes voluntarios dentro de sus ambulancias y con niveles de entrenamiento no formal impartidos por las m</w:t>
      </w:r>
      <w:r>
        <w:rPr>
          <w:lang w:eastAsia="es-BO"/>
        </w:rPr>
        <w:t xml:space="preserve">ismas instituciones de </w:t>
      </w:r>
      <w:r>
        <w:rPr>
          <w:lang w:eastAsia="es-BO"/>
        </w:rPr>
        <w:lastRenderedPageBreak/>
        <w:t>socorro, otra limitación seria las ambulancias adaptadas con las que cuentan las empresas que brindan este servicio, ya que adquirir una ambulancia de última tecnología es muy costoso.</w:t>
      </w:r>
    </w:p>
    <w:p w14:paraId="7A52FB20" w14:textId="77777777" w:rsidR="006C2B34" w:rsidRDefault="006C2B34" w:rsidP="00714E0A">
      <w:pPr>
        <w:rPr>
          <w:lang w:eastAsia="es-BO"/>
        </w:rPr>
      </w:pPr>
      <w:r>
        <w:rPr>
          <w:lang w:eastAsia="es-BO"/>
        </w:rPr>
        <w:t>El SEDES encargado de la regulación del servicio de atención pre-hospitalaria ha aplicado modelos de localización y relocalización de ambulancia para poder aprovechar de mejor manera su utilización, así como la categorización por niveles de los centros de salud en todos los municipios de santa cruz.</w:t>
      </w:r>
    </w:p>
    <w:p w14:paraId="5B375A0F" w14:textId="7CA5F9AD" w:rsidR="00185A8D" w:rsidRDefault="000F35FE" w:rsidP="00464C97">
      <w:pPr>
        <w:pStyle w:val="Ttulo1"/>
      </w:pPr>
      <w:bookmarkStart w:id="54" w:name="_Toc417646102"/>
      <w:r>
        <w:t>DESCRIPCIÓN DEL PROBLEMA.</w:t>
      </w:r>
      <w:bookmarkEnd w:id="54"/>
    </w:p>
    <w:p w14:paraId="5B375A10" w14:textId="7787412A" w:rsidR="0082010D" w:rsidRDefault="00DD3607" w:rsidP="0082010D">
      <w:r>
        <w:t xml:space="preserve">La empresa </w:t>
      </w:r>
      <w:r w:rsidRPr="00DD3607">
        <w:t>EMER</w:t>
      </w:r>
      <w:r w:rsidR="0082010D" w:rsidRPr="00DD3607">
        <w:t>CRUZ</w:t>
      </w:r>
      <w:r w:rsidR="0082010D">
        <w:t xml:space="preserve"> brinda el servicio de atención </w:t>
      </w:r>
      <w:r>
        <w:t>pre-hospitalaria</w:t>
      </w:r>
      <w:r w:rsidR="0082010D">
        <w:t xml:space="preserve">, el cual es un proceso crítico y </w:t>
      </w:r>
      <w:r w:rsidR="003F0812">
        <w:t>el más</w:t>
      </w:r>
      <w:r w:rsidR="0082010D">
        <w:t xml:space="preserve"> relevante para la empresa, a continuación se presenta un diagrama en el cual se puede ver la secuencia de este proceso: </w:t>
      </w:r>
    </w:p>
    <w:p w14:paraId="5B375A11" w14:textId="14ADE891" w:rsidR="0082010D" w:rsidRPr="005C54A8" w:rsidRDefault="0082010D" w:rsidP="0082010D">
      <w:pPr>
        <w:rPr>
          <w:b/>
        </w:rPr>
      </w:pPr>
      <w:r>
        <w:t xml:space="preserve"> </w:t>
      </w:r>
      <w:r w:rsidRPr="001701EB">
        <w:rPr>
          <w:noProof/>
          <w:lang w:val="es-ES" w:eastAsia="es-ES"/>
        </w:rPr>
        <w:drawing>
          <wp:inline distT="0" distB="0" distL="0" distR="0" wp14:anchorId="5B375ACE" wp14:editId="42ED3B7D">
            <wp:extent cx="4962525" cy="2505075"/>
            <wp:effectExtent l="0" t="0" r="0" b="9525"/>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598D16BB" w14:textId="3852D73D" w:rsidR="00661D7B" w:rsidRPr="005C54A8" w:rsidRDefault="0046299F" w:rsidP="0046299F">
      <w:pPr>
        <w:pStyle w:val="Descripcin"/>
        <w:rPr>
          <w:i w:val="0"/>
          <w:color w:val="auto"/>
        </w:rPr>
      </w:pPr>
      <w:bookmarkStart w:id="55" w:name="_Toc416858855"/>
      <w:bookmarkStart w:id="56" w:name="_Toc417570004"/>
      <w:r w:rsidRPr="005C54A8">
        <w:rPr>
          <w:b/>
          <w:i w:val="0"/>
          <w:color w:val="auto"/>
        </w:rPr>
        <w:t xml:space="preserve">Figura </w:t>
      </w:r>
      <w:r w:rsidRPr="005C54A8">
        <w:rPr>
          <w:b/>
          <w:i w:val="0"/>
          <w:color w:val="auto"/>
        </w:rPr>
        <w:fldChar w:fldCharType="begin"/>
      </w:r>
      <w:r w:rsidRPr="005C54A8">
        <w:rPr>
          <w:b/>
          <w:i w:val="0"/>
          <w:color w:val="auto"/>
        </w:rPr>
        <w:instrText xml:space="preserve"> SEQ Figura \* ARABIC </w:instrText>
      </w:r>
      <w:r w:rsidRPr="005C54A8">
        <w:rPr>
          <w:b/>
          <w:i w:val="0"/>
          <w:color w:val="auto"/>
        </w:rPr>
        <w:fldChar w:fldCharType="separate"/>
      </w:r>
      <w:r w:rsidR="002870DA">
        <w:rPr>
          <w:b/>
          <w:i w:val="0"/>
          <w:noProof/>
          <w:color w:val="auto"/>
        </w:rPr>
        <w:t>1</w:t>
      </w:r>
      <w:r w:rsidRPr="005C54A8">
        <w:rPr>
          <w:b/>
          <w:i w:val="0"/>
          <w:color w:val="auto"/>
        </w:rPr>
        <w:fldChar w:fldCharType="end"/>
      </w:r>
      <w:r w:rsidR="005C54A8">
        <w:rPr>
          <w:b/>
          <w:i w:val="0"/>
          <w:color w:val="auto"/>
        </w:rPr>
        <w:t>.</w:t>
      </w:r>
      <w:r w:rsidR="00042790" w:rsidRPr="005C54A8">
        <w:rPr>
          <w:i w:val="0"/>
          <w:color w:val="auto"/>
        </w:rPr>
        <w:t xml:space="preserve"> Secuencia de Procesos de </w:t>
      </w:r>
      <w:r w:rsidR="00E16C09" w:rsidRPr="005C54A8">
        <w:rPr>
          <w:i w:val="0"/>
          <w:color w:val="auto"/>
        </w:rPr>
        <w:t>Atención Pre-hospitalaria de la empresa EMERCRUZ</w:t>
      </w:r>
      <w:bookmarkEnd w:id="55"/>
      <w:bookmarkEnd w:id="56"/>
    </w:p>
    <w:p w14:paraId="5B375A12" w14:textId="32586962" w:rsidR="0082010D" w:rsidRPr="0082010D" w:rsidRDefault="0082010D" w:rsidP="00FD1B60">
      <w:pPr>
        <w:pStyle w:val="Ttulo2"/>
        <w:numPr>
          <w:ilvl w:val="1"/>
          <w:numId w:val="8"/>
        </w:numPr>
      </w:pPr>
      <w:bookmarkStart w:id="57" w:name="_Toc417646103"/>
      <w:r w:rsidRPr="0082010D">
        <w:t>Recepción de llamadas y primeros auxilios</w:t>
      </w:r>
      <w:bookmarkEnd w:id="57"/>
      <w:r w:rsidRPr="0082010D">
        <w:t xml:space="preserve"> </w:t>
      </w:r>
      <w:r w:rsidRPr="0082010D">
        <w:tab/>
        <w:t xml:space="preserve"> </w:t>
      </w:r>
    </w:p>
    <w:p w14:paraId="5B375A13" w14:textId="77777777" w:rsidR="0082010D" w:rsidRDefault="0082010D" w:rsidP="0082010D">
      <w:r>
        <w:t>En la recepción de llamadas se cuenta con un operador por turno y una línea telefónica, el operador es la persona encargada del monitoreo de las ambulancias y recepción de llamadas.</w:t>
      </w:r>
    </w:p>
    <w:p w14:paraId="5B375A14" w14:textId="77777777" w:rsidR="0082010D" w:rsidRDefault="0082010D" w:rsidP="0082010D">
      <w:r>
        <w:lastRenderedPageBreak/>
        <w:t>Los tipos de llamadas que atiende el operador son solicitud de afiliación, información y servicio de atención, al realizar este tipo de atención un solo operador con una sola línea telefónica existen dos problemas:</w:t>
      </w:r>
    </w:p>
    <w:p w14:paraId="5B375A15" w14:textId="77777777" w:rsidR="0082010D" w:rsidRPr="00053B0E" w:rsidRDefault="0082010D" w:rsidP="00053B0E">
      <w:pPr>
        <w:pStyle w:val="Prrafodelista"/>
      </w:pPr>
      <w:r w:rsidRPr="00053B0E">
        <w:t xml:space="preserve">Cuando hay concurrencia de llamadas un cliente afiliado no pueda lograr comunicarse debido a que la línea está ocupada. </w:t>
      </w:r>
    </w:p>
    <w:p w14:paraId="5B375A16" w14:textId="0C0A81C9" w:rsidR="0082010D" w:rsidRPr="00053B0E" w:rsidRDefault="0082010D" w:rsidP="00053B0E">
      <w:pPr>
        <w:pStyle w:val="Prrafodelista"/>
      </w:pPr>
      <w:r w:rsidRPr="00053B0E">
        <w:t>Que el operador por realizar el monitoreo de una ambulancia no conteste una llamada y viceversa.</w:t>
      </w:r>
      <w:r w:rsidR="00634D70" w:rsidRPr="00053B0E">
        <w:t xml:space="preserve"> (</w:t>
      </w:r>
      <w:r w:rsidR="0091558A" w:rsidRPr="00053B0E">
        <w:t>A</w:t>
      </w:r>
      <w:r w:rsidR="00634D70" w:rsidRPr="00053B0E">
        <w:t>nexo 3)</w:t>
      </w:r>
    </w:p>
    <w:p w14:paraId="5B375A17" w14:textId="77777777" w:rsidR="0082010D" w:rsidRDefault="0082010D" w:rsidP="0082010D">
      <w:r>
        <w:t>El operador aparte de realizar la recepción de llamadas se encarga de averiguar el estado del paciente y lugar donde está el paciente, luego trata de brindar información a la persona que llamo para que pueda dar primeros auxilios al paciente mientras llega la ambulancia.</w:t>
      </w:r>
    </w:p>
    <w:p w14:paraId="5B375A18" w14:textId="4ED82C9E" w:rsidR="0082010D" w:rsidRPr="0082010D" w:rsidRDefault="0082010D" w:rsidP="00FD1B60">
      <w:pPr>
        <w:pStyle w:val="Ttulo2"/>
        <w:numPr>
          <w:ilvl w:val="1"/>
          <w:numId w:val="8"/>
        </w:numPr>
      </w:pPr>
      <w:bookmarkStart w:id="58" w:name="_Toc417646104"/>
      <w:r w:rsidRPr="0082010D">
        <w:t>Asignación y despacho de ambulancias</w:t>
      </w:r>
      <w:bookmarkEnd w:id="58"/>
    </w:p>
    <w:p w14:paraId="5B375A19" w14:textId="5354C916" w:rsidR="0082010D" w:rsidRDefault="0040240C" w:rsidP="0082010D">
      <w:pPr>
        <w:rPr>
          <w:color w:val="FF0000"/>
        </w:rPr>
      </w:pPr>
      <w:r>
        <w:t>EMER</w:t>
      </w:r>
      <w:r w:rsidR="0082010D">
        <w:t>CRUZ cuenta con cuatro ambulancias, las cuales están distribuidas una por cuadrante como s</w:t>
      </w:r>
      <w:r w:rsidR="00E16C09">
        <w:t>e muestra en el siguiente la figura</w:t>
      </w:r>
      <w:r w:rsidR="0082010D">
        <w:t xml:space="preserve">: </w:t>
      </w:r>
    </w:p>
    <w:p w14:paraId="5B375A1A" w14:textId="77777777" w:rsidR="009E743C" w:rsidRDefault="009E743C" w:rsidP="009E743C">
      <w:pPr>
        <w:jc w:val="center"/>
      </w:pPr>
      <w:r>
        <w:rPr>
          <w:noProof/>
          <w:lang w:val="es-ES" w:eastAsia="es-ES"/>
        </w:rPr>
        <w:drawing>
          <wp:inline distT="0" distB="0" distL="0" distR="0" wp14:anchorId="5B375AD0" wp14:editId="22100D78">
            <wp:extent cx="3894186" cy="2750719"/>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Z cuadrantes123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4186" cy="2750719"/>
                    </a:xfrm>
                    <a:prstGeom prst="rect">
                      <a:avLst/>
                    </a:prstGeom>
                  </pic:spPr>
                </pic:pic>
              </a:graphicData>
            </a:graphic>
          </wp:inline>
        </w:drawing>
      </w:r>
    </w:p>
    <w:p w14:paraId="1B6AF2F9" w14:textId="067D12F2" w:rsidR="00661D7B" w:rsidRPr="00E12FE7" w:rsidRDefault="00E12FE7" w:rsidP="00E12FE7">
      <w:pPr>
        <w:pStyle w:val="Descripcin"/>
        <w:jc w:val="center"/>
        <w:rPr>
          <w:b/>
          <w:i w:val="0"/>
          <w:color w:val="auto"/>
        </w:rPr>
      </w:pPr>
      <w:bookmarkStart w:id="59" w:name="_Toc416858856"/>
      <w:bookmarkStart w:id="60" w:name="_Toc417570005"/>
      <w:r w:rsidRPr="00E12FE7">
        <w:rPr>
          <w:b/>
          <w:i w:val="0"/>
          <w:color w:val="auto"/>
        </w:rPr>
        <w:t xml:space="preserve">Figura </w:t>
      </w:r>
      <w:r w:rsidRPr="00E12FE7">
        <w:rPr>
          <w:b/>
          <w:i w:val="0"/>
          <w:color w:val="auto"/>
        </w:rPr>
        <w:fldChar w:fldCharType="begin"/>
      </w:r>
      <w:r w:rsidRPr="00E12FE7">
        <w:rPr>
          <w:b/>
          <w:i w:val="0"/>
          <w:color w:val="auto"/>
        </w:rPr>
        <w:instrText xml:space="preserve"> SEQ Figura \* ARABIC </w:instrText>
      </w:r>
      <w:r w:rsidRPr="00E12FE7">
        <w:rPr>
          <w:b/>
          <w:i w:val="0"/>
          <w:color w:val="auto"/>
        </w:rPr>
        <w:fldChar w:fldCharType="separate"/>
      </w:r>
      <w:r w:rsidR="002870DA">
        <w:rPr>
          <w:b/>
          <w:i w:val="0"/>
          <w:noProof/>
          <w:color w:val="auto"/>
        </w:rPr>
        <w:t>2</w:t>
      </w:r>
      <w:r w:rsidRPr="00E12FE7">
        <w:rPr>
          <w:b/>
          <w:i w:val="0"/>
          <w:color w:val="auto"/>
        </w:rPr>
        <w:fldChar w:fldCharType="end"/>
      </w:r>
      <w:r w:rsidR="00661D7B" w:rsidRPr="00E12FE7">
        <w:rPr>
          <w:b/>
          <w:i w:val="0"/>
          <w:color w:val="auto"/>
        </w:rPr>
        <w:t>.</w:t>
      </w:r>
      <w:r w:rsidR="00E16C09" w:rsidRPr="00E12FE7">
        <w:rPr>
          <w:b/>
          <w:i w:val="0"/>
          <w:color w:val="auto"/>
        </w:rPr>
        <w:t xml:space="preserve"> </w:t>
      </w:r>
      <w:r w:rsidR="00E16C09" w:rsidRPr="00E12FE7">
        <w:rPr>
          <w:i w:val="0"/>
          <w:color w:val="auto"/>
        </w:rPr>
        <w:t>Cuadrantes de Posición para Ambulancias</w:t>
      </w:r>
      <w:bookmarkEnd w:id="59"/>
      <w:bookmarkEnd w:id="60"/>
    </w:p>
    <w:p w14:paraId="5B375A1B" w14:textId="77777777" w:rsidR="0082010D" w:rsidRDefault="0082010D" w:rsidP="0082010D">
      <w:r>
        <w:lastRenderedPageBreak/>
        <w:t>El operador se encarga de asignar una ambulancia a la solicitud de servicio de acuerdo a los siguientes criterios:</w:t>
      </w:r>
    </w:p>
    <w:p w14:paraId="5B375A1C" w14:textId="64E67455" w:rsidR="0082010D" w:rsidRPr="00053B0E" w:rsidRDefault="0082010D" w:rsidP="00053B0E">
      <w:pPr>
        <w:pStyle w:val="Prrafodelista"/>
      </w:pPr>
      <w:r w:rsidRPr="00053B0E">
        <w:t xml:space="preserve">La ambulancia </w:t>
      </w:r>
      <w:r w:rsidR="00DE309A" w:rsidRPr="00053B0E">
        <w:t>está</w:t>
      </w:r>
      <w:r w:rsidRPr="00053B0E">
        <w:t xml:space="preserve"> libre y la solicitud de servicio se encuentra en su cuadrante.</w:t>
      </w:r>
    </w:p>
    <w:p w14:paraId="5B375A1D" w14:textId="77777777" w:rsidR="0082010D" w:rsidRPr="00053B0E" w:rsidRDefault="0082010D" w:rsidP="00053B0E">
      <w:pPr>
        <w:pStyle w:val="Prrafodelista"/>
      </w:pPr>
      <w:r w:rsidRPr="00053B0E">
        <w:t>La ambulancia no está libre y la solicitud de servicio se encuentra en su cuadrante, entonces se asigna la ambulancia del cuadrante más cercano.</w:t>
      </w:r>
    </w:p>
    <w:p w14:paraId="5B375A1E" w14:textId="77777777" w:rsidR="0082010D" w:rsidRPr="00053B0E" w:rsidRDefault="0082010D" w:rsidP="00053B0E">
      <w:pPr>
        <w:pStyle w:val="Prrafodelista"/>
      </w:pPr>
      <w:r w:rsidRPr="00053B0E">
        <w:t>La ambulancia sufre un inconveniente que no le permite terminar el servicio, entonces el operador asigna la solicitud de servicio a otra ambulancia.</w:t>
      </w:r>
    </w:p>
    <w:p w14:paraId="5B375A1F" w14:textId="77777777" w:rsidR="0082010D" w:rsidRPr="00053B0E" w:rsidRDefault="0082010D" w:rsidP="00053B0E">
      <w:pPr>
        <w:pStyle w:val="Prrafodelista"/>
      </w:pPr>
      <w:r w:rsidRPr="00053B0E">
        <w:t>El operador realiza la asignación de solicitud de servicio mediante radio.</w:t>
      </w:r>
    </w:p>
    <w:p w14:paraId="5B375A20" w14:textId="39227B3F" w:rsidR="0082010D" w:rsidRPr="0082010D" w:rsidRDefault="0082010D" w:rsidP="00FD1B60">
      <w:pPr>
        <w:pStyle w:val="Ttulo2"/>
        <w:numPr>
          <w:ilvl w:val="1"/>
          <w:numId w:val="8"/>
        </w:numPr>
      </w:pPr>
      <w:bookmarkStart w:id="61" w:name="_Toc417646105"/>
      <w:r w:rsidRPr="0082010D">
        <w:t>Traslado de ambulancia al lugar del incidente</w:t>
      </w:r>
      <w:bookmarkEnd w:id="61"/>
    </w:p>
    <w:p w14:paraId="5B375A21" w14:textId="53299C2B" w:rsidR="0082010D" w:rsidRDefault="0040240C" w:rsidP="0082010D">
      <w:r>
        <w:t>EMER</w:t>
      </w:r>
      <w:r w:rsidR="0082010D">
        <w:t xml:space="preserve">CRUZ cuenta con un sistema de rastreo satelital de pago mensual, donde se puede ver los lugares de congestión vehicular, de esta manera el operador se encarga de especificar el lugar donde el conductor debe de dirigirse, y de ser necesario guía al conductor por la ruta óptima.  </w:t>
      </w:r>
    </w:p>
    <w:p w14:paraId="5B375A23" w14:textId="138189BE" w:rsidR="0082010D" w:rsidRPr="001269D3" w:rsidRDefault="0082010D" w:rsidP="009F7493">
      <w:pPr>
        <w:rPr>
          <w:color w:val="FF0000"/>
        </w:rPr>
      </w:pPr>
      <w:r>
        <w:t xml:space="preserve">El paramédico cuenta con dos bolsos uno rojo el cual es de paro y </w:t>
      </w:r>
      <w:r w:rsidR="0069713E">
        <w:t>otro</w:t>
      </w:r>
      <w:r>
        <w:t xml:space="preserve"> azul para traumas, entonces el paramédico con la información que le </w:t>
      </w:r>
      <w:r w:rsidR="00F60B74">
        <w:t>brinda</w:t>
      </w:r>
      <w:r>
        <w:t xml:space="preserve"> el operador decide cual bolso usar cuando llega al lugar del incidente.</w:t>
      </w:r>
      <w:r w:rsidR="009F7493">
        <w:t xml:space="preserve"> </w:t>
      </w:r>
      <w:r w:rsidR="00634D70" w:rsidRPr="009C05F9">
        <w:rPr>
          <w:color w:val="0070C0"/>
        </w:rPr>
        <w:t>(</w:t>
      </w:r>
      <w:r w:rsidR="00A93044">
        <w:rPr>
          <w:color w:val="0070C0"/>
        </w:rPr>
        <w:t>A</w:t>
      </w:r>
      <w:r w:rsidR="00634D70" w:rsidRPr="009C05F9">
        <w:rPr>
          <w:color w:val="0070C0"/>
        </w:rPr>
        <w:t>nexo</w:t>
      </w:r>
      <w:r w:rsidR="00634D70">
        <w:rPr>
          <w:color w:val="0070C0"/>
        </w:rPr>
        <w:t xml:space="preserve"> 3</w:t>
      </w:r>
      <w:r w:rsidR="00634D70" w:rsidRPr="009C05F9">
        <w:rPr>
          <w:color w:val="0070C0"/>
        </w:rPr>
        <w:t>)</w:t>
      </w:r>
    </w:p>
    <w:p w14:paraId="5B375A24" w14:textId="538D0F5E" w:rsidR="0082010D" w:rsidRPr="0082010D" w:rsidRDefault="0082010D" w:rsidP="00FD1B60">
      <w:pPr>
        <w:pStyle w:val="Ttulo2"/>
        <w:numPr>
          <w:ilvl w:val="1"/>
          <w:numId w:val="8"/>
        </w:numPr>
      </w:pPr>
      <w:bookmarkStart w:id="62" w:name="_Toc417646106"/>
      <w:r w:rsidRPr="0082010D">
        <w:t>Atención pre</w:t>
      </w:r>
      <w:r w:rsidR="00233076">
        <w:t>-</w:t>
      </w:r>
      <w:r w:rsidRPr="0082010D">
        <w:t>hospitalaria</w:t>
      </w:r>
      <w:bookmarkEnd w:id="62"/>
      <w:r w:rsidRPr="0082010D">
        <w:t xml:space="preserve"> </w:t>
      </w:r>
    </w:p>
    <w:p w14:paraId="5B375A26" w14:textId="41BF1D2F" w:rsidR="0082010D" w:rsidRPr="00384526" w:rsidRDefault="0082010D" w:rsidP="009F7493">
      <w:pPr>
        <w:rPr>
          <w:color w:val="FF0000"/>
        </w:rPr>
      </w:pPr>
      <w:r>
        <w:t>Cuando la ambulancia llega al lugar del incidente</w:t>
      </w:r>
      <w:r w:rsidR="00345D72">
        <w:t xml:space="preserve"> el </w:t>
      </w:r>
      <w:del w:id="63" w:author="luis angel barrancos ortiz" w:date="2015-05-29T16:01:00Z">
        <w:r w:rsidR="00345D72" w:rsidDel="005C5236">
          <w:delText xml:space="preserve">conductor </w:delText>
        </w:r>
        <w:r w:rsidDel="005C5236">
          <w:delText xml:space="preserve"> le</w:delText>
        </w:r>
      </w:del>
      <w:ins w:id="64" w:author="luis angel barrancos ortiz" w:date="2015-05-29T16:01:00Z">
        <w:r w:rsidR="005C5236">
          <w:t>conductor le</w:t>
        </w:r>
      </w:ins>
      <w:r>
        <w:t xml:space="preserve"> c</w:t>
      </w:r>
      <w:r w:rsidR="00345D72">
        <w:t>omunica al operador su llegada luego</w:t>
      </w:r>
      <w:r>
        <w:t xml:space="preserve"> el médico procede de una manera rápida </w:t>
      </w:r>
      <w:r w:rsidR="00345D72">
        <w:t>con la atención del paciente</w:t>
      </w:r>
      <w:r w:rsidR="00BB6FC0">
        <w:t xml:space="preserve"> y </w:t>
      </w:r>
      <w:r>
        <w:t xml:space="preserve">mejor preparada gracias a la información </w:t>
      </w:r>
      <w:r w:rsidR="00345D72">
        <w:t>obtenida d</w:t>
      </w:r>
      <w:r>
        <w:t>el operador</w:t>
      </w:r>
      <w:r w:rsidR="009F7493">
        <w:t xml:space="preserve">. </w:t>
      </w:r>
      <w:r w:rsidR="009F7493" w:rsidRPr="009C05F9">
        <w:rPr>
          <w:color w:val="0070C0"/>
        </w:rPr>
        <w:t>(</w:t>
      </w:r>
      <w:r w:rsidR="00E9410F">
        <w:rPr>
          <w:color w:val="0070C0"/>
        </w:rPr>
        <w:t>A</w:t>
      </w:r>
      <w:r w:rsidR="00634D70" w:rsidRPr="009C05F9">
        <w:rPr>
          <w:color w:val="0070C0"/>
        </w:rPr>
        <w:t>nexo</w:t>
      </w:r>
      <w:r w:rsidR="00634D70">
        <w:rPr>
          <w:color w:val="0070C0"/>
        </w:rPr>
        <w:t xml:space="preserve"> 3</w:t>
      </w:r>
      <w:r w:rsidR="009F7493" w:rsidRPr="009C05F9">
        <w:rPr>
          <w:color w:val="0070C0"/>
        </w:rPr>
        <w:t>)</w:t>
      </w:r>
    </w:p>
    <w:p w14:paraId="5B375A27" w14:textId="6323CBC0" w:rsidR="0082010D" w:rsidRPr="0082010D" w:rsidRDefault="0082010D" w:rsidP="00FD1B60">
      <w:pPr>
        <w:pStyle w:val="Ttulo2"/>
        <w:numPr>
          <w:ilvl w:val="1"/>
          <w:numId w:val="8"/>
        </w:numPr>
      </w:pPr>
      <w:bookmarkStart w:id="65" w:name="_Toc417646107"/>
      <w:r w:rsidRPr="0082010D">
        <w:lastRenderedPageBreak/>
        <w:t>Traslado al centro asistencial</w:t>
      </w:r>
      <w:bookmarkEnd w:id="65"/>
    </w:p>
    <w:p w14:paraId="5B375A28" w14:textId="4333137B" w:rsidR="0082010D" w:rsidRDefault="0082010D" w:rsidP="0082010D">
      <w:r>
        <w:t>Los centros de salud están categ</w:t>
      </w:r>
      <w:r w:rsidR="009C05F9">
        <w:t xml:space="preserve">orizados por niveles </w:t>
      </w:r>
      <w:r w:rsidR="00634D70">
        <w:rPr>
          <w:color w:val="0070C0"/>
        </w:rPr>
        <w:t>(</w:t>
      </w:r>
      <w:r w:rsidR="00E9410F">
        <w:rPr>
          <w:color w:val="0070C0"/>
        </w:rPr>
        <w:t>A</w:t>
      </w:r>
      <w:r w:rsidR="009C05F9" w:rsidRPr="009C05F9">
        <w:rPr>
          <w:color w:val="0070C0"/>
        </w:rPr>
        <w:t>nexo</w:t>
      </w:r>
      <w:r w:rsidR="00E9410F">
        <w:rPr>
          <w:color w:val="0070C0"/>
        </w:rPr>
        <w:t xml:space="preserve"> </w:t>
      </w:r>
      <w:r w:rsidR="009C05F9" w:rsidRPr="009C05F9">
        <w:rPr>
          <w:color w:val="0070C0"/>
        </w:rPr>
        <w:t>2</w:t>
      </w:r>
      <w:r w:rsidRPr="009C05F9">
        <w:rPr>
          <w:color w:val="0070C0"/>
        </w:rPr>
        <w:t>)</w:t>
      </w:r>
      <w:r>
        <w:t xml:space="preserve">, de esta manera el operador busca el centro de salud adecuado de acuerdo al estado que define el médico, una vez el operador ha ubicado un centro de salud con el nivel especificado y que tenga espacio disponible, le indica al conductor la ubicación y lo guía de ser necesario. </w:t>
      </w:r>
    </w:p>
    <w:p w14:paraId="5B375A29" w14:textId="6492A1F3" w:rsidR="0082010D" w:rsidRPr="0082010D" w:rsidRDefault="0082010D" w:rsidP="00FD1B60">
      <w:pPr>
        <w:pStyle w:val="Ttulo2"/>
        <w:numPr>
          <w:ilvl w:val="1"/>
          <w:numId w:val="8"/>
        </w:numPr>
      </w:pPr>
      <w:bookmarkStart w:id="66" w:name="_Toc417646108"/>
      <w:r w:rsidRPr="0082010D">
        <w:t>Entrega del paciente con su historia clínica</w:t>
      </w:r>
      <w:bookmarkEnd w:id="66"/>
    </w:p>
    <w:p w14:paraId="5B375A2A" w14:textId="17A2C241" w:rsidR="0082010D" w:rsidRDefault="0082010D" w:rsidP="0082010D">
      <w:r>
        <w:t>Una vez terminado el traslado el medico interna al pacient</w:t>
      </w:r>
      <w:r w:rsidR="009C5494">
        <w:t>e y entrega su historia clínica</w:t>
      </w:r>
      <w:r>
        <w:t xml:space="preserve"> al médico del centro de salud, y luego comunica al operador de la finalización del servicio.</w:t>
      </w:r>
    </w:p>
    <w:p w14:paraId="5B375A2B" w14:textId="26D2421E" w:rsidR="0082010D" w:rsidRDefault="0082010D" w:rsidP="00FD1B60">
      <w:pPr>
        <w:pStyle w:val="Ttulo2"/>
        <w:numPr>
          <w:ilvl w:val="1"/>
          <w:numId w:val="8"/>
        </w:numPr>
      </w:pPr>
      <w:bookmarkStart w:id="67" w:name="_Toc417646109"/>
      <w:r w:rsidRPr="0082010D">
        <w:t>Restablecimiento de recursos</w:t>
      </w:r>
      <w:bookmarkEnd w:id="67"/>
    </w:p>
    <w:p w14:paraId="5B375A2C" w14:textId="77777777" w:rsidR="001269D3" w:rsidRPr="00BF0E39" w:rsidRDefault="001269D3" w:rsidP="001269D3">
      <w:r w:rsidRPr="00BF0E39">
        <w:t>Los recursos se restablecen al terminar un turno, el encargado de iniciar esta operación es el medico de salida del turno, el primer paso es verificar que medicamentos se utilizaron, luego rellena el formulario de descargo de medicamentos y finalmente el encargado de restablecer los medicamentos faltantes es el medico de entrada al turno.</w:t>
      </w:r>
    </w:p>
    <w:p w14:paraId="5B375A2D" w14:textId="77777777" w:rsidR="001269D3" w:rsidRPr="00BF0E39" w:rsidRDefault="001269D3" w:rsidP="001269D3">
      <w:r w:rsidRPr="00BF0E39">
        <w:t>Por otra parte el conductor de salida se encarga de rellenar un formulario indicando de forma detallada el estado de la ambulancia para su posterior mantenimiento.</w:t>
      </w:r>
    </w:p>
    <w:p w14:paraId="5B375A2E" w14:textId="2AF5A28C" w:rsidR="00185A8D" w:rsidRDefault="000F35FE" w:rsidP="00464C97">
      <w:pPr>
        <w:pStyle w:val="Ttulo1"/>
      </w:pPr>
      <w:bookmarkStart w:id="68" w:name="_Toc417646110"/>
      <w:r>
        <w:t>SITUACIÓN PROBLEMÁTICA.</w:t>
      </w:r>
      <w:bookmarkEnd w:id="68"/>
    </w:p>
    <w:p w14:paraId="1154425A" w14:textId="55D3E489" w:rsidR="006C2B34" w:rsidRDefault="006C2B34" w:rsidP="006C2B34">
      <w:r>
        <w:t>La información que brinda el solici</w:t>
      </w:r>
      <w:r w:rsidR="0040240C">
        <w:t>tante del servicio de atención pre-hospitalaria</w:t>
      </w:r>
      <w:r>
        <w:t xml:space="preserve"> con respecto al lugar del incidente no es precisa, sin omitir que el conductor de la ambulancia no cuenta con una herramienta </w:t>
      </w:r>
      <w:r w:rsidR="00EB6F6E">
        <w:t xml:space="preserve">que le permita </w:t>
      </w:r>
      <w:r>
        <w:t>visualizar los lugares de congestión vehicular.</w:t>
      </w:r>
      <w:r w:rsidR="00634D70" w:rsidRPr="00634D70">
        <w:rPr>
          <w:color w:val="0070C0"/>
        </w:rPr>
        <w:t>(</w:t>
      </w:r>
      <w:r w:rsidR="00634D70">
        <w:rPr>
          <w:color w:val="0070C0"/>
        </w:rPr>
        <w:t>Anexo</w:t>
      </w:r>
      <w:r w:rsidR="00F915FC">
        <w:rPr>
          <w:color w:val="0070C0"/>
        </w:rPr>
        <w:t xml:space="preserve"> </w:t>
      </w:r>
      <w:r w:rsidR="00634D70">
        <w:rPr>
          <w:color w:val="0070C0"/>
        </w:rPr>
        <w:t>1</w:t>
      </w:r>
      <w:r w:rsidR="00634D70" w:rsidRPr="00634D70">
        <w:rPr>
          <w:color w:val="0070C0"/>
        </w:rPr>
        <w:t>)</w:t>
      </w:r>
    </w:p>
    <w:p w14:paraId="5B375A30" w14:textId="443E9381" w:rsidR="00185A8D" w:rsidRDefault="000F35FE" w:rsidP="00464C97">
      <w:pPr>
        <w:pStyle w:val="Ttulo1"/>
      </w:pPr>
      <w:bookmarkStart w:id="69" w:name="_Toc417646111"/>
      <w:r>
        <w:lastRenderedPageBreak/>
        <w:t>SITUACIÓN DESEADA.</w:t>
      </w:r>
      <w:bookmarkEnd w:id="69"/>
    </w:p>
    <w:p w14:paraId="6A7F8CAF" w14:textId="01CA873F" w:rsidR="006C2B34" w:rsidRPr="009918A4" w:rsidRDefault="00346EBF" w:rsidP="006C2B34">
      <w:r>
        <w:t>Que e</w:t>
      </w:r>
      <w:r w:rsidR="006C2B34">
        <w:t>l solicitante de se</w:t>
      </w:r>
      <w:r w:rsidR="0040240C">
        <w:t>rvicio de atención pre-hospitalaria</w:t>
      </w:r>
      <w:r w:rsidR="006C2B34">
        <w:t xml:space="preserve"> </w:t>
      </w:r>
      <w:r w:rsidR="0040240C">
        <w:t>otorgue</w:t>
      </w:r>
      <w:r>
        <w:t xml:space="preserve"> </w:t>
      </w:r>
      <w:r w:rsidR="006C2B34">
        <w:t>información exacta de su ubicación desde cualquier punto dentro del perímetr</w:t>
      </w:r>
      <w:r w:rsidR="0040240C">
        <w:t>o de atención de la empresa EMER</w:t>
      </w:r>
      <w:r w:rsidR="006C2B34">
        <w:t>CRUZ y el conductor de la ambulancia tenga conocimiento de los lugares de congestión vehicular.</w:t>
      </w:r>
      <w:r w:rsidR="00CC5C32" w:rsidRPr="00CC5C32">
        <w:rPr>
          <w:color w:val="0070C0"/>
        </w:rPr>
        <w:t xml:space="preserve"> </w:t>
      </w:r>
      <w:r w:rsidR="00CC5C32" w:rsidRPr="00634D70">
        <w:rPr>
          <w:color w:val="0070C0"/>
        </w:rPr>
        <w:t>(</w:t>
      </w:r>
      <w:r w:rsidR="00CC5C32">
        <w:rPr>
          <w:color w:val="0070C0"/>
        </w:rPr>
        <w:t>Anexo 4</w:t>
      </w:r>
      <w:r w:rsidR="00CC5C32" w:rsidRPr="00634D70">
        <w:rPr>
          <w:color w:val="0070C0"/>
        </w:rPr>
        <w:t>)</w:t>
      </w:r>
    </w:p>
    <w:p w14:paraId="5B375A32" w14:textId="00E8F9FF" w:rsidR="00185A8D" w:rsidRDefault="000F35FE" w:rsidP="00464C97">
      <w:pPr>
        <w:pStyle w:val="Ttulo1"/>
      </w:pPr>
      <w:bookmarkStart w:id="70" w:name="_Toc417646112"/>
      <w:r>
        <w:t>OBJETIVOS.</w:t>
      </w:r>
      <w:bookmarkEnd w:id="70"/>
    </w:p>
    <w:p w14:paraId="5B375A33" w14:textId="76BAB550" w:rsidR="00B90631" w:rsidRDefault="00E5573D" w:rsidP="00FD1B60">
      <w:pPr>
        <w:pStyle w:val="Ttulo2"/>
        <w:numPr>
          <w:ilvl w:val="1"/>
          <w:numId w:val="8"/>
        </w:numPr>
      </w:pPr>
      <w:bookmarkStart w:id="71" w:name="_Toc417646113"/>
      <w:r>
        <w:t xml:space="preserve">Objetivo </w:t>
      </w:r>
      <w:r w:rsidRPr="00E5573D">
        <w:t>General</w:t>
      </w:r>
      <w:r w:rsidR="00B90631">
        <w:t>.</w:t>
      </w:r>
      <w:bookmarkEnd w:id="71"/>
    </w:p>
    <w:p w14:paraId="5B375A34" w14:textId="0146CC13" w:rsidR="00B90631" w:rsidRPr="00B90631" w:rsidRDefault="00122DDD" w:rsidP="003C4392">
      <w:r>
        <w:t xml:space="preserve">Desarrollar un </w:t>
      </w:r>
      <w:r w:rsidR="003C4392" w:rsidRPr="00263EEB">
        <w:rPr>
          <w:lang w:val="es-ES"/>
        </w:rPr>
        <w:t xml:space="preserve">Sistema distribuido masivo para </w:t>
      </w:r>
      <w:r w:rsidR="003C4392">
        <w:rPr>
          <w:lang w:val="es-ES"/>
        </w:rPr>
        <w:t xml:space="preserve">la solicitud de atención </w:t>
      </w:r>
      <w:r w:rsidR="009B3E42">
        <w:rPr>
          <w:lang w:val="es-ES"/>
        </w:rPr>
        <w:t xml:space="preserve">     </w:t>
      </w:r>
      <w:r w:rsidR="003C4392" w:rsidRPr="00263EEB">
        <w:rPr>
          <w:lang w:val="es-ES"/>
        </w:rPr>
        <w:t>pre</w:t>
      </w:r>
      <w:r w:rsidR="003C4392">
        <w:rPr>
          <w:lang w:val="es-ES"/>
        </w:rPr>
        <w:t>-</w:t>
      </w:r>
      <w:r w:rsidR="003C4392" w:rsidRPr="00263EEB">
        <w:rPr>
          <w:lang w:val="es-ES"/>
        </w:rPr>
        <w:t>hospitalaria</w:t>
      </w:r>
      <w:r w:rsidR="003C4392">
        <w:rPr>
          <w:lang w:val="es-ES"/>
        </w:rPr>
        <w:t xml:space="preserve"> para clientes afiliados a la empresa EMERCRUZ</w:t>
      </w:r>
      <w:r>
        <w:t>.</w:t>
      </w:r>
      <w:r w:rsidR="00DD3607" w:rsidRPr="00DD3607">
        <w:rPr>
          <w:lang w:val="es-ES"/>
        </w:rPr>
        <w:t xml:space="preserve"> </w:t>
      </w:r>
    </w:p>
    <w:p w14:paraId="5B375A35" w14:textId="42BB966B" w:rsidR="00B90631" w:rsidRDefault="00E5573D" w:rsidP="00FD1B60">
      <w:pPr>
        <w:pStyle w:val="Ttulo2"/>
        <w:numPr>
          <w:ilvl w:val="1"/>
          <w:numId w:val="8"/>
        </w:numPr>
      </w:pPr>
      <w:bookmarkStart w:id="72" w:name="_Toc417646114"/>
      <w:r>
        <w:t>Objetivos Específicos</w:t>
      </w:r>
      <w:r w:rsidR="00B90631">
        <w:t>.</w:t>
      </w:r>
      <w:bookmarkEnd w:id="72"/>
    </w:p>
    <w:p w14:paraId="5B375A36" w14:textId="77777777" w:rsidR="0023086D" w:rsidRPr="00614D24" w:rsidRDefault="0023086D" w:rsidP="00FD1B60">
      <w:pPr>
        <w:pStyle w:val="Prrafodelista"/>
        <w:numPr>
          <w:ilvl w:val="0"/>
          <w:numId w:val="4"/>
        </w:numPr>
      </w:pPr>
      <w:r w:rsidRPr="00614D24">
        <w:rPr>
          <w:rFonts w:cs="Times New Roman"/>
        </w:rPr>
        <w:t>Recolectar la información necesaria por medio de entrevistas.</w:t>
      </w:r>
    </w:p>
    <w:p w14:paraId="5B375A37" w14:textId="77777777" w:rsidR="00CA3143" w:rsidRDefault="00CA3143" w:rsidP="00FD1B60">
      <w:pPr>
        <w:pStyle w:val="Prrafodelista"/>
        <w:numPr>
          <w:ilvl w:val="0"/>
          <w:numId w:val="4"/>
        </w:numPr>
      </w:pPr>
      <w:r w:rsidRPr="008A5585">
        <w:t xml:space="preserve">Analizar la información </w:t>
      </w:r>
      <w:r>
        <w:t>disponible para obtener de forma clara los requerimientos funcionales y no funcionales.</w:t>
      </w:r>
    </w:p>
    <w:p w14:paraId="5B375A38" w14:textId="77777777" w:rsidR="00CA3143" w:rsidRDefault="00CA3143" w:rsidP="00FD1B60">
      <w:pPr>
        <w:pStyle w:val="Prrafodelista"/>
        <w:numPr>
          <w:ilvl w:val="0"/>
          <w:numId w:val="4"/>
        </w:numPr>
      </w:pPr>
      <w:r>
        <w:t>Realizar la captura de requisitos funcionales representándolo como casos de uso, así como la priorización y detalle de los mismos.</w:t>
      </w:r>
    </w:p>
    <w:p w14:paraId="5B375A39" w14:textId="77777777" w:rsidR="00CA3143" w:rsidRPr="00384526" w:rsidRDefault="00CA3143" w:rsidP="00FD1B60">
      <w:pPr>
        <w:pStyle w:val="Prrafodelista"/>
        <w:numPr>
          <w:ilvl w:val="0"/>
          <w:numId w:val="4"/>
        </w:numPr>
        <w:rPr>
          <w:b/>
        </w:rPr>
      </w:pPr>
      <w:r w:rsidRPr="009E63D7">
        <w:t>Elaborar un modelo de casos de uso que represente las funciones del sistema y los actores que hacen uso de ellas.</w:t>
      </w:r>
    </w:p>
    <w:p w14:paraId="5B375A3A" w14:textId="77777777" w:rsidR="00CA3143" w:rsidRPr="00384526" w:rsidRDefault="00CA3143" w:rsidP="00FD1B60">
      <w:pPr>
        <w:pStyle w:val="Prrafodelista"/>
        <w:numPr>
          <w:ilvl w:val="0"/>
          <w:numId w:val="4"/>
        </w:numPr>
        <w:rPr>
          <w:b/>
        </w:rPr>
      </w:pPr>
      <w:r>
        <w:t>Analizar los casos de uso para poder ver los factores dinámicos que existen de forma interna y externa en los mismos.</w:t>
      </w:r>
    </w:p>
    <w:p w14:paraId="5B375A3B" w14:textId="77777777" w:rsidR="00CA3143" w:rsidRPr="00384526" w:rsidRDefault="00CA3143" w:rsidP="00FD1B60">
      <w:pPr>
        <w:pStyle w:val="Prrafodelista"/>
        <w:numPr>
          <w:ilvl w:val="0"/>
          <w:numId w:val="4"/>
        </w:numPr>
        <w:rPr>
          <w:b/>
        </w:rPr>
      </w:pPr>
      <w:r>
        <w:t xml:space="preserve">Realizar el prototipo de las interfaces de usuario. </w:t>
      </w:r>
    </w:p>
    <w:p w14:paraId="5B375A3C" w14:textId="77777777" w:rsidR="00CA3143" w:rsidRPr="008A5585" w:rsidRDefault="00CA3143" w:rsidP="00FD1B60">
      <w:pPr>
        <w:pStyle w:val="Prrafodelista"/>
        <w:numPr>
          <w:ilvl w:val="0"/>
          <w:numId w:val="4"/>
        </w:numPr>
      </w:pPr>
      <w:r w:rsidRPr="008A5585">
        <w:t>D</w:t>
      </w:r>
      <w:r>
        <w:t>iseñar la arquitectura del</w:t>
      </w:r>
      <w:r w:rsidRPr="008A5585">
        <w:t xml:space="preserve"> sistema con la herramienta CASE Enterprise </w:t>
      </w:r>
      <w:proofErr w:type="spellStart"/>
      <w:r w:rsidRPr="008A5585">
        <w:t>Architect</w:t>
      </w:r>
      <w:proofErr w:type="spellEnd"/>
      <w:r w:rsidRPr="008A5585">
        <w:t>.</w:t>
      </w:r>
    </w:p>
    <w:p w14:paraId="5B375A3D" w14:textId="4FA74007" w:rsidR="0023086D" w:rsidRPr="00614D24" w:rsidRDefault="0023086D" w:rsidP="00FD1B60">
      <w:pPr>
        <w:pStyle w:val="Prrafodelista"/>
        <w:numPr>
          <w:ilvl w:val="0"/>
          <w:numId w:val="4"/>
        </w:numPr>
        <w:spacing w:before="0" w:beforeAutospacing="0" w:after="160"/>
        <w:jc w:val="left"/>
        <w:rPr>
          <w:rFonts w:cs="Times New Roman"/>
        </w:rPr>
      </w:pPr>
      <w:r w:rsidRPr="00614D24">
        <w:rPr>
          <w:rFonts w:cs="Times New Roman"/>
        </w:rPr>
        <w:lastRenderedPageBreak/>
        <w:t xml:space="preserve">Diseñar y estructurar la Base de Datos </w:t>
      </w:r>
      <w:r w:rsidR="00614D24">
        <w:rPr>
          <w:rFonts w:cs="Times New Roman"/>
        </w:rPr>
        <w:t xml:space="preserve">utilizando el </w:t>
      </w:r>
      <w:r w:rsidRPr="00614D24">
        <w:rPr>
          <w:rFonts w:cs="Times New Roman"/>
        </w:rPr>
        <w:t xml:space="preserve">Sistema Gestor de Base de Datos </w:t>
      </w:r>
      <w:proofErr w:type="spellStart"/>
      <w:ins w:id="73" w:author="luis angel barrancos ortiz" w:date="2015-05-29T16:04:00Z">
        <w:r w:rsidR="005C5236">
          <w:rPr>
            <w:rFonts w:cs="Times New Roman"/>
          </w:rPr>
          <w:t>MySQL</w:t>
        </w:r>
        <w:proofErr w:type="spellEnd"/>
        <w:r w:rsidR="005C5236">
          <w:rPr>
            <w:rFonts w:cs="Times New Roman"/>
          </w:rPr>
          <w:t>.</w:t>
        </w:r>
      </w:ins>
      <w:del w:id="74" w:author="luis angel barrancos ortiz" w:date="2015-05-29T16:04:00Z">
        <w:r w:rsidRPr="00614D24" w:rsidDel="005C5236">
          <w:rPr>
            <w:rFonts w:cs="Times New Roman"/>
          </w:rPr>
          <w:delText>PostgreSQL.</w:delText>
        </w:r>
      </w:del>
    </w:p>
    <w:p w14:paraId="5B375A3E" w14:textId="77777777" w:rsidR="0023086D" w:rsidRPr="00614D24" w:rsidRDefault="0023086D" w:rsidP="00FD1B60">
      <w:pPr>
        <w:pStyle w:val="Prrafodelista"/>
        <w:numPr>
          <w:ilvl w:val="0"/>
          <w:numId w:val="4"/>
        </w:numPr>
        <w:spacing w:before="0" w:beforeAutospacing="0" w:after="160"/>
        <w:jc w:val="left"/>
        <w:rPr>
          <w:rFonts w:cs="Times New Roman"/>
        </w:rPr>
      </w:pPr>
      <w:r w:rsidRPr="00614D24">
        <w:rPr>
          <w:rFonts w:cs="Times New Roman"/>
        </w:rPr>
        <w:t xml:space="preserve">Diseñar y estructurar la Base de Datos para los dispositivos móvil </w:t>
      </w:r>
      <w:proofErr w:type="spellStart"/>
      <w:r w:rsidRPr="00614D24">
        <w:rPr>
          <w:rFonts w:cs="Times New Roman"/>
        </w:rPr>
        <w:t>Android</w:t>
      </w:r>
      <w:proofErr w:type="spellEnd"/>
      <w:r w:rsidRPr="00614D24">
        <w:rPr>
          <w:rFonts w:cs="Times New Roman"/>
        </w:rPr>
        <w:t xml:space="preserve">, usando </w:t>
      </w:r>
      <w:proofErr w:type="spellStart"/>
      <w:r w:rsidRPr="00614D24">
        <w:rPr>
          <w:rFonts w:cs="Times New Roman"/>
        </w:rPr>
        <w:t>SQLite</w:t>
      </w:r>
      <w:proofErr w:type="spellEnd"/>
      <w:r w:rsidRPr="00614D24">
        <w:rPr>
          <w:rFonts w:cs="Times New Roman"/>
        </w:rPr>
        <w:t>.</w:t>
      </w:r>
    </w:p>
    <w:p w14:paraId="0A7573BB" w14:textId="59EA1B57" w:rsidR="00101872" w:rsidRPr="00101872" w:rsidRDefault="00101872" w:rsidP="00FD1B60">
      <w:pPr>
        <w:pStyle w:val="Prrafodelista"/>
        <w:numPr>
          <w:ilvl w:val="0"/>
          <w:numId w:val="4"/>
        </w:numPr>
        <w:spacing w:before="0" w:beforeAutospacing="0" w:after="160"/>
        <w:jc w:val="left"/>
        <w:rPr>
          <w:rFonts w:cs="Times New Roman"/>
        </w:rPr>
      </w:pPr>
      <w:r>
        <w:rPr>
          <w:rFonts w:cs="Times New Roman"/>
        </w:rPr>
        <w:t xml:space="preserve">Implementar la aplicación web </w:t>
      </w:r>
      <w:del w:id="75" w:author="luis angel barrancos ortiz" w:date="2015-05-29T16:05:00Z">
        <w:r w:rsidDel="005C5236">
          <w:rPr>
            <w:rFonts w:cs="Times New Roman"/>
          </w:rPr>
          <w:delText>con  el</w:delText>
        </w:r>
      </w:del>
      <w:ins w:id="76" w:author="luis angel barrancos ortiz" w:date="2015-05-29T16:05:00Z">
        <w:r w:rsidR="005C5236">
          <w:rPr>
            <w:rFonts w:cs="Times New Roman"/>
          </w:rPr>
          <w:t>con el</w:t>
        </w:r>
      </w:ins>
      <w:r>
        <w:rPr>
          <w:rFonts w:cs="Times New Roman"/>
        </w:rPr>
        <w:t xml:space="preserve"> </w:t>
      </w:r>
      <w:del w:id="77" w:author="luis angel barrancos ortiz" w:date="2015-05-29T16:05:00Z">
        <w:r w:rsidDel="005C5236">
          <w:rPr>
            <w:rFonts w:cs="Times New Roman"/>
          </w:rPr>
          <w:delText>lenguaje  PHP</w:delText>
        </w:r>
      </w:del>
      <w:ins w:id="78" w:author="luis angel barrancos ortiz" w:date="2015-05-29T16:05:00Z">
        <w:r w:rsidR="005C5236">
          <w:rPr>
            <w:rFonts w:cs="Times New Roman"/>
          </w:rPr>
          <w:t>lenguaje PHP</w:t>
        </w:r>
      </w:ins>
      <w:r>
        <w:rPr>
          <w:rFonts w:cs="Times New Roman"/>
        </w:rPr>
        <w:t xml:space="preserve">, para un desarrollo ágil y mejor estructurado se utilizara </w:t>
      </w:r>
      <w:proofErr w:type="spellStart"/>
      <w:r>
        <w:rPr>
          <w:rFonts w:cs="Times New Roman"/>
        </w:rPr>
        <w:t>Yii</w:t>
      </w:r>
      <w:proofErr w:type="spellEnd"/>
      <w:r>
        <w:rPr>
          <w:rFonts w:cs="Times New Roman"/>
        </w:rPr>
        <w:t xml:space="preserve"> Framework.</w:t>
      </w:r>
    </w:p>
    <w:p w14:paraId="5B375A3F" w14:textId="0A39CB0B" w:rsidR="00B90631" w:rsidRDefault="00CA3143" w:rsidP="00FD1B60">
      <w:pPr>
        <w:pStyle w:val="Prrafodelista"/>
        <w:numPr>
          <w:ilvl w:val="0"/>
          <w:numId w:val="4"/>
        </w:numPr>
        <w:spacing w:before="0" w:beforeAutospacing="0" w:after="160"/>
        <w:jc w:val="left"/>
        <w:rPr>
          <w:rFonts w:cs="Times New Roman"/>
        </w:rPr>
      </w:pPr>
      <w:r w:rsidRPr="00384526">
        <w:t>Implementar la aplicación de acuerdo a lo especificado en los modelos anteriores</w:t>
      </w:r>
      <w:r w:rsidRPr="005C5236">
        <w:rPr>
          <w:rPrChange w:id="79" w:author="luis angel barrancos ortiz" w:date="2015-05-29T16:05:00Z">
            <w:rPr>
              <w:rFonts w:ascii="Times New Roman" w:hAnsi="Times New Roman" w:cs="Times New Roman"/>
              <w:sz w:val="24"/>
              <w:szCs w:val="24"/>
            </w:rPr>
          </w:rPrChange>
        </w:rPr>
        <w:t xml:space="preserve"> utilizando</w:t>
      </w:r>
      <w:r>
        <w:rPr>
          <w:rFonts w:ascii="Times New Roman" w:hAnsi="Times New Roman" w:cs="Times New Roman"/>
          <w:sz w:val="24"/>
          <w:szCs w:val="24"/>
        </w:rPr>
        <w:t xml:space="preserve"> </w:t>
      </w:r>
      <w:proofErr w:type="spellStart"/>
      <w:r w:rsidR="00E939BB" w:rsidRPr="00614D24">
        <w:rPr>
          <w:rFonts w:cs="Times New Roman"/>
        </w:rPr>
        <w:t>Android</w:t>
      </w:r>
      <w:proofErr w:type="spellEnd"/>
      <w:r w:rsidR="00E939BB" w:rsidRPr="00614D24">
        <w:rPr>
          <w:rFonts w:cs="Times New Roman"/>
        </w:rPr>
        <w:t xml:space="preserve"> Studio</w:t>
      </w:r>
      <w:r w:rsidR="00614D24">
        <w:rPr>
          <w:rFonts w:cs="Times New Roman"/>
        </w:rPr>
        <w:t xml:space="preserve"> con el ADT </w:t>
      </w:r>
      <w:proofErr w:type="spellStart"/>
      <w:r w:rsidR="00614D24">
        <w:rPr>
          <w:rFonts w:cs="Times New Roman"/>
        </w:rPr>
        <w:t>version</w:t>
      </w:r>
      <w:proofErr w:type="spellEnd"/>
      <w:r w:rsidR="00E939BB" w:rsidRPr="00614D24">
        <w:rPr>
          <w:rFonts w:cs="Times New Roman"/>
        </w:rPr>
        <w:t xml:space="preserve"> </w:t>
      </w:r>
      <w:del w:id="80" w:author="luis angel barrancos ortiz" w:date="2015-05-29T16:06:00Z">
        <w:r w:rsidR="00E939BB" w:rsidRPr="00614D24" w:rsidDel="00FE4A4C">
          <w:rPr>
            <w:rFonts w:cs="Times New Roman"/>
          </w:rPr>
          <w:delText xml:space="preserve">24.0.2  </w:delText>
        </w:r>
        <w:r w:rsidR="00E939BB" w:rsidRPr="00614D24" w:rsidDel="00FE4A4C">
          <w:delText>para</w:delText>
        </w:r>
      </w:del>
      <w:ins w:id="81" w:author="luis angel barrancos ortiz" w:date="2015-05-29T16:06:00Z">
        <w:r w:rsidR="00FE4A4C" w:rsidRPr="00614D24">
          <w:rPr>
            <w:rFonts w:cs="Times New Roman"/>
          </w:rPr>
          <w:t>24.0.2 para</w:t>
        </w:r>
      </w:ins>
      <w:r w:rsidR="00E939BB" w:rsidRPr="00614D24">
        <w:t xml:space="preserve"> dispositivos móviles con sistema operativo </w:t>
      </w:r>
      <w:proofErr w:type="spellStart"/>
      <w:r w:rsidR="00E939BB" w:rsidRPr="00614D24">
        <w:t>android</w:t>
      </w:r>
      <w:proofErr w:type="spellEnd"/>
      <w:r w:rsidR="00E939BB" w:rsidRPr="00614D24">
        <w:t xml:space="preserve"> desde la versión 2.3 hasta 5.0.</w:t>
      </w:r>
      <w:r w:rsidR="00E939BB" w:rsidRPr="00614D24">
        <w:rPr>
          <w:rFonts w:cs="Times New Roman"/>
        </w:rPr>
        <w:t>en el lenguaje Java.</w:t>
      </w:r>
    </w:p>
    <w:p w14:paraId="5B375A40" w14:textId="34A1AF33" w:rsidR="00E5573D" w:rsidRPr="00E5573D" w:rsidRDefault="00E5573D" w:rsidP="00FD1B60">
      <w:pPr>
        <w:pStyle w:val="Prrafodelista"/>
        <w:numPr>
          <w:ilvl w:val="0"/>
          <w:numId w:val="4"/>
        </w:numPr>
      </w:pPr>
      <w:r w:rsidRPr="00C80BF4">
        <w:t>Realizar un modelo de pruebas necesarias para la aplicación</w:t>
      </w:r>
      <w:ins w:id="82" w:author="luis angel barrancos ortiz" w:date="2015-05-29T16:06:00Z">
        <w:r w:rsidR="00FE4A4C">
          <w:t xml:space="preserve"> para hallar y corregir defectos.</w:t>
        </w:r>
      </w:ins>
      <w:del w:id="83" w:author="luis angel barrancos ortiz" w:date="2015-05-29T16:06:00Z">
        <w:r w:rsidRPr="00C80BF4" w:rsidDel="00FE4A4C">
          <w:delText>.</w:delText>
        </w:r>
      </w:del>
    </w:p>
    <w:p w14:paraId="5B375A41" w14:textId="3C270D1F" w:rsidR="00185A8D" w:rsidRDefault="000F35FE" w:rsidP="00464C97">
      <w:pPr>
        <w:pStyle w:val="Ttulo1"/>
      </w:pPr>
      <w:bookmarkStart w:id="84" w:name="_Toc417646115"/>
      <w:r>
        <w:t>ALCANCE.</w:t>
      </w:r>
      <w:bookmarkEnd w:id="84"/>
    </w:p>
    <w:p w14:paraId="5B375A42" w14:textId="08C8F7A3" w:rsidR="00B44A9E" w:rsidRDefault="00B44A9E" w:rsidP="00FD1B60">
      <w:pPr>
        <w:pStyle w:val="Ttulo2"/>
        <w:numPr>
          <w:ilvl w:val="1"/>
          <w:numId w:val="8"/>
        </w:numPr>
      </w:pPr>
      <w:bookmarkStart w:id="85" w:name="_Toc417646116"/>
      <w:r>
        <w:t>Requisitos Funcionales</w:t>
      </w:r>
      <w:bookmarkEnd w:id="85"/>
    </w:p>
    <w:p w14:paraId="5B375A43" w14:textId="0926D45A" w:rsidR="00B44A9E" w:rsidRDefault="00B44A9E" w:rsidP="00FD1B60">
      <w:pPr>
        <w:pStyle w:val="Ttulo3"/>
        <w:numPr>
          <w:ilvl w:val="2"/>
          <w:numId w:val="8"/>
        </w:numPr>
      </w:pPr>
      <w:bookmarkStart w:id="86" w:name="_Toc417646117"/>
      <w:r>
        <w:t>Aplicación Móvil Paciente</w:t>
      </w:r>
      <w:bookmarkEnd w:id="86"/>
    </w:p>
    <w:p w14:paraId="5B375A44" w14:textId="4914AAB6" w:rsidR="00B44A9E" w:rsidRDefault="00B44A9E" w:rsidP="00FD1B60">
      <w:pPr>
        <w:pStyle w:val="Prrafodelista"/>
        <w:numPr>
          <w:ilvl w:val="0"/>
          <w:numId w:val="10"/>
        </w:numPr>
      </w:pPr>
      <w:r w:rsidRPr="00EC3824">
        <w:rPr>
          <w:b/>
        </w:rPr>
        <w:t>Solicitud de afiliación:</w:t>
      </w:r>
      <w:r>
        <w:t xml:space="preserve"> El usuario interesado en contratar el servicio de ambulancia, deberá hacer una solicitud mediante la aplicación móvil introduciendo </w:t>
      </w:r>
      <w:ins w:id="87" w:author="luis angel barrancos ortiz" w:date="2015-05-29T16:08:00Z">
        <w:r w:rsidR="00FE4A4C">
          <w:t>sus datos personales.</w:t>
        </w:r>
      </w:ins>
      <w:del w:id="88" w:author="luis angel barrancos ortiz" w:date="2015-05-29T16:08:00Z">
        <w:r w:rsidDel="00FE4A4C">
          <w:delText xml:space="preserve">información categorizada de la siguiente manera: datos personales e historia clínica, una vez introducida la información exigida deberá enviar su solicitud de afiliación para que sea procesada. </w:delText>
        </w:r>
      </w:del>
    </w:p>
    <w:p w14:paraId="5B375A45" w14:textId="77777777" w:rsidR="00B44A9E" w:rsidRDefault="00B44A9E" w:rsidP="00FD1B60">
      <w:pPr>
        <w:pStyle w:val="Prrafodelista"/>
        <w:numPr>
          <w:ilvl w:val="0"/>
          <w:numId w:val="10"/>
        </w:numPr>
      </w:pPr>
      <w:r w:rsidRPr="00EC3824">
        <w:rPr>
          <w:b/>
        </w:rPr>
        <w:t>Acceso rápido por gestos (</w:t>
      </w:r>
      <w:proofErr w:type="spellStart"/>
      <w:r w:rsidRPr="00EC3824">
        <w:rPr>
          <w:b/>
        </w:rPr>
        <w:t>gestures</w:t>
      </w:r>
      <w:proofErr w:type="spellEnd"/>
      <w:r w:rsidRPr="00EC3824">
        <w:rPr>
          <w:b/>
        </w:rPr>
        <w:t>):</w:t>
      </w:r>
      <w:r>
        <w:t xml:space="preserve"> Esta aplicación se utilizara en casos de emergencia por lo tanto debe ser de fácil acceso, entonces el usuario accederá a la aplicación mediante algún gesto predefinido por él.</w:t>
      </w:r>
    </w:p>
    <w:p w14:paraId="5B375A46" w14:textId="77777777" w:rsidR="00B44A9E" w:rsidRDefault="00B44A9E" w:rsidP="00FD1B60">
      <w:pPr>
        <w:pStyle w:val="Prrafodelista"/>
        <w:numPr>
          <w:ilvl w:val="0"/>
          <w:numId w:val="10"/>
        </w:numPr>
      </w:pPr>
      <w:r w:rsidRPr="00EC3824">
        <w:rPr>
          <w:b/>
        </w:rPr>
        <w:t>Autenticación por gestos (</w:t>
      </w:r>
      <w:proofErr w:type="spellStart"/>
      <w:r w:rsidRPr="00EC3824">
        <w:rPr>
          <w:b/>
        </w:rPr>
        <w:t>gestures</w:t>
      </w:r>
      <w:proofErr w:type="spellEnd"/>
      <w:r w:rsidRPr="00EC3824">
        <w:rPr>
          <w:b/>
        </w:rPr>
        <w:t xml:space="preserve">): </w:t>
      </w:r>
      <w:r>
        <w:t xml:space="preserve">En el caso que otra persona tenga el </w:t>
      </w:r>
      <w:proofErr w:type="spellStart"/>
      <w:r>
        <w:t>smartphone</w:t>
      </w:r>
      <w:proofErr w:type="spellEnd"/>
      <w:r>
        <w:t xml:space="preserve"> de un cliente afiliado y quiera acceder a la aplicación, dicha persona no podrá por que tendrá que introducir el gesto definido por el cliente afiliado.</w:t>
      </w:r>
    </w:p>
    <w:p w14:paraId="5B375A47" w14:textId="77777777" w:rsidR="00B44A9E" w:rsidRDefault="00B44A9E" w:rsidP="00FD1B60">
      <w:pPr>
        <w:pStyle w:val="Prrafodelista"/>
        <w:numPr>
          <w:ilvl w:val="0"/>
          <w:numId w:val="10"/>
        </w:numPr>
      </w:pPr>
      <w:r w:rsidRPr="00EC3824">
        <w:rPr>
          <w:b/>
        </w:rPr>
        <w:lastRenderedPageBreak/>
        <w:t>Solicitud de ambulancia:</w:t>
      </w:r>
      <w:r>
        <w:t xml:space="preserve"> Cuando el usuario ingrese a la aplicación una vez su solicitud de afiliación haya sido aprobada, al usuario se le desplegara un mapa en el cual el podrá ver por dónde está la ambulancia solicitada si previamente él ha seleccionado la opción de “solicitar ambulancia”.</w:t>
      </w:r>
    </w:p>
    <w:p w14:paraId="5B375A48" w14:textId="77777777" w:rsidR="00B44A9E" w:rsidRDefault="00B44A9E" w:rsidP="00FD1B60">
      <w:pPr>
        <w:pStyle w:val="Prrafodelista"/>
        <w:numPr>
          <w:ilvl w:val="0"/>
          <w:numId w:val="10"/>
        </w:numPr>
      </w:pPr>
      <w:r w:rsidRPr="00EC3824">
        <w:rPr>
          <w:b/>
        </w:rPr>
        <w:t>Primeros auxilios:</w:t>
      </w:r>
      <w:r>
        <w:t xml:space="preserve"> El usuario tendrá acceso a información que pueda ser de ayuda para que una persona inexperta pueda brindarle auxilio mientras la ambulancia llega, esta información estará categorizada en adultos y niños, la que a su vez estarán subdivididas en cardiología y traumas.</w:t>
      </w:r>
    </w:p>
    <w:p w14:paraId="5B375A49" w14:textId="77777777" w:rsidR="00B44A9E" w:rsidRDefault="00B44A9E" w:rsidP="00FD1B60">
      <w:pPr>
        <w:pStyle w:val="Prrafodelista"/>
        <w:numPr>
          <w:ilvl w:val="0"/>
          <w:numId w:val="10"/>
        </w:numPr>
      </w:pPr>
      <w:r w:rsidRPr="00EC3824">
        <w:rPr>
          <w:b/>
        </w:rPr>
        <w:t>Notificaciones:</w:t>
      </w:r>
      <w:r>
        <w:t xml:space="preserve"> El paciente afiliado recibirá las siguientes notificaciones:</w:t>
      </w:r>
    </w:p>
    <w:p w14:paraId="5B375A4A" w14:textId="77777777" w:rsidR="00B44A9E" w:rsidRDefault="00B44A9E" w:rsidP="00FD1B60">
      <w:pPr>
        <w:pStyle w:val="Prrafodelista"/>
        <w:numPr>
          <w:ilvl w:val="0"/>
          <w:numId w:val="2"/>
        </w:numPr>
      </w:pPr>
      <w:r>
        <w:t>Notificación por confirmación de afiliación.</w:t>
      </w:r>
    </w:p>
    <w:p w14:paraId="5B375A4B" w14:textId="77777777" w:rsidR="00B44A9E" w:rsidRDefault="00B44A9E" w:rsidP="00FD1B60">
      <w:pPr>
        <w:pStyle w:val="Prrafodelista"/>
        <w:numPr>
          <w:ilvl w:val="0"/>
          <w:numId w:val="2"/>
        </w:numPr>
      </w:pPr>
      <w:r>
        <w:t>Notificación por confirmación de solicitud de ambulancia.</w:t>
      </w:r>
    </w:p>
    <w:p w14:paraId="5B375A4C" w14:textId="5FB3EB41" w:rsidR="00B44A9E" w:rsidRDefault="00B44A9E" w:rsidP="00FD1B60">
      <w:pPr>
        <w:pStyle w:val="Ttulo3"/>
        <w:numPr>
          <w:ilvl w:val="2"/>
          <w:numId w:val="8"/>
        </w:numPr>
      </w:pPr>
      <w:bookmarkStart w:id="89" w:name="_Toc417646118"/>
      <w:r>
        <w:t>Aplicación Móvil Ambulancia</w:t>
      </w:r>
      <w:bookmarkEnd w:id="89"/>
    </w:p>
    <w:p w14:paraId="5B375A4D" w14:textId="77777777" w:rsidR="00B44A9E" w:rsidRDefault="00B44A9E" w:rsidP="00FD1B60">
      <w:pPr>
        <w:pStyle w:val="Prrafodelista"/>
        <w:numPr>
          <w:ilvl w:val="0"/>
          <w:numId w:val="9"/>
        </w:numPr>
      </w:pPr>
      <w:r w:rsidRPr="00EC3824">
        <w:rPr>
          <w:b/>
        </w:rPr>
        <w:t>Atender paciente:</w:t>
      </w:r>
      <w:r>
        <w:t xml:space="preserve"> Cuando un cliente afiliado realice la solicitud de ambulancia inmediatamente le llegara una notificación a la aplicación móvil de la ambulancia y a su vez se le trazara sobre el mapa la ruta más corta hacia el destino.</w:t>
      </w:r>
    </w:p>
    <w:p w14:paraId="5B375A4E" w14:textId="28D3F868" w:rsidR="00B44A9E" w:rsidRDefault="007F67AC" w:rsidP="00FD1B60">
      <w:pPr>
        <w:pStyle w:val="Prrafodelista"/>
        <w:numPr>
          <w:ilvl w:val="0"/>
          <w:numId w:val="9"/>
        </w:numPr>
      </w:pPr>
      <w:r>
        <w:rPr>
          <w:b/>
        </w:rPr>
        <w:t>Trazado de</w:t>
      </w:r>
      <w:r w:rsidR="00B44A9E" w:rsidRPr="00EC3824">
        <w:rPr>
          <w:b/>
        </w:rPr>
        <w:t xml:space="preserve"> ruta: </w:t>
      </w:r>
      <w:r w:rsidR="00B44A9E">
        <w:t xml:space="preserve">Una vez </w:t>
      </w:r>
      <w:r>
        <w:t>hecha la solicitud</w:t>
      </w:r>
      <w:r w:rsidR="001F21C5">
        <w:t xml:space="preserve"> por parte del cliente o del conductor de la </w:t>
      </w:r>
      <w:r>
        <w:t>ambulancia</w:t>
      </w:r>
      <w:r w:rsidR="001F21C5">
        <w:t>,</w:t>
      </w:r>
      <w:r w:rsidR="00F803A6">
        <w:t xml:space="preserve"> se procesará el trazado de ruta en base a los puntos de congestión previamente identificados por los conductores en días anteriores y almacenados en la base de datos, con esta información el servidor procederá a buscar la ruta más adecuada hacia el destino establecido</w:t>
      </w:r>
      <w:r w:rsidR="00B44A9E">
        <w:t xml:space="preserve">. </w:t>
      </w:r>
    </w:p>
    <w:p w14:paraId="5B375A4F" w14:textId="77777777" w:rsidR="00B44A9E" w:rsidRDefault="00B44A9E" w:rsidP="00FD1B60">
      <w:pPr>
        <w:pStyle w:val="Prrafodelista"/>
        <w:numPr>
          <w:ilvl w:val="0"/>
          <w:numId w:val="9"/>
        </w:numPr>
      </w:pPr>
      <w:r w:rsidRPr="00EC3824">
        <w:rPr>
          <w:b/>
        </w:rPr>
        <w:t>Paciente atendido:</w:t>
      </w:r>
      <w:r>
        <w:t xml:space="preserve"> Finalmente cuando el paciente haya sido dejado en el centro médico el doctor deberá presionar la opción de paciente atendido para así marcarse como libre.</w:t>
      </w:r>
    </w:p>
    <w:p w14:paraId="5B375A50" w14:textId="77777777" w:rsidR="00B44A9E" w:rsidRDefault="00B44A9E" w:rsidP="00FD1B60">
      <w:pPr>
        <w:pStyle w:val="Prrafodelista"/>
        <w:numPr>
          <w:ilvl w:val="0"/>
          <w:numId w:val="9"/>
        </w:numPr>
      </w:pPr>
      <w:r w:rsidRPr="00EC3824">
        <w:rPr>
          <w:b/>
        </w:rPr>
        <w:lastRenderedPageBreak/>
        <w:t>Visualizar historia del paciente:</w:t>
      </w:r>
      <w:r>
        <w:t xml:space="preserve"> Presionando sobre el </w:t>
      </w:r>
      <w:proofErr w:type="spellStart"/>
      <w:r>
        <w:t>marker</w:t>
      </w:r>
      <w:proofErr w:type="spellEnd"/>
      <w:r>
        <w:t xml:space="preserve"> que corresponde al paciente que solicito la ambulancia se le desplegara la historia médica sobre dicho paciente.</w:t>
      </w:r>
    </w:p>
    <w:p w14:paraId="5B375A51" w14:textId="204D2D48" w:rsidR="00B44A9E" w:rsidDel="00FE4A4C" w:rsidRDefault="00B44A9E" w:rsidP="00FD1B60">
      <w:pPr>
        <w:pStyle w:val="Prrafodelista"/>
        <w:numPr>
          <w:ilvl w:val="0"/>
          <w:numId w:val="9"/>
        </w:numPr>
        <w:rPr>
          <w:del w:id="90" w:author="luis angel barrancos ortiz" w:date="2015-05-29T16:09:00Z"/>
        </w:rPr>
      </w:pPr>
      <w:del w:id="91" w:author="luis angel barrancos ortiz" w:date="2015-05-29T16:09:00Z">
        <w:r w:rsidRPr="00EC3824" w:rsidDel="00FE4A4C">
          <w:rPr>
            <w:b/>
          </w:rPr>
          <w:delText>Registrar estado de la ambulancia:</w:delText>
        </w:r>
        <w:r w:rsidDel="00FE4A4C">
          <w:delText xml:space="preserve"> Cuando concluya el turno de un conductor este deberá registrar el actual estado de la ambulancia con el fin de que se haga los reparos correspondientes, la información que se registrara será referente a las partes mecánicas de la ambulancia y los nombres del conductor de salida y el de entrada.</w:delText>
        </w:r>
      </w:del>
    </w:p>
    <w:p w14:paraId="5B375A52" w14:textId="77777777" w:rsidR="00B44A9E" w:rsidRDefault="00B44A9E" w:rsidP="00FD1B60">
      <w:pPr>
        <w:pStyle w:val="Prrafodelista"/>
        <w:numPr>
          <w:ilvl w:val="0"/>
          <w:numId w:val="9"/>
        </w:numPr>
      </w:pPr>
      <w:r w:rsidRPr="00EC3824">
        <w:rPr>
          <w:b/>
        </w:rPr>
        <w:t>Filtrar centros médicos:</w:t>
      </w:r>
      <w:r>
        <w:t xml:space="preserve"> El mapa contara con un filtro para que de esta manera el conductor pueda encontrar de manera más rápida un centro médico específico.</w:t>
      </w:r>
    </w:p>
    <w:p w14:paraId="5B375A53" w14:textId="77777777" w:rsidR="00B44A9E" w:rsidRDefault="00B44A9E" w:rsidP="00FD1B60">
      <w:pPr>
        <w:pStyle w:val="Prrafodelista"/>
        <w:numPr>
          <w:ilvl w:val="0"/>
          <w:numId w:val="9"/>
        </w:numPr>
      </w:pPr>
      <w:r w:rsidRPr="00EC3824">
        <w:rPr>
          <w:b/>
        </w:rPr>
        <w:t>Notificaciones:</w:t>
      </w:r>
      <w:r>
        <w:t xml:space="preserve"> El conductor y el doctor recibirán las siguientes notificaciones:</w:t>
      </w:r>
    </w:p>
    <w:p w14:paraId="5B375A54" w14:textId="77777777" w:rsidR="00B44A9E" w:rsidRDefault="00B44A9E" w:rsidP="00FD1B60">
      <w:pPr>
        <w:pStyle w:val="Prrafodelista"/>
        <w:numPr>
          <w:ilvl w:val="0"/>
          <w:numId w:val="3"/>
        </w:numPr>
      </w:pPr>
      <w:r>
        <w:t>Notificación de solicitud de ambulancia.</w:t>
      </w:r>
    </w:p>
    <w:p w14:paraId="5B375A55" w14:textId="77777777" w:rsidR="00B44A9E" w:rsidRDefault="00B44A9E" w:rsidP="00FD1B60">
      <w:pPr>
        <w:pStyle w:val="Prrafodelista"/>
        <w:numPr>
          <w:ilvl w:val="0"/>
          <w:numId w:val="3"/>
        </w:numPr>
      </w:pPr>
      <w:r>
        <w:t>Notificación de registro de datos de nuevo cliente afiliado o actualización de datos de cliente afiliado.</w:t>
      </w:r>
    </w:p>
    <w:p w14:paraId="5B375A56" w14:textId="38EF19D3" w:rsidR="00B44A9E" w:rsidRDefault="00B44A9E" w:rsidP="00FD1B60">
      <w:pPr>
        <w:pStyle w:val="Ttulo3"/>
        <w:numPr>
          <w:ilvl w:val="2"/>
          <w:numId w:val="8"/>
        </w:numPr>
      </w:pPr>
      <w:bookmarkStart w:id="92" w:name="_Toc417646119"/>
      <w:r>
        <w:t>Aplicación Web</w:t>
      </w:r>
      <w:r w:rsidR="00EB6F6E">
        <w:t xml:space="preserve"> Operador</w:t>
      </w:r>
      <w:bookmarkEnd w:id="92"/>
      <w:r>
        <w:tab/>
      </w:r>
    </w:p>
    <w:p w14:paraId="5B375A57" w14:textId="77777777" w:rsidR="00B44A9E" w:rsidRDefault="00B44A9E" w:rsidP="00FD1B60">
      <w:pPr>
        <w:pStyle w:val="Prrafodelista"/>
        <w:numPr>
          <w:ilvl w:val="0"/>
          <w:numId w:val="11"/>
        </w:numPr>
      </w:pPr>
      <w:r w:rsidRPr="007163A1">
        <w:rPr>
          <w:b/>
        </w:rPr>
        <w:t>Confirmación de afiliación:</w:t>
      </w:r>
      <w:r>
        <w:t xml:space="preserve"> Cuando un cliente ha solicitado afiliarse le llegara la solicitud al encargado de la central de monitoreo, el cual se encargara de procesar las solicitudes.</w:t>
      </w:r>
    </w:p>
    <w:p w14:paraId="5B375A58" w14:textId="03CD6670" w:rsidR="00B44A9E" w:rsidDel="00FE4A4C" w:rsidRDefault="00B44A9E" w:rsidP="00FD1B60">
      <w:pPr>
        <w:pStyle w:val="Prrafodelista"/>
        <w:numPr>
          <w:ilvl w:val="0"/>
          <w:numId w:val="11"/>
        </w:numPr>
        <w:rPr>
          <w:del w:id="93" w:author="luis angel barrancos ortiz" w:date="2015-05-29T16:10:00Z"/>
        </w:rPr>
      </w:pPr>
      <w:del w:id="94" w:author="luis angel barrancos ortiz" w:date="2015-05-29T16:10:00Z">
        <w:r w:rsidRPr="007163A1" w:rsidDel="00FE4A4C">
          <w:rPr>
            <w:b/>
          </w:rPr>
          <w:delText>Verificar ambulancia:</w:delText>
        </w:r>
        <w:r w:rsidDel="00FE4A4C">
          <w:delText xml:space="preserve"> Cuando alguna ambulancia se registra con una falla se le envía una notificación al encargado de la central de monitoreo, luego de esto él puede ver el estado de la ambulancia mediante la aplicación web para poder tomar las medidas necesarias.</w:delText>
        </w:r>
      </w:del>
    </w:p>
    <w:p w14:paraId="5B375A59" w14:textId="77777777" w:rsidR="00B44A9E" w:rsidRDefault="00B44A9E" w:rsidP="00FD1B60">
      <w:pPr>
        <w:pStyle w:val="Prrafodelista"/>
        <w:numPr>
          <w:ilvl w:val="0"/>
          <w:numId w:val="11"/>
        </w:numPr>
      </w:pPr>
      <w:r w:rsidRPr="007163A1">
        <w:rPr>
          <w:b/>
        </w:rPr>
        <w:t>Solicitud de ambulancia por llamada:</w:t>
      </w:r>
      <w:r>
        <w:t xml:space="preserve"> Cuando se confirma la solicitud de un cliente se le dará una manilla con un id y el número de celular de la empresa para el caso de que el </w:t>
      </w:r>
      <w:proofErr w:type="spellStart"/>
      <w:r>
        <w:t>smartphone</w:t>
      </w:r>
      <w:proofErr w:type="spellEnd"/>
      <w:r>
        <w:t xml:space="preserve"> del cliente afiliado este con desperfecto y este sufra un problema de salud otra persona ajena pueda solicitar ambulancia dando el id del paciente afiliado, una vez se haya confirmado con el id del cliente afiliado el encargado de la central de monitoreo podrá hacer la solicitud de una ambulancia a la dirección que le provean.</w:t>
      </w:r>
    </w:p>
    <w:p w14:paraId="5B375A5A" w14:textId="77777777" w:rsidR="00B44A9E" w:rsidRDefault="00B44A9E" w:rsidP="00FD1B60">
      <w:pPr>
        <w:pStyle w:val="Prrafodelista"/>
        <w:numPr>
          <w:ilvl w:val="0"/>
          <w:numId w:val="11"/>
        </w:numPr>
      </w:pPr>
      <w:r w:rsidRPr="007163A1">
        <w:rPr>
          <w:b/>
        </w:rPr>
        <w:t>Filtro de dirección:</w:t>
      </w:r>
      <w:r>
        <w:t xml:space="preserve"> Se vio muy conveniente que el encargado de la central de monitoreo cuente con un filtro en el mapa para así poder encontrar un lugar de manera más rápida.</w:t>
      </w:r>
    </w:p>
    <w:p w14:paraId="5B375A5B" w14:textId="77777777" w:rsidR="00B44A9E" w:rsidRDefault="006A3BF6" w:rsidP="00FD1B60">
      <w:pPr>
        <w:pStyle w:val="Prrafodelista"/>
        <w:numPr>
          <w:ilvl w:val="0"/>
          <w:numId w:val="11"/>
        </w:numPr>
      </w:pPr>
      <w:r w:rsidRPr="007163A1">
        <w:rPr>
          <w:b/>
        </w:rPr>
        <w:lastRenderedPageBreak/>
        <w:t>Notificaciones</w:t>
      </w:r>
      <w:r w:rsidR="00B44A9E" w:rsidRPr="007163A1">
        <w:rPr>
          <w:b/>
        </w:rPr>
        <w:t>:</w:t>
      </w:r>
      <w:r w:rsidR="00B44A9E">
        <w:t xml:space="preserve"> El encargado de la central de monitoreo recibirá las siguientes notificaciones:</w:t>
      </w:r>
    </w:p>
    <w:p w14:paraId="5B375A5C" w14:textId="77777777" w:rsidR="00B44A9E" w:rsidRDefault="00B44A9E" w:rsidP="00FD1B60">
      <w:pPr>
        <w:pStyle w:val="Prrafodelista"/>
        <w:numPr>
          <w:ilvl w:val="0"/>
          <w:numId w:val="1"/>
        </w:numPr>
      </w:pPr>
      <w:r>
        <w:t>Notificación de solicitud de afiliación.</w:t>
      </w:r>
    </w:p>
    <w:p w14:paraId="5B375A5D" w14:textId="77777777" w:rsidR="00B44A9E" w:rsidRDefault="00B44A9E" w:rsidP="00FD1B60">
      <w:pPr>
        <w:pStyle w:val="Prrafodelista"/>
        <w:numPr>
          <w:ilvl w:val="0"/>
          <w:numId w:val="1"/>
        </w:numPr>
      </w:pPr>
      <w:r>
        <w:t>Notificación de desperfecto en la ambulancia.</w:t>
      </w:r>
    </w:p>
    <w:p w14:paraId="5B375A5E" w14:textId="77777777" w:rsidR="00B44A9E" w:rsidRDefault="00B44A9E" w:rsidP="006A3BF6">
      <w:pPr>
        <w:pStyle w:val="Ttulo2"/>
      </w:pPr>
      <w:bookmarkStart w:id="95" w:name="_Toc417646120"/>
      <w:r>
        <w:t>b.</w:t>
      </w:r>
      <w:r>
        <w:tab/>
        <w:t>Requisitos No Funcionales</w:t>
      </w:r>
      <w:bookmarkEnd w:id="95"/>
    </w:p>
    <w:p w14:paraId="5B375A5F" w14:textId="77777777" w:rsidR="00B05DB4" w:rsidRDefault="00B05DB4" w:rsidP="00B05DB4">
      <w:pPr>
        <w:rPr>
          <w:b/>
        </w:rPr>
      </w:pPr>
      <w:r w:rsidRPr="00E86793">
        <w:rPr>
          <w:b/>
        </w:rPr>
        <w:t>Calidad.</w:t>
      </w:r>
    </w:p>
    <w:p w14:paraId="5B375A60" w14:textId="77777777" w:rsidR="00E86793" w:rsidRPr="00053B0E" w:rsidRDefault="00E86793" w:rsidP="00053B0E">
      <w:pPr>
        <w:pStyle w:val="Prrafodelista"/>
      </w:pPr>
      <w:r w:rsidRPr="00053B0E">
        <w:t xml:space="preserve">El Software presentara normas de codificación y documentación de código mediante estándares de programación para el lenguaje java.  </w:t>
      </w:r>
    </w:p>
    <w:p w14:paraId="5B375A61" w14:textId="77777777" w:rsidR="00E86793" w:rsidRPr="00053B0E" w:rsidRDefault="00E86793" w:rsidP="00053B0E">
      <w:pPr>
        <w:pStyle w:val="Prrafodelista"/>
      </w:pPr>
      <w:r w:rsidRPr="00053B0E">
        <w:t>Para un fácil manejo del software se contara con un manual de usuario.</w:t>
      </w:r>
    </w:p>
    <w:p w14:paraId="5B375A62" w14:textId="77777777" w:rsidR="00E86793" w:rsidRPr="00053B0E" w:rsidRDefault="00E86793" w:rsidP="00053B0E">
      <w:pPr>
        <w:pStyle w:val="Prrafodelista"/>
      </w:pPr>
      <w:r w:rsidRPr="00053B0E">
        <w:t>Para el desarrollo de software se utilizara el P.U.D.S.</w:t>
      </w:r>
    </w:p>
    <w:p w14:paraId="5B375A63" w14:textId="77777777" w:rsidR="00E86793" w:rsidRPr="00E86793" w:rsidRDefault="00E86793" w:rsidP="00E86793">
      <w:pPr>
        <w:rPr>
          <w:b/>
        </w:rPr>
      </w:pPr>
      <w:r>
        <w:rPr>
          <w:b/>
        </w:rPr>
        <w:t xml:space="preserve">Restricción. </w:t>
      </w:r>
    </w:p>
    <w:p w14:paraId="5B375A64" w14:textId="77777777" w:rsidR="00B44A9E" w:rsidRPr="00053B0E" w:rsidRDefault="00B44A9E" w:rsidP="00053B0E">
      <w:pPr>
        <w:pStyle w:val="Prrafodelista"/>
      </w:pPr>
      <w:r w:rsidRPr="00053B0E">
        <w:t xml:space="preserve">El </w:t>
      </w:r>
      <w:proofErr w:type="spellStart"/>
      <w:r w:rsidRPr="00053B0E">
        <w:t>front-end</w:t>
      </w:r>
      <w:proofErr w:type="spellEnd"/>
      <w:r w:rsidRPr="00053B0E">
        <w:t xml:space="preserve"> de la aplicación web será desarrollado con Html5.</w:t>
      </w:r>
    </w:p>
    <w:p w14:paraId="5B375A65" w14:textId="438108DA" w:rsidR="00B44A9E" w:rsidRPr="00053B0E" w:rsidRDefault="00B44A9E" w:rsidP="00053B0E">
      <w:pPr>
        <w:pStyle w:val="Prrafodelista"/>
      </w:pPr>
      <w:r w:rsidRPr="00053B0E">
        <w:t>El back-</w:t>
      </w:r>
      <w:proofErr w:type="spellStart"/>
      <w:r w:rsidRPr="00053B0E">
        <w:t>end</w:t>
      </w:r>
      <w:proofErr w:type="spellEnd"/>
      <w:r w:rsidRPr="00053B0E">
        <w:t xml:space="preserve"> de la aplicación web será desarrollado con </w:t>
      </w:r>
      <w:del w:id="96" w:author="luis angel barrancos ortiz" w:date="2015-05-29T16:11:00Z">
        <w:r w:rsidRPr="00053B0E" w:rsidDel="00FE4A4C">
          <w:delText>javascript.</w:delText>
        </w:r>
      </w:del>
      <w:proofErr w:type="spellStart"/>
      <w:ins w:id="97" w:author="luis angel barrancos ortiz" w:date="2015-05-29T16:11:00Z">
        <w:r w:rsidR="00FE4A4C">
          <w:t>php</w:t>
        </w:r>
        <w:proofErr w:type="spellEnd"/>
        <w:r w:rsidR="00FE4A4C">
          <w:t>.</w:t>
        </w:r>
      </w:ins>
    </w:p>
    <w:p w14:paraId="5B375A66" w14:textId="77777777" w:rsidR="00B44A9E" w:rsidRPr="00053B0E" w:rsidRDefault="00B44A9E" w:rsidP="00053B0E">
      <w:pPr>
        <w:pStyle w:val="Prrafodelista"/>
      </w:pPr>
      <w:r w:rsidRPr="00053B0E">
        <w:t xml:space="preserve">Se utilizara </w:t>
      </w:r>
      <w:proofErr w:type="spellStart"/>
      <w:r w:rsidRPr="00053B0E">
        <w:t>Heroku</w:t>
      </w:r>
      <w:proofErr w:type="spellEnd"/>
      <w:r w:rsidRPr="00053B0E">
        <w:t xml:space="preserve"> como plataforma para el despliegue de la aplicación web.</w:t>
      </w:r>
    </w:p>
    <w:p w14:paraId="5B375A67" w14:textId="3D9A1B47" w:rsidR="00B44A9E" w:rsidRPr="00053B0E" w:rsidRDefault="00B44A9E" w:rsidP="00053B0E">
      <w:pPr>
        <w:pStyle w:val="Prrafodelista"/>
      </w:pPr>
      <w:r w:rsidRPr="00053B0E">
        <w:t xml:space="preserve">El SGBD que se utilizara será </w:t>
      </w:r>
      <w:del w:id="98" w:author="luis angel barrancos ortiz" w:date="2015-05-29T16:11:00Z">
        <w:r w:rsidRPr="00053B0E" w:rsidDel="00FE4A4C">
          <w:delText>PostgreSQL.</w:delText>
        </w:r>
      </w:del>
      <w:proofErr w:type="spellStart"/>
      <w:ins w:id="99" w:author="luis angel barrancos ortiz" w:date="2015-05-29T16:11:00Z">
        <w:r w:rsidR="00FE4A4C">
          <w:t>MySQL</w:t>
        </w:r>
        <w:proofErr w:type="spellEnd"/>
        <w:r w:rsidR="00FE4A4C">
          <w:t>.</w:t>
        </w:r>
      </w:ins>
    </w:p>
    <w:p w14:paraId="5B375A68" w14:textId="77777777" w:rsidR="00B44A9E" w:rsidRPr="00053B0E" w:rsidRDefault="00B44A9E" w:rsidP="00053B0E">
      <w:pPr>
        <w:pStyle w:val="Prrafodelista"/>
      </w:pPr>
      <w:r w:rsidRPr="00053B0E">
        <w:t xml:space="preserve">Las aplicaciones móviles serán desarrolladas para la plataforma </w:t>
      </w:r>
      <w:proofErr w:type="spellStart"/>
      <w:r w:rsidRPr="00053B0E">
        <w:t>android</w:t>
      </w:r>
      <w:proofErr w:type="spellEnd"/>
      <w:r w:rsidRPr="00053B0E">
        <w:t xml:space="preserve"> bajo el lenguaje java.</w:t>
      </w:r>
    </w:p>
    <w:p w14:paraId="5B375A69" w14:textId="607A9104" w:rsidR="00B44A9E" w:rsidRPr="00053B0E" w:rsidRDefault="00B44A9E" w:rsidP="00053B0E">
      <w:pPr>
        <w:pStyle w:val="Prrafodelista"/>
      </w:pPr>
      <w:r w:rsidRPr="00053B0E">
        <w:t xml:space="preserve">Se utilizara </w:t>
      </w:r>
      <w:proofErr w:type="spellStart"/>
      <w:r w:rsidR="00101872" w:rsidRPr="00053B0E">
        <w:t>Bootstrap</w:t>
      </w:r>
      <w:proofErr w:type="spellEnd"/>
      <w:r w:rsidRPr="00053B0E">
        <w:t xml:space="preserve"> para la parte </w:t>
      </w:r>
      <w:proofErr w:type="spellStart"/>
      <w:r w:rsidRPr="00053B0E">
        <w:t>responsive</w:t>
      </w:r>
      <w:proofErr w:type="spellEnd"/>
      <w:r w:rsidRPr="00053B0E">
        <w:t xml:space="preserve"> de la aplicación web.</w:t>
      </w:r>
    </w:p>
    <w:p w14:paraId="5B375A6A" w14:textId="5C1534CE" w:rsidR="00B44A9E" w:rsidRPr="00053B0E" w:rsidDel="00FE4A4C" w:rsidRDefault="00B44A9E" w:rsidP="00053B0E">
      <w:pPr>
        <w:pStyle w:val="Prrafodelista"/>
        <w:rPr>
          <w:del w:id="100" w:author="luis angel barrancos ortiz" w:date="2015-05-29T16:11:00Z"/>
        </w:rPr>
      </w:pPr>
      <w:del w:id="101" w:author="luis angel barrancos ortiz" w:date="2015-05-29T16:11:00Z">
        <w:r w:rsidRPr="00053B0E" w:rsidDel="00FE4A4C">
          <w:delText>Se utilizara la librería mapsforge para mostrar mapa offline.</w:delText>
        </w:r>
      </w:del>
    </w:p>
    <w:p w14:paraId="5B375A6B" w14:textId="3901859E" w:rsidR="00B44A9E" w:rsidRPr="00053B0E" w:rsidDel="00FE4A4C" w:rsidRDefault="00B44A9E" w:rsidP="00053B0E">
      <w:pPr>
        <w:pStyle w:val="Prrafodelista"/>
        <w:rPr>
          <w:del w:id="102" w:author="luis angel barrancos ortiz" w:date="2015-05-29T16:11:00Z"/>
        </w:rPr>
      </w:pPr>
      <w:del w:id="103" w:author="luis angel barrancos ortiz" w:date="2015-05-29T16:11:00Z">
        <w:r w:rsidRPr="00053B0E" w:rsidDel="00FE4A4C">
          <w:delText xml:space="preserve">Se utilizara la </w:delText>
        </w:r>
        <w:r w:rsidR="00101872" w:rsidRPr="00053B0E" w:rsidDel="00FE4A4C">
          <w:delText>librería</w:delText>
        </w:r>
        <w:r w:rsidRPr="00053B0E" w:rsidDel="00FE4A4C">
          <w:delText xml:space="preserve"> graphhopper para el trazado de rutas offline.</w:delText>
        </w:r>
      </w:del>
    </w:p>
    <w:p w14:paraId="5B375A6C" w14:textId="77777777" w:rsidR="00B44A9E" w:rsidRPr="00053B0E" w:rsidRDefault="00B44A9E" w:rsidP="00053B0E">
      <w:pPr>
        <w:pStyle w:val="Prrafodelista"/>
      </w:pPr>
      <w:r w:rsidRPr="00053B0E">
        <w:t xml:space="preserve">Se utilizara la librería de </w:t>
      </w:r>
      <w:proofErr w:type="spellStart"/>
      <w:r w:rsidRPr="00053B0E">
        <w:t>gestures</w:t>
      </w:r>
      <w:proofErr w:type="spellEnd"/>
      <w:r w:rsidRPr="00053B0E">
        <w:t xml:space="preserve"> para seguridad y acceso rápido de la aplicación.</w:t>
      </w:r>
    </w:p>
    <w:p w14:paraId="5B375A6D" w14:textId="77777777" w:rsidR="00B44A9E" w:rsidRPr="00053B0E" w:rsidRDefault="00B44A9E" w:rsidP="00053B0E">
      <w:pPr>
        <w:pStyle w:val="Prrafodelista"/>
      </w:pPr>
      <w:r w:rsidRPr="00053B0E">
        <w:lastRenderedPageBreak/>
        <w:t xml:space="preserve">Las aplicaciones móviles serán soportadas para dispositivos móviles con sistema operativo </w:t>
      </w:r>
      <w:proofErr w:type="spellStart"/>
      <w:r w:rsidRPr="00053B0E">
        <w:t>android</w:t>
      </w:r>
      <w:proofErr w:type="spellEnd"/>
      <w:r w:rsidRPr="00053B0E">
        <w:t xml:space="preserve"> desde la 2.3 hasta 5.0.</w:t>
      </w:r>
    </w:p>
    <w:p w14:paraId="5B375A6E" w14:textId="77777777" w:rsidR="00B44A9E" w:rsidRPr="00053B0E" w:rsidRDefault="00B44A9E" w:rsidP="00053B0E">
      <w:pPr>
        <w:pStyle w:val="Prrafodelista"/>
      </w:pPr>
      <w:r w:rsidRPr="00053B0E">
        <w:t>La aplicación web tendrá soporte para los diferentes navegadores.</w:t>
      </w:r>
    </w:p>
    <w:p w14:paraId="5B375A6F" w14:textId="77777777" w:rsidR="00B44A9E" w:rsidRDefault="00B44A9E" w:rsidP="00053B0E">
      <w:pPr>
        <w:pStyle w:val="Prrafodelista"/>
      </w:pPr>
      <w:r w:rsidRPr="00053B0E">
        <w:t>El dispositivo móvil deberá contar con la capacidad de conectarse a internet.</w:t>
      </w:r>
    </w:p>
    <w:p w14:paraId="5B375A7B" w14:textId="633F58A6" w:rsidR="00BD71A4" w:rsidRDefault="00BD71A4" w:rsidP="00F35F45">
      <w:pPr>
        <w:pStyle w:val="Ttulo1"/>
      </w:pPr>
      <w:bookmarkStart w:id="104" w:name="_Toc417646121"/>
      <w:r>
        <w:t>H</w:t>
      </w:r>
      <w:r w:rsidR="00C128F4">
        <w:t>ERRAMIENTAS PARA EL DESARROLLO</w:t>
      </w:r>
      <w:bookmarkEnd w:id="104"/>
    </w:p>
    <w:p w14:paraId="44E17027" w14:textId="7C04C6CC" w:rsidR="00D36277" w:rsidRPr="00233076" w:rsidRDefault="00D36277" w:rsidP="00C128F4">
      <w:pPr>
        <w:pStyle w:val="Ttulo2"/>
        <w:numPr>
          <w:ilvl w:val="1"/>
          <w:numId w:val="8"/>
        </w:numPr>
      </w:pPr>
      <w:bookmarkStart w:id="105" w:name="_Toc417646122"/>
      <w:r w:rsidRPr="00233076">
        <w:t>Software</w:t>
      </w:r>
      <w:bookmarkEnd w:id="105"/>
    </w:p>
    <w:p w14:paraId="40B1F2F6" w14:textId="77777777" w:rsidR="00D36277" w:rsidRDefault="00D36277" w:rsidP="00FD1B60">
      <w:pPr>
        <w:pStyle w:val="Prrafodelista"/>
        <w:numPr>
          <w:ilvl w:val="0"/>
          <w:numId w:val="5"/>
        </w:numPr>
      </w:pPr>
      <w:r>
        <w:t xml:space="preserve">Para el desarrollo de las aplicaciones móviles se utilizara el IDE </w:t>
      </w:r>
      <w:proofErr w:type="spellStart"/>
      <w:r>
        <w:t>Android</w:t>
      </w:r>
      <w:proofErr w:type="spellEnd"/>
      <w:r>
        <w:t xml:space="preserve"> Studio.</w:t>
      </w:r>
    </w:p>
    <w:p w14:paraId="05C2A6E8" w14:textId="77777777" w:rsidR="00D36277" w:rsidRDefault="00D36277" w:rsidP="00FD1B60">
      <w:pPr>
        <w:pStyle w:val="Prrafodelista"/>
        <w:numPr>
          <w:ilvl w:val="0"/>
          <w:numId w:val="5"/>
        </w:numPr>
      </w:pPr>
      <w:r>
        <w:t>Para el desarrollo de la aplicación web se utilizara el editor de texto sublime.</w:t>
      </w:r>
    </w:p>
    <w:p w14:paraId="1789B61A" w14:textId="1C16A7EA" w:rsidR="00D36277" w:rsidDel="00FE4A4C" w:rsidRDefault="00D36277" w:rsidP="00FD1B60">
      <w:pPr>
        <w:pStyle w:val="Prrafodelista"/>
        <w:numPr>
          <w:ilvl w:val="0"/>
          <w:numId w:val="5"/>
        </w:numPr>
        <w:rPr>
          <w:del w:id="106" w:author="luis angel barrancos ortiz" w:date="2015-05-29T16:12:00Z"/>
        </w:rPr>
      </w:pPr>
      <w:del w:id="107" w:author="luis angel barrancos ortiz" w:date="2015-05-29T16:12:00Z">
        <w:r w:rsidDel="00FE4A4C">
          <w:delText>Para la edición del mapa de Open Street Map, se utilizara la herramienta online que nos brinda Open Street Map.</w:delText>
        </w:r>
      </w:del>
    </w:p>
    <w:p w14:paraId="191BB02E" w14:textId="706AB58D" w:rsidR="00D36277" w:rsidRDefault="00D36277" w:rsidP="00FD1B60">
      <w:pPr>
        <w:pStyle w:val="Prrafodelista"/>
        <w:numPr>
          <w:ilvl w:val="0"/>
          <w:numId w:val="5"/>
        </w:numPr>
      </w:pPr>
      <w:r>
        <w:t xml:space="preserve">Como SGBD se utilizar </w:t>
      </w:r>
      <w:proofErr w:type="spellStart"/>
      <w:ins w:id="108" w:author="luis angel barrancos ortiz" w:date="2015-05-29T16:12:00Z">
        <w:r w:rsidR="00FE4A4C" w:rsidRPr="00FE4A4C">
          <w:t>My</w:t>
        </w:r>
      </w:ins>
      <w:del w:id="109" w:author="luis angel barrancos ortiz" w:date="2015-05-29T16:12:00Z">
        <w:r w:rsidRPr="00FE4A4C" w:rsidDel="00FE4A4C">
          <w:delText>Postgre</w:delText>
        </w:r>
      </w:del>
      <w:r w:rsidRPr="00FE4A4C">
        <w:t>SQL</w:t>
      </w:r>
      <w:proofErr w:type="spellEnd"/>
      <w:r>
        <w:t>.</w:t>
      </w:r>
    </w:p>
    <w:p w14:paraId="5642990B" w14:textId="4DEB63CC" w:rsidR="00D36277" w:rsidDel="009C0E9D" w:rsidRDefault="00D36277" w:rsidP="00FD1B60">
      <w:pPr>
        <w:pStyle w:val="Prrafodelista"/>
        <w:numPr>
          <w:ilvl w:val="0"/>
          <w:numId w:val="5"/>
        </w:numPr>
        <w:rPr>
          <w:del w:id="110" w:author="luis angel barrancos ortiz" w:date="2015-05-29T16:12:00Z"/>
        </w:rPr>
      </w:pPr>
      <w:del w:id="111" w:author="luis angel barrancos ortiz" w:date="2015-05-29T16:12:00Z">
        <w:r w:rsidDel="009C0E9D">
          <w:delText>Para la visualización del mapa offline se utilizara la librería Maps Forge.</w:delText>
        </w:r>
      </w:del>
    </w:p>
    <w:p w14:paraId="53F62E03" w14:textId="12843744" w:rsidR="00D36277" w:rsidDel="009C0E9D" w:rsidRDefault="00D36277" w:rsidP="00FD1B60">
      <w:pPr>
        <w:pStyle w:val="Prrafodelista"/>
        <w:numPr>
          <w:ilvl w:val="0"/>
          <w:numId w:val="5"/>
        </w:numPr>
        <w:rPr>
          <w:del w:id="112" w:author="luis angel barrancos ortiz" w:date="2015-05-29T16:12:00Z"/>
        </w:rPr>
      </w:pPr>
      <w:del w:id="113" w:author="luis angel barrancos ortiz" w:date="2015-05-29T16:12:00Z">
        <w:r w:rsidDel="009C0E9D">
          <w:delText>Para el trazado de rutas offline se utilizara la librería Graph Hopper.</w:delText>
        </w:r>
      </w:del>
    </w:p>
    <w:p w14:paraId="264FFBF6" w14:textId="77777777" w:rsidR="00D36277" w:rsidRDefault="00D36277" w:rsidP="00FD1B60">
      <w:pPr>
        <w:pStyle w:val="Prrafodelista"/>
        <w:numPr>
          <w:ilvl w:val="0"/>
          <w:numId w:val="5"/>
        </w:numPr>
      </w:pPr>
      <w:r>
        <w:t xml:space="preserve">Para la elaboración de los modelos se utilizara </w:t>
      </w:r>
      <w:proofErr w:type="spellStart"/>
      <w:r>
        <w:t>Entreprise</w:t>
      </w:r>
      <w:proofErr w:type="spellEnd"/>
      <w:r>
        <w:t xml:space="preserve"> </w:t>
      </w:r>
      <w:proofErr w:type="spellStart"/>
      <w:r>
        <w:t>Architect</w:t>
      </w:r>
      <w:proofErr w:type="spellEnd"/>
      <w:r>
        <w:t>.</w:t>
      </w:r>
    </w:p>
    <w:p w14:paraId="6581E228" w14:textId="77777777" w:rsidR="00D36277" w:rsidRDefault="00D36277" w:rsidP="00FD1B60">
      <w:pPr>
        <w:pStyle w:val="Prrafodelista"/>
        <w:numPr>
          <w:ilvl w:val="0"/>
          <w:numId w:val="5"/>
        </w:numPr>
      </w:pPr>
      <w:r>
        <w:t xml:space="preserve">Para el grabado de los gestos y reconocimiento de los mismos se utilizara la librería </w:t>
      </w:r>
      <w:proofErr w:type="spellStart"/>
      <w:r>
        <w:t>Gestures</w:t>
      </w:r>
      <w:proofErr w:type="spellEnd"/>
      <w:r>
        <w:t xml:space="preserve"> </w:t>
      </w:r>
      <w:proofErr w:type="spellStart"/>
      <w:r>
        <w:t>Builder</w:t>
      </w:r>
      <w:proofErr w:type="spellEnd"/>
      <w:r>
        <w:t>.</w:t>
      </w:r>
    </w:p>
    <w:p w14:paraId="42CE17E9" w14:textId="77777777" w:rsidR="00D36277" w:rsidRDefault="00D36277" w:rsidP="00FD1B60">
      <w:pPr>
        <w:pStyle w:val="Prrafodelista"/>
        <w:numPr>
          <w:ilvl w:val="0"/>
          <w:numId w:val="5"/>
        </w:numPr>
      </w:pPr>
      <w:r>
        <w:t xml:space="preserve">Para el diseño de los prototipos se utilizara </w:t>
      </w:r>
      <w:proofErr w:type="spellStart"/>
      <w:r>
        <w:t>Balsamiq</w:t>
      </w:r>
      <w:proofErr w:type="spellEnd"/>
      <w:r>
        <w:t xml:space="preserve"> </w:t>
      </w:r>
      <w:proofErr w:type="spellStart"/>
      <w:r>
        <w:t>Mackups</w:t>
      </w:r>
      <w:proofErr w:type="spellEnd"/>
      <w:r>
        <w:t>.</w:t>
      </w:r>
    </w:p>
    <w:p w14:paraId="183EEA5F" w14:textId="77781763" w:rsidR="00D36277" w:rsidRPr="00D36277" w:rsidRDefault="00D36277" w:rsidP="00FD1B60">
      <w:pPr>
        <w:pStyle w:val="Prrafodelista"/>
        <w:numPr>
          <w:ilvl w:val="0"/>
          <w:numId w:val="5"/>
        </w:numPr>
      </w:pPr>
      <w:r>
        <w:t xml:space="preserve">Para las pruebas de soporte de la aplicación web se utilizara los siguientes navegadores: Firefox, </w:t>
      </w:r>
      <w:proofErr w:type="spellStart"/>
      <w:r>
        <w:t>Chrome</w:t>
      </w:r>
      <w:proofErr w:type="spellEnd"/>
      <w:r>
        <w:t>, Safari, Opera.</w:t>
      </w:r>
    </w:p>
    <w:p w14:paraId="5B375A86" w14:textId="15CD30D5" w:rsidR="00BD71A4" w:rsidRDefault="00D36277" w:rsidP="00C128F4">
      <w:pPr>
        <w:pStyle w:val="Ttulo2"/>
        <w:numPr>
          <w:ilvl w:val="1"/>
          <w:numId w:val="8"/>
        </w:numPr>
      </w:pPr>
      <w:bookmarkStart w:id="114" w:name="_Toc417646123"/>
      <w:r>
        <w:t>Hardware</w:t>
      </w:r>
      <w:bookmarkEnd w:id="114"/>
      <w:r w:rsidR="00BD71A4">
        <w:tab/>
      </w:r>
    </w:p>
    <w:p w14:paraId="5B375A88" w14:textId="3722A60D" w:rsidR="00BD71A4" w:rsidRDefault="00BD71A4" w:rsidP="00FD1B60">
      <w:pPr>
        <w:pStyle w:val="Prrafodelista"/>
        <w:numPr>
          <w:ilvl w:val="0"/>
          <w:numId w:val="5"/>
        </w:numPr>
      </w:pPr>
      <w:r>
        <w:t>Se utilizara estaciones de trabajo con las siguientes características:</w:t>
      </w:r>
    </w:p>
    <w:p w14:paraId="5B375A89" w14:textId="77777777" w:rsidR="00BD71A4" w:rsidRDefault="00BD71A4" w:rsidP="00C1575B">
      <w:pPr>
        <w:pStyle w:val="Prrafodelista"/>
        <w:numPr>
          <w:ilvl w:val="0"/>
          <w:numId w:val="28"/>
        </w:numPr>
      </w:pPr>
      <w:r>
        <w:t xml:space="preserve">Procesador Intel </w:t>
      </w:r>
      <w:proofErr w:type="spellStart"/>
      <w:r>
        <w:t>core</w:t>
      </w:r>
      <w:proofErr w:type="spellEnd"/>
      <w:r>
        <w:t xml:space="preserve"> dos </w:t>
      </w:r>
      <w:proofErr w:type="spellStart"/>
      <w:r>
        <w:t>duo</w:t>
      </w:r>
      <w:proofErr w:type="spellEnd"/>
      <w:r>
        <w:t xml:space="preserve">, velocidad de 2.4 </w:t>
      </w:r>
      <w:proofErr w:type="spellStart"/>
      <w:r>
        <w:t>Ghz</w:t>
      </w:r>
      <w:proofErr w:type="spellEnd"/>
      <w:r>
        <w:t xml:space="preserve"> o mayor.</w:t>
      </w:r>
    </w:p>
    <w:p w14:paraId="5B375A8A" w14:textId="77777777" w:rsidR="00BD71A4" w:rsidRDefault="00BD71A4" w:rsidP="00C1575B">
      <w:pPr>
        <w:pStyle w:val="Prrafodelista"/>
        <w:numPr>
          <w:ilvl w:val="0"/>
          <w:numId w:val="28"/>
        </w:numPr>
      </w:pPr>
      <w:r>
        <w:t>Memoria RAM de 4 GB.</w:t>
      </w:r>
    </w:p>
    <w:p w14:paraId="5B375A8B" w14:textId="77777777" w:rsidR="00BD71A4" w:rsidRDefault="00BD71A4" w:rsidP="00C1575B">
      <w:pPr>
        <w:pStyle w:val="Prrafodelista"/>
        <w:numPr>
          <w:ilvl w:val="0"/>
          <w:numId w:val="28"/>
        </w:numPr>
      </w:pPr>
      <w:r>
        <w:t>Disco duro de un Tera.</w:t>
      </w:r>
    </w:p>
    <w:p w14:paraId="5B375A8C" w14:textId="77777777" w:rsidR="00BD71A4" w:rsidRDefault="00BD71A4" w:rsidP="00C1575B">
      <w:pPr>
        <w:pStyle w:val="Prrafodelista"/>
        <w:numPr>
          <w:ilvl w:val="0"/>
          <w:numId w:val="28"/>
        </w:numPr>
      </w:pPr>
      <w:r>
        <w:lastRenderedPageBreak/>
        <w:t>Periféricos.</w:t>
      </w:r>
    </w:p>
    <w:p w14:paraId="5B375A8D" w14:textId="77777777" w:rsidR="00BD71A4" w:rsidRDefault="00BD71A4" w:rsidP="00FD1B60">
      <w:pPr>
        <w:pStyle w:val="Prrafodelista"/>
        <w:numPr>
          <w:ilvl w:val="0"/>
          <w:numId w:val="6"/>
        </w:numPr>
      </w:pPr>
      <w:r>
        <w:t>Un modem para acceso a internet.</w:t>
      </w:r>
    </w:p>
    <w:p w14:paraId="3FF3DC2E" w14:textId="72A9142C" w:rsidR="00D36277" w:rsidRDefault="00BD71A4" w:rsidP="00FD1B60">
      <w:pPr>
        <w:pStyle w:val="Prrafodelista"/>
        <w:numPr>
          <w:ilvl w:val="0"/>
          <w:numId w:val="6"/>
        </w:numPr>
      </w:pPr>
      <w:r>
        <w:t xml:space="preserve">Un dispositivo móvil con sistema operativo </w:t>
      </w:r>
      <w:proofErr w:type="spellStart"/>
      <w:r>
        <w:t>Android</w:t>
      </w:r>
      <w:proofErr w:type="spellEnd"/>
      <w:r>
        <w:t>.</w:t>
      </w:r>
    </w:p>
    <w:p w14:paraId="2C027C37" w14:textId="77777777" w:rsidR="00B53567" w:rsidRDefault="00B53567" w:rsidP="00B53567"/>
    <w:p w14:paraId="0E2ED3EE" w14:textId="77777777" w:rsidR="00B53567" w:rsidRDefault="00B53567" w:rsidP="00B53567">
      <w:pPr>
        <w:rPr>
          <w:ins w:id="115" w:author="luis angel barrancos ortiz" w:date="2015-05-29T16:58:00Z"/>
        </w:rPr>
      </w:pPr>
    </w:p>
    <w:p w14:paraId="313202FC" w14:textId="60F51E03" w:rsidR="00274126" w:rsidRDefault="00274126" w:rsidP="00B53567">
      <w:pPr>
        <w:rPr>
          <w:ins w:id="116" w:author="luis angel barrancos ortiz" w:date="2015-05-29T16:58:00Z"/>
        </w:rPr>
      </w:pPr>
    </w:p>
    <w:p w14:paraId="4F3936B8" w14:textId="77777777" w:rsidR="00274126" w:rsidRDefault="00274126" w:rsidP="00B53567">
      <w:pPr>
        <w:rPr>
          <w:ins w:id="117" w:author="luis angel barrancos ortiz" w:date="2015-05-29T16:58:00Z"/>
        </w:rPr>
      </w:pPr>
    </w:p>
    <w:p w14:paraId="23277DC6" w14:textId="77777777" w:rsidR="00274126" w:rsidRDefault="00274126" w:rsidP="00B53567">
      <w:pPr>
        <w:rPr>
          <w:ins w:id="118" w:author="luis angel barrancos ortiz" w:date="2015-05-29T16:58:00Z"/>
        </w:rPr>
      </w:pPr>
    </w:p>
    <w:p w14:paraId="08CAD2EE" w14:textId="77777777" w:rsidR="00274126" w:rsidRDefault="00274126" w:rsidP="00B53567">
      <w:pPr>
        <w:rPr>
          <w:ins w:id="119" w:author="luis angel barrancos ortiz" w:date="2015-05-29T16:58:00Z"/>
        </w:rPr>
      </w:pPr>
    </w:p>
    <w:p w14:paraId="71C2EE38" w14:textId="77777777" w:rsidR="00274126" w:rsidRDefault="00274126" w:rsidP="00B53567">
      <w:pPr>
        <w:rPr>
          <w:ins w:id="120" w:author="luis angel barrancos ortiz" w:date="2015-05-29T16:58:00Z"/>
        </w:rPr>
      </w:pPr>
    </w:p>
    <w:p w14:paraId="2461124F" w14:textId="77777777" w:rsidR="00274126" w:rsidRDefault="00274126" w:rsidP="00B53567">
      <w:pPr>
        <w:rPr>
          <w:ins w:id="121" w:author="luis angel barrancos ortiz" w:date="2015-05-29T16:58:00Z"/>
        </w:rPr>
      </w:pPr>
    </w:p>
    <w:p w14:paraId="5CBC655E" w14:textId="77777777" w:rsidR="00274126" w:rsidRDefault="00274126" w:rsidP="00B53567">
      <w:pPr>
        <w:rPr>
          <w:ins w:id="122" w:author="luis angel barrancos ortiz" w:date="2015-05-29T16:58:00Z"/>
        </w:rPr>
      </w:pPr>
    </w:p>
    <w:p w14:paraId="2849B1DE" w14:textId="77777777" w:rsidR="00274126" w:rsidRDefault="00274126" w:rsidP="00B53567">
      <w:pPr>
        <w:rPr>
          <w:ins w:id="123" w:author="luis angel barrancos ortiz" w:date="2015-05-29T16:58:00Z"/>
        </w:rPr>
      </w:pPr>
    </w:p>
    <w:p w14:paraId="164D3227" w14:textId="77777777" w:rsidR="00274126" w:rsidRDefault="00274126" w:rsidP="00B53567">
      <w:pPr>
        <w:rPr>
          <w:ins w:id="124" w:author="luis angel barrancos ortiz" w:date="2015-05-29T16:58:00Z"/>
        </w:rPr>
      </w:pPr>
    </w:p>
    <w:p w14:paraId="10A25EE7" w14:textId="77777777" w:rsidR="00274126" w:rsidRDefault="00274126" w:rsidP="00B53567">
      <w:pPr>
        <w:rPr>
          <w:ins w:id="125" w:author="luis angel barrancos ortiz" w:date="2015-05-29T16:59:00Z"/>
        </w:rPr>
      </w:pPr>
    </w:p>
    <w:p w14:paraId="67D6ACF4" w14:textId="77777777" w:rsidR="00274126" w:rsidRDefault="00274126" w:rsidP="00B53567">
      <w:pPr>
        <w:rPr>
          <w:ins w:id="126" w:author="luis angel barrancos ortiz" w:date="2015-05-29T16:59:00Z"/>
        </w:rPr>
      </w:pPr>
    </w:p>
    <w:p w14:paraId="5A2E5813" w14:textId="77777777" w:rsidR="00274126" w:rsidRDefault="00274126" w:rsidP="00B53567">
      <w:pPr>
        <w:rPr>
          <w:ins w:id="127" w:author="luis angel barrancos ortiz" w:date="2015-05-29T16:59:00Z"/>
        </w:rPr>
      </w:pPr>
    </w:p>
    <w:p w14:paraId="27A26F61" w14:textId="77777777" w:rsidR="00274126" w:rsidRDefault="00274126" w:rsidP="00B53567">
      <w:pPr>
        <w:rPr>
          <w:ins w:id="128" w:author="luis angel barrancos ortiz" w:date="2015-05-29T16:59:00Z"/>
        </w:rPr>
      </w:pPr>
    </w:p>
    <w:p w14:paraId="5DC8405B" w14:textId="77777777" w:rsidR="00274126" w:rsidRDefault="00274126" w:rsidP="00B53567">
      <w:pPr>
        <w:rPr>
          <w:ins w:id="129" w:author="luis angel barrancos ortiz" w:date="2015-05-29T16:59:00Z"/>
        </w:rPr>
      </w:pPr>
    </w:p>
    <w:p w14:paraId="4FF8A804" w14:textId="77777777" w:rsidR="00274126" w:rsidRDefault="00274126" w:rsidP="00B53567">
      <w:pPr>
        <w:rPr>
          <w:ins w:id="130" w:author="luis angel barrancos ortiz" w:date="2015-05-29T16:59:00Z"/>
        </w:rPr>
      </w:pPr>
    </w:p>
    <w:p w14:paraId="2958BDFB" w14:textId="77777777" w:rsidR="00274126" w:rsidRDefault="00274126" w:rsidP="00B53567">
      <w:pPr>
        <w:rPr>
          <w:ins w:id="131" w:author="luis angel barrancos ortiz" w:date="2015-05-29T16:59:00Z"/>
        </w:rPr>
      </w:pPr>
    </w:p>
    <w:p w14:paraId="3114948F" w14:textId="77777777" w:rsidR="00274126" w:rsidRDefault="00274126" w:rsidP="00B53567">
      <w:pPr>
        <w:rPr>
          <w:ins w:id="132" w:author="luis angel barrancos ortiz" w:date="2015-05-29T16:59:00Z"/>
        </w:rPr>
      </w:pPr>
    </w:p>
    <w:p w14:paraId="552B1871" w14:textId="77777777" w:rsidR="00274126" w:rsidRDefault="00274126" w:rsidP="00B53567">
      <w:pPr>
        <w:rPr>
          <w:ins w:id="133" w:author="luis angel barrancos ortiz" w:date="2015-05-29T16:59:00Z"/>
        </w:rPr>
      </w:pPr>
    </w:p>
    <w:p w14:paraId="75F93959" w14:textId="77777777" w:rsidR="00274126" w:rsidRDefault="00274126" w:rsidP="00B53567">
      <w:pPr>
        <w:rPr>
          <w:ins w:id="134" w:author="luis angel barrancos ortiz" w:date="2015-05-29T16:59:00Z"/>
        </w:rPr>
      </w:pPr>
    </w:p>
    <w:p w14:paraId="6AF3711A" w14:textId="1AFAB0C6" w:rsidR="00274126" w:rsidRDefault="00274126" w:rsidP="00B53567">
      <w:pPr>
        <w:rPr>
          <w:ins w:id="135" w:author="luis angel barrancos ortiz" w:date="2015-05-29T16:59:00Z"/>
        </w:rPr>
      </w:pPr>
    </w:p>
    <w:p w14:paraId="379B2038" w14:textId="1E5C6A88" w:rsidR="00274126" w:rsidRDefault="00861127" w:rsidP="00B53567">
      <w:pPr>
        <w:rPr>
          <w:ins w:id="136" w:author="luis angel barrancos ortiz" w:date="2015-05-29T16:59:00Z"/>
        </w:rPr>
      </w:pPr>
      <w:ins w:id="137" w:author="luis angel barrancos ortiz" w:date="2015-05-29T16:59:00Z">
        <w:r>
          <w:rPr>
            <w:noProof/>
            <w:lang w:val="es-ES" w:eastAsia="es-ES"/>
          </w:rPr>
          <mc:AlternateContent>
            <mc:Choice Requires="wps">
              <w:drawing>
                <wp:anchor distT="91440" distB="91440" distL="114300" distR="114300" simplePos="0" relativeHeight="251658256" behindDoc="0" locked="0" layoutInCell="1" allowOverlap="1" wp14:anchorId="009C7ACF" wp14:editId="1F93ED6E">
                  <wp:simplePos x="0" y="0"/>
                  <wp:positionH relativeFrom="margin">
                    <wp:align>right</wp:align>
                  </wp:positionH>
                  <wp:positionV relativeFrom="paragraph">
                    <wp:posOffset>438785</wp:posOffset>
                  </wp:positionV>
                  <wp:extent cx="5791200" cy="158623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586230"/>
                          </a:xfrm>
                          <a:prstGeom prst="rect">
                            <a:avLst/>
                          </a:prstGeom>
                          <a:noFill/>
                          <a:ln w="9525">
                            <a:noFill/>
                            <a:miter lim="800000"/>
                            <a:headEnd/>
                            <a:tailEnd/>
                          </a:ln>
                        </wps:spPr>
                        <wps:txbx>
                          <w:txbxContent>
                            <w:p w14:paraId="4D5687A4" w14:textId="540209D0" w:rsidR="002E0C02" w:rsidRDefault="002E0C02">
                              <w:pPr>
                                <w:pBdr>
                                  <w:top w:val="single" w:sz="36" w:space="6" w:color="000000" w:themeColor="text1"/>
                                  <w:bottom w:val="single" w:sz="18" w:space="6" w:color="FABF8F" w:themeColor="accent6" w:themeTint="99"/>
                                </w:pBdr>
                                <w:spacing w:after="0"/>
                                <w:jc w:val="center"/>
                                <w:rPr>
                                  <w:ins w:id="138" w:author="luis angel barrancos ortiz" w:date="2015-05-29T17:00:00Z"/>
                                  <w:rStyle w:val="Textodemarcadordeposicin"/>
                                  <w:iCs/>
                                  <w:color w:val="404040" w:themeColor="text1" w:themeTint="BF"/>
                                  <w:sz w:val="56"/>
                                  <w:szCs w:val="56"/>
                                  <w:lang w:val="en-US"/>
                                </w:rPr>
                                <w:pPrChange w:id="139" w:author="luis angel barrancos ortiz" w:date="2015-05-29T17:04:00Z">
                                  <w:pPr>
                                    <w:pBdr>
                                      <w:top w:val="single" w:sz="36" w:space="6" w:color="000000" w:themeColor="text1"/>
                                      <w:bottom w:val="single" w:sz="18" w:space="6" w:color="FABF8F" w:themeColor="accent6" w:themeTint="99"/>
                                    </w:pBdr>
                                    <w:spacing w:after="0"/>
                                  </w:pPr>
                                </w:pPrChange>
                              </w:pPr>
                              <w:ins w:id="140" w:author="luis angel barrancos ortiz" w:date="2015-05-29T17:00:00Z">
                                <w:r>
                                  <w:rPr>
                                    <w:rStyle w:val="Textodemarcadordeposicin"/>
                                    <w:iCs/>
                                    <w:color w:val="404040" w:themeColor="text1" w:themeTint="BF"/>
                                    <w:sz w:val="56"/>
                                    <w:szCs w:val="56"/>
                                    <w:lang w:val="en-US"/>
                                  </w:rPr>
                                  <w:t>CAPITULO II</w:t>
                                </w:r>
                              </w:ins>
                            </w:p>
                            <w:p w14:paraId="1D07EC54" w14:textId="27C4DC3F" w:rsidR="002E0C02" w:rsidRPr="00274126" w:rsidRDefault="002E0C02">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Change w:id="141" w:author="luis angel barrancos ortiz" w:date="2015-05-29T17:01:00Z">
                                    <w:rPr>
                                      <w:rStyle w:val="Textodemarcadordeposicin"/>
                                      <w:i/>
                                      <w:iCs/>
                                      <w:color w:val="404040" w:themeColor="text1" w:themeTint="BF"/>
                                      <w:sz w:val="27"/>
                                      <w:szCs w:val="27"/>
                                    </w:rPr>
                                  </w:rPrChange>
                                </w:rPr>
                                <w:pPrChange w:id="142" w:author="luis angel barrancos ortiz" w:date="2015-05-29T17:04:00Z">
                                  <w:pPr>
                                    <w:pBdr>
                                      <w:top w:val="single" w:sz="36" w:space="6" w:color="000000" w:themeColor="text1"/>
                                      <w:bottom w:val="single" w:sz="18" w:space="6" w:color="FABF8F" w:themeColor="accent6" w:themeTint="99"/>
                                    </w:pBdr>
                                    <w:spacing w:after="0"/>
                                  </w:pPr>
                                </w:pPrChange>
                              </w:pPr>
                              <w:ins w:id="143" w:author="luis angel barrancos ortiz" w:date="2015-05-29T17:01:00Z">
                                <w:r>
                                  <w:rPr>
                                    <w:rStyle w:val="Textodemarcadordeposicin"/>
                                    <w:iCs/>
                                    <w:color w:val="404040" w:themeColor="text1" w:themeTint="BF"/>
                                    <w:sz w:val="32"/>
                                    <w:szCs w:val="32"/>
                                    <w:lang w:val="en-US"/>
                                  </w:rPr>
                                  <w:t xml:space="preserve">CATEGORIAS DE LOS MODELOS ANALITICOS DE LOCALIZACION Y </w:t>
                                </w:r>
                              </w:ins>
                              <w:ins w:id="144" w:author="luis angel barrancos ortiz" w:date="2015-05-29T17:02:00Z">
                                <w:r>
                                  <w:rPr>
                                    <w:rStyle w:val="Textodemarcadordeposicin"/>
                                    <w:iCs/>
                                    <w:color w:val="404040" w:themeColor="text1" w:themeTint="BF"/>
                                    <w:sz w:val="32"/>
                                    <w:szCs w:val="32"/>
                                    <w:lang w:val="en-US"/>
                                  </w:rPr>
                                  <w:t>CENTROS DE SALUD</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9C7ACF" id="_x0000_s1028" type="#_x0000_t202" style="position:absolute;left:0;text-align:left;margin-left:404.8pt;margin-top:34.55pt;width:456pt;height:124.9pt;z-index:251658256;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" filled="f" stroked="f">
                  <v:textbox style="mso-fit-shape-to-text:t">
                    <w:txbxContent>
                      <w:p w14:paraId="4D5687A4" w14:textId="540209D0" w:rsidR="002E0C02" w:rsidRDefault="002E0C02">
                        <w:pPr>
                          <w:pBdr>
                            <w:top w:val="single" w:sz="36" w:space="6" w:color="000000" w:themeColor="text1"/>
                            <w:bottom w:val="single" w:sz="18" w:space="6" w:color="FABF8F" w:themeColor="accent6" w:themeTint="99"/>
                          </w:pBdr>
                          <w:spacing w:after="0"/>
                          <w:jc w:val="center"/>
                          <w:rPr>
                            <w:ins w:id="145" w:author="luis angel barrancos ortiz" w:date="2015-05-29T17:00:00Z"/>
                            <w:rStyle w:val="Textodemarcadordeposicin"/>
                            <w:iCs/>
                            <w:color w:val="404040" w:themeColor="text1" w:themeTint="BF"/>
                            <w:sz w:val="56"/>
                            <w:szCs w:val="56"/>
                            <w:lang w:val="en-US"/>
                          </w:rPr>
                          <w:pPrChange w:id="146" w:author="luis angel barrancos ortiz" w:date="2015-05-29T17:04:00Z">
                            <w:pPr>
                              <w:pBdr>
                                <w:top w:val="single" w:sz="36" w:space="6" w:color="000000" w:themeColor="text1"/>
                                <w:bottom w:val="single" w:sz="18" w:space="6" w:color="FABF8F" w:themeColor="accent6" w:themeTint="99"/>
                              </w:pBdr>
                              <w:spacing w:after="0"/>
                            </w:pPr>
                          </w:pPrChange>
                        </w:pPr>
                        <w:ins w:id="147" w:author="luis angel barrancos ortiz" w:date="2015-05-29T17:00:00Z">
                          <w:r>
                            <w:rPr>
                              <w:rStyle w:val="Textodemarcadordeposicin"/>
                              <w:iCs/>
                              <w:color w:val="404040" w:themeColor="text1" w:themeTint="BF"/>
                              <w:sz w:val="56"/>
                              <w:szCs w:val="56"/>
                              <w:lang w:val="en-US"/>
                            </w:rPr>
                            <w:t>CAPITULO II</w:t>
                          </w:r>
                        </w:ins>
                      </w:p>
                      <w:p w14:paraId="1D07EC54" w14:textId="27C4DC3F" w:rsidR="002E0C02" w:rsidRPr="00274126" w:rsidRDefault="002E0C02">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Change w:id="148" w:author="luis angel barrancos ortiz" w:date="2015-05-29T17:01:00Z">
                              <w:rPr>
                                <w:rStyle w:val="Textodemarcadordeposicin"/>
                                <w:i/>
                                <w:iCs/>
                                <w:color w:val="404040" w:themeColor="text1" w:themeTint="BF"/>
                                <w:sz w:val="27"/>
                                <w:szCs w:val="27"/>
                              </w:rPr>
                            </w:rPrChange>
                          </w:rPr>
                          <w:pPrChange w:id="149" w:author="luis angel barrancos ortiz" w:date="2015-05-29T17:04:00Z">
                            <w:pPr>
                              <w:pBdr>
                                <w:top w:val="single" w:sz="36" w:space="6" w:color="000000" w:themeColor="text1"/>
                                <w:bottom w:val="single" w:sz="18" w:space="6" w:color="FABF8F" w:themeColor="accent6" w:themeTint="99"/>
                              </w:pBdr>
                              <w:spacing w:after="0"/>
                            </w:pPr>
                          </w:pPrChange>
                        </w:pPr>
                        <w:ins w:id="150" w:author="luis angel barrancos ortiz" w:date="2015-05-29T17:01:00Z">
                          <w:r>
                            <w:rPr>
                              <w:rStyle w:val="Textodemarcadordeposicin"/>
                              <w:iCs/>
                              <w:color w:val="404040" w:themeColor="text1" w:themeTint="BF"/>
                              <w:sz w:val="32"/>
                              <w:szCs w:val="32"/>
                              <w:lang w:val="en-US"/>
                            </w:rPr>
                            <w:t xml:space="preserve">CATEGORIAS DE LOS MODELOS ANALITICOS DE LOCALIZACION Y </w:t>
                          </w:r>
                        </w:ins>
                        <w:ins w:id="151" w:author="luis angel barrancos ortiz" w:date="2015-05-29T17:02:00Z">
                          <w:r>
                            <w:rPr>
                              <w:rStyle w:val="Textodemarcadordeposicin"/>
                              <w:iCs/>
                              <w:color w:val="404040" w:themeColor="text1" w:themeTint="BF"/>
                              <w:sz w:val="32"/>
                              <w:szCs w:val="32"/>
                              <w:lang w:val="en-US"/>
                            </w:rPr>
                            <w:t>CENTROS DE SALUD</w:t>
                          </w:r>
                        </w:ins>
                      </w:p>
                    </w:txbxContent>
                  </v:textbox>
                  <w10:wrap type="square" anchorx="margin"/>
                </v:shape>
              </w:pict>
            </mc:Fallback>
          </mc:AlternateContent>
        </w:r>
      </w:ins>
    </w:p>
    <w:p w14:paraId="416F4ACF" w14:textId="64583D09" w:rsidR="00274126" w:rsidRDefault="00274126" w:rsidP="00B53567">
      <w:pPr>
        <w:rPr>
          <w:ins w:id="152" w:author="luis angel barrancos ortiz" w:date="2015-05-29T16:59:00Z"/>
        </w:rPr>
      </w:pPr>
    </w:p>
    <w:p w14:paraId="20665294" w14:textId="6146CCF2" w:rsidR="00274126" w:rsidRDefault="00274126" w:rsidP="00B53567">
      <w:pPr>
        <w:rPr>
          <w:ins w:id="153" w:author="luis angel barrancos ortiz" w:date="2015-05-29T16:59:00Z"/>
        </w:rPr>
      </w:pPr>
    </w:p>
    <w:p w14:paraId="4352688B" w14:textId="23489D98" w:rsidR="00274126" w:rsidRDefault="00274126" w:rsidP="00B53567">
      <w:pPr>
        <w:rPr>
          <w:ins w:id="154" w:author="luis angel barrancos ortiz" w:date="2015-05-29T16:59:00Z"/>
        </w:rPr>
      </w:pPr>
    </w:p>
    <w:p w14:paraId="59E016BC" w14:textId="6968F5B1" w:rsidR="00274126" w:rsidRDefault="00274126" w:rsidP="00B53567">
      <w:pPr>
        <w:rPr>
          <w:ins w:id="155" w:author="luis angel barrancos ortiz" w:date="2015-05-29T16:59:00Z"/>
        </w:rPr>
      </w:pPr>
    </w:p>
    <w:p w14:paraId="77DFA708" w14:textId="77777777" w:rsidR="00274126" w:rsidRDefault="00274126" w:rsidP="00B53567">
      <w:pPr>
        <w:rPr>
          <w:ins w:id="156" w:author="luis angel barrancos ortiz" w:date="2015-05-29T16:59:00Z"/>
        </w:rPr>
      </w:pPr>
    </w:p>
    <w:p w14:paraId="3D6B033D" w14:textId="77777777" w:rsidR="00274126" w:rsidRDefault="00274126" w:rsidP="00B53567">
      <w:pPr>
        <w:rPr>
          <w:ins w:id="157" w:author="luis angel barrancos ortiz" w:date="2015-05-29T16:59:00Z"/>
        </w:rPr>
      </w:pPr>
    </w:p>
    <w:p w14:paraId="443F1811" w14:textId="77777777" w:rsidR="00274126" w:rsidDel="008A200D" w:rsidRDefault="00274126">
      <w:pPr>
        <w:ind w:firstLine="0"/>
        <w:rPr>
          <w:del w:id="158" w:author="luis angel barrancos ortiz" w:date="2015-05-29T17:21:00Z"/>
        </w:rPr>
        <w:pPrChange w:id="159" w:author="luis angel barrancos ortiz" w:date="2015-05-29T17:21:00Z">
          <w:pPr/>
        </w:pPrChange>
      </w:pPr>
    </w:p>
    <w:p w14:paraId="148F0902" w14:textId="77777777" w:rsidR="00096CBA" w:rsidRDefault="00096CBA">
      <w:pPr>
        <w:ind w:firstLine="0"/>
        <w:pPrChange w:id="160" w:author="luis angel barrancos ortiz" w:date="2015-05-29T17:21:00Z">
          <w:pPr/>
        </w:pPrChange>
      </w:pPr>
    </w:p>
    <w:p w14:paraId="32AB132A" w14:textId="4F499678" w:rsidR="004B3764" w:rsidDel="00274126" w:rsidRDefault="004B3764" w:rsidP="004B3764">
      <w:pPr>
        <w:pStyle w:val="Ttulo1"/>
        <w:numPr>
          <w:ilvl w:val="0"/>
          <w:numId w:val="0"/>
        </w:numPr>
        <w:ind w:left="720" w:hanging="360"/>
        <w:rPr>
          <w:del w:id="161" w:author="luis angel barrancos ortiz" w:date="2015-05-29T16:58:00Z"/>
          <w:rStyle w:val="Ttulo2Car"/>
          <w:b/>
          <w:bCs/>
          <w:sz w:val="30"/>
          <w:szCs w:val="28"/>
        </w:rPr>
      </w:pPr>
      <w:bookmarkStart w:id="162" w:name="_Toc417646124"/>
      <w:del w:id="163" w:author="luis angel barrancos ortiz" w:date="2015-05-29T16:58:00Z">
        <w:r w:rsidDel="00274126">
          <w:rPr>
            <w:rStyle w:val="Ttulo2Car"/>
            <w:b/>
            <w:bCs/>
            <w:sz w:val="30"/>
            <w:szCs w:val="28"/>
          </w:rPr>
          <w:lastRenderedPageBreak/>
          <w:delText>CAPITULO 2. FUNDAMENTO TEORICO</w:delText>
        </w:r>
        <w:bookmarkEnd w:id="162"/>
      </w:del>
    </w:p>
    <w:p w14:paraId="116D4C23" w14:textId="77777777" w:rsidR="00B53567" w:rsidRPr="00F40133" w:rsidRDefault="00B53567" w:rsidP="00B53567">
      <w:pPr>
        <w:pStyle w:val="Ttulo1"/>
      </w:pPr>
      <w:bookmarkStart w:id="164" w:name="_Toc417646125"/>
      <w:r w:rsidRPr="00F40133">
        <w:rPr>
          <w:rStyle w:val="Ttulo2Car"/>
          <w:b/>
          <w:bCs/>
          <w:sz w:val="30"/>
          <w:szCs w:val="28"/>
        </w:rPr>
        <w:t>CATEGORIZACION DE LOS MODELOS ANALITICOS DE LOCALIZACION Y RELOCALIZACION</w:t>
      </w:r>
      <w:r>
        <w:rPr>
          <w:rStyle w:val="Ttulo2Car"/>
          <w:b/>
          <w:bCs/>
          <w:sz w:val="30"/>
          <w:szCs w:val="28"/>
        </w:rPr>
        <w:t>.</w:t>
      </w:r>
      <w:sdt>
        <w:sdtPr>
          <w:rPr>
            <w:rStyle w:val="Ttulo2Car"/>
            <w:b/>
            <w:bCs/>
            <w:sz w:val="30"/>
            <w:szCs w:val="28"/>
          </w:rPr>
          <w:id w:val="629366809"/>
          <w:citation/>
        </w:sdtPr>
        <w:sdtEndPr>
          <w:rPr>
            <w:rStyle w:val="Ttulo2Car"/>
          </w:rPr>
        </w:sdtEndPr>
        <w:sdtContent>
          <w:r>
            <w:rPr>
              <w:rStyle w:val="Ttulo2Car"/>
              <w:b/>
              <w:bCs/>
              <w:sz w:val="30"/>
              <w:szCs w:val="28"/>
            </w:rPr>
            <w:fldChar w:fldCharType="begin"/>
          </w:r>
          <w:r>
            <w:rPr>
              <w:rStyle w:val="Ttulo2Car"/>
              <w:b/>
              <w:bCs/>
              <w:sz w:val="30"/>
              <w:szCs w:val="28"/>
              <w:lang w:val="en-US"/>
            </w:rPr>
            <w:instrText xml:space="preserve">CITATION Ort11 \p 89 \n  \y  \l 1033 </w:instrText>
          </w:r>
          <w:r>
            <w:rPr>
              <w:rStyle w:val="Ttulo2Car"/>
              <w:b/>
              <w:bCs/>
              <w:sz w:val="30"/>
              <w:szCs w:val="28"/>
            </w:rPr>
            <w:fldChar w:fldCharType="separate"/>
          </w:r>
          <w:r w:rsidR="000B6FD7">
            <w:rPr>
              <w:rStyle w:val="Ttulo2Car"/>
              <w:b/>
              <w:bCs/>
              <w:noProof/>
              <w:sz w:val="30"/>
              <w:szCs w:val="28"/>
              <w:lang w:val="en-US"/>
            </w:rPr>
            <w:t xml:space="preserve"> </w:t>
          </w:r>
          <w:r w:rsidR="000B6FD7">
            <w:rPr>
              <w:noProof/>
              <w:lang w:val="en-US"/>
            </w:rPr>
            <w:t>(Open Journal System, p. 89)</w:t>
          </w:r>
          <w:r>
            <w:rPr>
              <w:rStyle w:val="Ttulo2Car"/>
              <w:b/>
              <w:bCs/>
              <w:sz w:val="30"/>
              <w:szCs w:val="28"/>
            </w:rPr>
            <w:fldChar w:fldCharType="end"/>
          </w:r>
        </w:sdtContent>
      </w:sdt>
      <w:bookmarkEnd w:id="164"/>
    </w:p>
    <w:p w14:paraId="290E8859" w14:textId="77777777" w:rsidR="00B53567" w:rsidRPr="00AF02CB" w:rsidRDefault="00B53567" w:rsidP="00B53567">
      <w:r>
        <w:t>Dentro de la categorización de los modelos analíticos de localización y relocalización tenemos los siguientes:</w:t>
      </w:r>
    </w:p>
    <w:p w14:paraId="2D918990" w14:textId="77777777" w:rsidR="00B53567" w:rsidRDefault="00B53567" w:rsidP="00B53567">
      <w:r w:rsidRPr="00AF02CB">
        <w:rPr>
          <w:b/>
        </w:rPr>
        <w:t>Modelos determinísticos:</w:t>
      </w:r>
      <w:r>
        <w:t xml:space="preserve"> aquellos en los cuáles se modela el recurso llamado vehículos como un parámetro con disponibilidad del 100% al momento en que se reporta un incidente. Estos modelos no tienen en cuenta el hecho de que la cobertura de un área se pierde parcialmente cuando un vehículo es despachado a atender un incidente.</w:t>
      </w:r>
    </w:p>
    <w:p w14:paraId="43571AE0" w14:textId="77777777" w:rsidR="00B53567" w:rsidRDefault="00B53567" w:rsidP="00B53567">
      <w:r w:rsidRPr="00AF02CB">
        <w:rPr>
          <w:b/>
        </w:rPr>
        <w:t>Modelos probabilísticos estáticos:</w:t>
      </w:r>
      <w:r>
        <w:t xml:space="preserve"> en estos modelos, los vehículos pueden o no estar disponibles, ya que son modelados como servidores en un sistema de colas. Al sistema van ingresando llamadas o reportes de incidentes que son asignados a otros servidores disponibles en el sistema, si es que el servidor (vehículo a despachar) por defecto, se encuentra ocupado.</w:t>
      </w:r>
    </w:p>
    <w:p w14:paraId="7FAEDABD" w14:textId="77777777" w:rsidR="00B53567" w:rsidRDefault="00B53567" w:rsidP="00B53567">
      <w:r w:rsidRPr="00AF02CB">
        <w:rPr>
          <w:b/>
        </w:rPr>
        <w:t>Modelos dinámicos:</w:t>
      </w:r>
      <w:r>
        <w:t xml:space="preserve"> son más recientes, y se enfocan en resolver el problema de relocalizar a los vehículos conforme algunas zonas han quedado sin cobertura en el momento que el vehículo es ocupado por un incidente en progreso.</w:t>
      </w:r>
    </w:p>
    <w:p w14:paraId="720A7CEB" w14:textId="5AD8A4BD" w:rsidR="00B53567" w:rsidRDefault="00913182" w:rsidP="00B53567">
      <w:pPr>
        <w:pStyle w:val="Ttulo2"/>
        <w:ind w:firstLine="426"/>
        <w:rPr>
          <w:lang w:val="es-ES"/>
        </w:rPr>
      </w:pPr>
      <w:bookmarkStart w:id="165" w:name="_Toc417646126"/>
      <w:ins w:id="166" w:author="luis angel barrancos ortiz" w:date="2015-05-29T17:25:00Z">
        <w:r>
          <w:rPr>
            <w:lang w:val="es-ES"/>
          </w:rPr>
          <w:t>9</w:t>
        </w:r>
      </w:ins>
      <w:del w:id="167" w:author="luis angel barrancos ortiz" w:date="2015-05-29T17:25:00Z">
        <w:r w:rsidR="00B53567" w:rsidDel="00913182">
          <w:rPr>
            <w:lang w:val="es-ES"/>
          </w:rPr>
          <w:delText>8</w:delText>
        </w:r>
      </w:del>
      <w:r w:rsidR="00B53567">
        <w:rPr>
          <w:lang w:val="es-ES"/>
        </w:rPr>
        <w:t>.1. Modelo LSCM</w:t>
      </w:r>
      <w:bookmarkEnd w:id="165"/>
    </w:p>
    <w:p w14:paraId="176731BE" w14:textId="77777777" w:rsidR="00B53567" w:rsidRPr="00C73D09" w:rsidRDefault="00B53567" w:rsidP="00B53567">
      <w:pPr>
        <w:rPr>
          <w:lang w:val="es-ES"/>
        </w:rPr>
      </w:pPr>
      <w:r w:rsidRPr="00C73D09">
        <w:rPr>
          <w:lang w:val="es-ES"/>
        </w:rPr>
        <w:t>El modelo de cobertura de conjuntos de locaciones (</w:t>
      </w:r>
      <w:proofErr w:type="spellStart"/>
      <w:r w:rsidRPr="00C73D09">
        <w:rPr>
          <w:lang w:val="es-ES"/>
        </w:rPr>
        <w:t>Location</w:t>
      </w:r>
      <w:proofErr w:type="spellEnd"/>
      <w:r w:rsidRPr="00C73D09">
        <w:rPr>
          <w:lang w:val="es-ES"/>
        </w:rPr>
        <w:t xml:space="preserve"> Set </w:t>
      </w:r>
      <w:proofErr w:type="spellStart"/>
      <w:r w:rsidRPr="00C73D09">
        <w:rPr>
          <w:lang w:val="es-ES"/>
        </w:rPr>
        <w:t>Covering</w:t>
      </w:r>
      <w:proofErr w:type="spellEnd"/>
      <w:r w:rsidRPr="00C73D09">
        <w:rPr>
          <w:lang w:val="es-ES"/>
        </w:rPr>
        <w:t xml:space="preserve"> </w:t>
      </w:r>
      <w:proofErr w:type="spellStart"/>
      <w:r w:rsidRPr="00C73D09">
        <w:rPr>
          <w:lang w:val="es-ES"/>
        </w:rPr>
        <w:t>Model</w:t>
      </w:r>
      <w:proofErr w:type="spellEnd"/>
      <w:r w:rsidRPr="00C73D09">
        <w:rPr>
          <w:lang w:val="es-ES"/>
        </w:rPr>
        <w:t>)</w:t>
      </w:r>
      <w:r>
        <w:rPr>
          <w:b/>
          <w:i/>
          <w:iCs/>
          <w:lang w:val="es-ES"/>
        </w:rPr>
        <w:t xml:space="preserve"> </w:t>
      </w:r>
      <w:r w:rsidRPr="00C73D09">
        <w:rPr>
          <w:lang w:val="es-ES"/>
        </w:rPr>
        <w:t>es uno de los primeros modelos de grafos propuestos para la localización de</w:t>
      </w:r>
      <w:r>
        <w:rPr>
          <w:b/>
          <w:i/>
          <w:iCs/>
          <w:lang w:val="es-ES"/>
        </w:rPr>
        <w:t xml:space="preserve"> </w:t>
      </w:r>
      <w:r w:rsidRPr="00C73D09">
        <w:rPr>
          <w:lang w:val="es-ES"/>
        </w:rPr>
        <w:t>vehículos en un ESVS. Tiene como función – objetivo minimizar el número de</w:t>
      </w:r>
      <w:r>
        <w:rPr>
          <w:b/>
          <w:i/>
          <w:iCs/>
          <w:lang w:val="es-ES"/>
        </w:rPr>
        <w:t xml:space="preserve"> </w:t>
      </w:r>
      <w:r w:rsidRPr="00C73D09">
        <w:rPr>
          <w:lang w:val="es-ES"/>
        </w:rPr>
        <w:t>móviles o vehículos requeridos para cubrir todos los puntos de demanda. Cuenta</w:t>
      </w:r>
      <w:r>
        <w:rPr>
          <w:b/>
          <w:i/>
          <w:iCs/>
          <w:lang w:val="es-ES"/>
        </w:rPr>
        <w:t xml:space="preserve"> </w:t>
      </w:r>
      <w:r w:rsidRPr="00C73D09">
        <w:rPr>
          <w:lang w:val="es-ES"/>
        </w:rPr>
        <w:t>con dos conjuntos principales de restricciones:</w:t>
      </w:r>
    </w:p>
    <w:p w14:paraId="6CEC0EED" w14:textId="77777777" w:rsidR="00B53567" w:rsidRPr="00C73D09" w:rsidRDefault="00B53567" w:rsidP="00B53567">
      <w:pPr>
        <w:rPr>
          <w:lang w:val="es-ES"/>
        </w:rPr>
      </w:pPr>
      <w:r w:rsidRPr="00C73D09">
        <w:rPr>
          <w:lang w:val="es-ES"/>
        </w:rPr>
        <w:t>• Todo punto de demanda tiene asignada al menos una estación.</w:t>
      </w:r>
    </w:p>
    <w:p w14:paraId="3705902F" w14:textId="77777777" w:rsidR="00B53567" w:rsidRPr="00C73D09" w:rsidRDefault="00B53567" w:rsidP="00B53567">
      <w:pPr>
        <w:rPr>
          <w:lang w:val="es-ES"/>
        </w:rPr>
      </w:pPr>
      <w:r w:rsidRPr="00C73D09">
        <w:rPr>
          <w:lang w:val="es-ES"/>
        </w:rPr>
        <w:lastRenderedPageBreak/>
        <w:t>• Toda estación tiene asignado a lo sumo un vehículo.</w:t>
      </w:r>
    </w:p>
    <w:p w14:paraId="6B793F1A" w14:textId="77777777" w:rsidR="00B53567" w:rsidRPr="00C73D09" w:rsidRDefault="00B53567" w:rsidP="00B53567">
      <w:pPr>
        <w:rPr>
          <w:lang w:val="es-ES"/>
        </w:rPr>
      </w:pPr>
      <w:r w:rsidRPr="00C73D09">
        <w:rPr>
          <w:lang w:val="es-ES"/>
        </w:rPr>
        <w:t>Adicionalmente, este modelo tiene una cota inferior sobre el número de vehículos</w:t>
      </w:r>
      <w:r>
        <w:rPr>
          <w:b/>
          <w:i/>
          <w:iCs/>
          <w:lang w:val="es-ES"/>
        </w:rPr>
        <w:t xml:space="preserve"> </w:t>
      </w:r>
      <w:r w:rsidRPr="00C73D09">
        <w:rPr>
          <w:lang w:val="es-ES"/>
        </w:rPr>
        <w:t>requeridos para alcanzar cobertura total.</w:t>
      </w:r>
    </w:p>
    <w:p w14:paraId="2576B518" w14:textId="77777777" w:rsidR="00B53567" w:rsidRPr="00C73D09" w:rsidRDefault="00B53567" w:rsidP="00B53567">
      <w:pPr>
        <w:rPr>
          <w:lang w:val="es-ES"/>
        </w:rPr>
      </w:pPr>
      <w:r w:rsidRPr="00C73D09">
        <w:rPr>
          <w:lang w:val="es-ES"/>
        </w:rPr>
        <w:t>Entre sus debilidades principales se resalta que es un modelo determinístico</w:t>
      </w:r>
      <w:r>
        <w:rPr>
          <w:b/>
          <w:i/>
          <w:iCs/>
          <w:lang w:val="es-ES"/>
        </w:rPr>
        <w:t xml:space="preserve"> </w:t>
      </w:r>
      <w:r w:rsidRPr="00C73D09">
        <w:rPr>
          <w:lang w:val="es-ES"/>
        </w:rPr>
        <w:t>(no tiene en cuenta la demanda desatendida que se genera al despachar un</w:t>
      </w:r>
      <w:r>
        <w:rPr>
          <w:b/>
          <w:i/>
          <w:iCs/>
          <w:lang w:val="es-ES"/>
        </w:rPr>
        <w:t xml:space="preserve"> </w:t>
      </w:r>
      <w:r w:rsidRPr="00C73D09">
        <w:rPr>
          <w:lang w:val="es-ES"/>
        </w:rPr>
        <w:t>vehículo) y que al agregar la demanda en forma discreta se pueden generar varios</w:t>
      </w:r>
      <w:r>
        <w:rPr>
          <w:b/>
          <w:i/>
          <w:iCs/>
          <w:lang w:val="es-ES"/>
        </w:rPr>
        <w:t xml:space="preserve"> </w:t>
      </w:r>
      <w:r w:rsidRPr="00C73D09">
        <w:rPr>
          <w:lang w:val="es-ES"/>
        </w:rPr>
        <w:t>tipos de errores, producto de la pérdida de precisión. Respecto a esta pérdida</w:t>
      </w:r>
      <w:r>
        <w:rPr>
          <w:b/>
          <w:i/>
          <w:iCs/>
          <w:lang w:val="es-ES"/>
        </w:rPr>
        <w:t xml:space="preserve"> </w:t>
      </w:r>
      <w:r w:rsidRPr="00C73D09">
        <w:rPr>
          <w:lang w:val="es-ES"/>
        </w:rPr>
        <w:t>de precisión, los errores que este tipo de agregación en las zonas de demanda,</w:t>
      </w:r>
      <w:r>
        <w:rPr>
          <w:b/>
          <w:i/>
          <w:iCs/>
          <w:lang w:val="es-ES"/>
        </w:rPr>
        <w:t xml:space="preserve"> </w:t>
      </w:r>
      <w:r w:rsidRPr="00C73D09">
        <w:rPr>
          <w:lang w:val="es-ES"/>
        </w:rPr>
        <w:t>pueden generar:</w:t>
      </w:r>
    </w:p>
    <w:p w14:paraId="560E1BE1" w14:textId="77777777" w:rsidR="00B53567" w:rsidRPr="00FD1B60" w:rsidRDefault="00B53567" w:rsidP="00B53567">
      <w:pPr>
        <w:pStyle w:val="Prrafodelista"/>
        <w:numPr>
          <w:ilvl w:val="0"/>
          <w:numId w:val="18"/>
        </w:numPr>
        <w:rPr>
          <w:lang w:val="es-ES"/>
        </w:rPr>
      </w:pPr>
      <w:r w:rsidRPr="00FD1B60">
        <w:rPr>
          <w:b/>
          <w:lang w:val="es-ES"/>
        </w:rPr>
        <w:t>Errores tipo A:</w:t>
      </w:r>
      <w:r w:rsidRPr="00FD1B60">
        <w:rPr>
          <w:lang w:val="es-ES"/>
        </w:rPr>
        <w:t xml:space="preserve"> errores en el cálculo de distancias, causadas al ubicar</w:t>
      </w:r>
      <w:r w:rsidRPr="00FD1B60">
        <w:rPr>
          <w:b/>
          <w:i/>
          <w:iCs/>
          <w:lang w:val="es-ES"/>
        </w:rPr>
        <w:t xml:space="preserve"> </w:t>
      </w:r>
      <w:r w:rsidRPr="00FD1B60">
        <w:rPr>
          <w:lang w:val="es-ES"/>
        </w:rPr>
        <w:t>erróneamente el punto de ocurrencia de un incidente.</w:t>
      </w:r>
    </w:p>
    <w:p w14:paraId="76506F7C" w14:textId="77777777" w:rsidR="00B53567" w:rsidRPr="00FD1B60" w:rsidRDefault="00B53567" w:rsidP="00B53567">
      <w:pPr>
        <w:pStyle w:val="Prrafodelista"/>
        <w:numPr>
          <w:ilvl w:val="0"/>
          <w:numId w:val="18"/>
        </w:numPr>
        <w:rPr>
          <w:lang w:val="es-ES"/>
        </w:rPr>
      </w:pPr>
      <w:r w:rsidRPr="00FD1B60">
        <w:rPr>
          <w:b/>
          <w:lang w:val="es-ES"/>
        </w:rPr>
        <w:t>Errores tipo B:</w:t>
      </w:r>
      <w:r w:rsidRPr="00FD1B60">
        <w:rPr>
          <w:lang w:val="es-ES"/>
        </w:rPr>
        <w:t xml:space="preserve"> errores en el cálculo de distancias, causadas al ubicar</w:t>
      </w:r>
      <w:r w:rsidRPr="00FD1B60">
        <w:rPr>
          <w:b/>
          <w:i/>
          <w:iCs/>
          <w:lang w:val="es-ES"/>
        </w:rPr>
        <w:t xml:space="preserve"> </w:t>
      </w:r>
      <w:r w:rsidRPr="00FD1B60">
        <w:rPr>
          <w:lang w:val="es-ES"/>
        </w:rPr>
        <w:t>erróneamente la ubicación de una estación.</w:t>
      </w:r>
    </w:p>
    <w:p w14:paraId="06D1E5B5" w14:textId="77777777" w:rsidR="00B53567" w:rsidRPr="00FD1B60" w:rsidRDefault="00B53567" w:rsidP="00B53567">
      <w:pPr>
        <w:pStyle w:val="Prrafodelista"/>
        <w:numPr>
          <w:ilvl w:val="0"/>
          <w:numId w:val="18"/>
        </w:numPr>
        <w:rPr>
          <w:lang w:val="es-ES"/>
        </w:rPr>
      </w:pPr>
      <w:r w:rsidRPr="00FD1B60">
        <w:rPr>
          <w:b/>
          <w:lang w:val="es-ES"/>
        </w:rPr>
        <w:t>Errores tipo C:</w:t>
      </w:r>
      <w:r w:rsidRPr="00FD1B60">
        <w:rPr>
          <w:lang w:val="es-ES"/>
        </w:rPr>
        <w:t xml:space="preserve"> errores en la asignación de vehículos a incidentes.</w:t>
      </w:r>
    </w:p>
    <w:p w14:paraId="3D65F565" w14:textId="77777777" w:rsidR="00B53567" w:rsidRPr="00C73D09" w:rsidRDefault="00B53567" w:rsidP="00B53567">
      <w:pPr>
        <w:rPr>
          <w:lang w:val="es-ES"/>
        </w:rPr>
      </w:pPr>
      <w:r w:rsidRPr="00C73D09">
        <w:rPr>
          <w:lang w:val="es-ES"/>
        </w:rPr>
        <w:t>Si bien estos errores suelen afectar los resultados de los modelos de demanda</w:t>
      </w:r>
      <w:r>
        <w:rPr>
          <w:b/>
          <w:i/>
          <w:iCs/>
          <w:lang w:val="es-ES"/>
        </w:rPr>
        <w:t xml:space="preserve"> </w:t>
      </w:r>
      <w:r w:rsidRPr="00C73D09">
        <w:rPr>
          <w:lang w:val="es-ES"/>
        </w:rPr>
        <w:t>agregada, cada vez se requiere menos agregación en los datos a utilizar. Sin</w:t>
      </w:r>
      <w:r>
        <w:rPr>
          <w:b/>
          <w:i/>
          <w:iCs/>
          <w:lang w:val="es-ES"/>
        </w:rPr>
        <w:t xml:space="preserve"> </w:t>
      </w:r>
      <w:r w:rsidRPr="00C73D09">
        <w:rPr>
          <w:lang w:val="es-ES"/>
        </w:rPr>
        <w:t>embargo para los casos en los cuáles sea requerido modelar la demanda de forma</w:t>
      </w:r>
      <w:r>
        <w:rPr>
          <w:b/>
          <w:i/>
          <w:iCs/>
          <w:lang w:val="es-ES"/>
        </w:rPr>
        <w:t xml:space="preserve"> </w:t>
      </w:r>
      <w:r w:rsidRPr="00C73D09">
        <w:rPr>
          <w:lang w:val="es-ES"/>
        </w:rPr>
        <w:t>agregada, existen técnicas orientadas a reducir la incidencia de estos errores en</w:t>
      </w:r>
      <w:r>
        <w:rPr>
          <w:b/>
          <w:i/>
          <w:iCs/>
          <w:lang w:val="es-ES"/>
        </w:rPr>
        <w:t xml:space="preserve"> </w:t>
      </w:r>
      <w:r w:rsidRPr="00C73D09">
        <w:rPr>
          <w:lang w:val="es-ES"/>
        </w:rPr>
        <w:t xml:space="preserve">los resultados de </w:t>
      </w:r>
      <w:r>
        <w:rPr>
          <w:lang w:val="es-ES"/>
        </w:rPr>
        <w:t>los modelos de localización</w:t>
      </w:r>
      <w:r w:rsidRPr="00C73D09">
        <w:rPr>
          <w:lang w:val="es-ES"/>
        </w:rPr>
        <w:t>, así como procedimientos para</w:t>
      </w:r>
      <w:r>
        <w:rPr>
          <w:b/>
          <w:i/>
          <w:iCs/>
          <w:lang w:val="es-ES"/>
        </w:rPr>
        <w:t xml:space="preserve"> </w:t>
      </w:r>
      <w:r w:rsidRPr="00C73D09">
        <w:rPr>
          <w:lang w:val="es-ES"/>
        </w:rPr>
        <w:t>eliminar dichos errores, dadas ciertas condiciones sobre el tipo de función objetivo</w:t>
      </w:r>
      <w:r>
        <w:rPr>
          <w:b/>
          <w:i/>
          <w:iCs/>
          <w:lang w:val="es-ES"/>
        </w:rPr>
        <w:t xml:space="preserve"> </w:t>
      </w:r>
      <w:r>
        <w:rPr>
          <w:lang w:val="es-ES"/>
        </w:rPr>
        <w:t>a utilizar</w:t>
      </w:r>
      <w:r w:rsidRPr="00C73D09">
        <w:rPr>
          <w:lang w:val="es-ES"/>
        </w:rPr>
        <w:t>.</w:t>
      </w:r>
    </w:p>
    <w:p w14:paraId="609C87D8" w14:textId="4A240A1A" w:rsidR="00B53567" w:rsidRDefault="00B53567" w:rsidP="00B53567">
      <w:pPr>
        <w:pStyle w:val="Ttulo1"/>
      </w:pPr>
      <w:bookmarkStart w:id="168" w:name="_Toc417646127"/>
      <w:r>
        <w:t>CATEGORIAS DE LOS CENTROS DE SALUD.</w:t>
      </w:r>
      <w:sdt>
        <w:sdtPr>
          <w:id w:val="-546375720"/>
          <w:citation/>
        </w:sdtPr>
        <w:sdtEndPr/>
        <w:sdtContent>
          <w:r w:rsidR="008E64C4">
            <w:fldChar w:fldCharType="begin"/>
          </w:r>
          <w:r w:rsidR="000B6FD7">
            <w:rPr>
              <w:lang w:val="en-US"/>
            </w:rPr>
            <w:instrText xml:space="preserve">CITATION Min \n  \y  \l 1033 </w:instrText>
          </w:r>
          <w:r w:rsidR="008E64C4">
            <w:fldChar w:fldCharType="separate"/>
          </w:r>
          <w:r w:rsidR="000B6FD7">
            <w:rPr>
              <w:noProof/>
              <w:lang w:val="en-US"/>
            </w:rPr>
            <w:t xml:space="preserve"> (Portal Juridico Libre de Bolivia)</w:t>
          </w:r>
          <w:r w:rsidR="008E64C4">
            <w:fldChar w:fldCharType="end"/>
          </w:r>
        </w:sdtContent>
      </w:sdt>
      <w:bookmarkEnd w:id="168"/>
    </w:p>
    <w:p w14:paraId="7014609A" w14:textId="77777777" w:rsidR="00B53567" w:rsidRDefault="00B53567" w:rsidP="00B53567">
      <w:r>
        <w:t xml:space="preserve">El ministerio de salud y deportes (MSD), es el órgano encargado de gestionar la salud a nivel nacional, en conjunto con otras instituciones </w:t>
      </w:r>
      <w:r w:rsidRPr="0074083C">
        <w:rPr>
          <w:bCs/>
          <w:color w:val="4F81BD" w:themeColor="accent1"/>
          <w:rPrChange w:id="169" w:author="carlos cruz" w:date="2015-05-30T09:49:00Z">
            <w:rPr>
              <w:b/>
              <w:bCs/>
            </w:rPr>
          </w:rPrChange>
        </w:rPr>
        <w:t>(Anexo 2)</w:t>
      </w:r>
      <w:r>
        <w:t xml:space="preserve"> y el gobierno </w:t>
      </w:r>
      <w:r>
        <w:lastRenderedPageBreak/>
        <w:t>del 2002 realizaron la categorización de los centros de salud de la siguiente manera:</w:t>
      </w:r>
    </w:p>
    <w:p w14:paraId="58CAECCE" w14:textId="77777777" w:rsidR="00B53567" w:rsidRDefault="00B53567" w:rsidP="00B53567">
      <w:r w:rsidRPr="0045555F">
        <w:rPr>
          <w:b/>
        </w:rPr>
        <w:t>Primer Nivel:</w:t>
      </w:r>
      <w:r>
        <w:t xml:space="preserve"> Corresponde a las modalidades de atención cuya oferta de servicios se enmarca en la promoción y prevención de la salud, la consulta ambulatoria e internación de tránsito. Este nivel de atención está conformado por: la medicina tradicional, brigada móvil de salud, puesto de salud, consultorio médico, centro de salud con o sin camas, policlínicas y poli consultorios; constituyéndose en la puerta de entrada al sistema de atención en salud.</w:t>
      </w:r>
    </w:p>
    <w:p w14:paraId="7BEB7439" w14:textId="77777777" w:rsidR="00B53567" w:rsidRDefault="00B53567" w:rsidP="00B53567">
      <w:r w:rsidRPr="0045555F">
        <w:rPr>
          <w:b/>
        </w:rPr>
        <w:t>Segundo Nivel:</w:t>
      </w:r>
      <w:r>
        <w:t xml:space="preserve"> Corresponde a las modalidades que requieren atención ambulatoria de mayor complejidad y la internación hospitalaria en las especialidades básicas de medicina interna, cirugía, pediatría y </w:t>
      </w:r>
      <w:proofErr w:type="spellStart"/>
      <w:r>
        <w:t>gineco</w:t>
      </w:r>
      <w:proofErr w:type="spellEnd"/>
      <w:r>
        <w:t>-obstetricia; anestesiología, sus servicios complementarios de diagnóstico y tratamiento, y opcionalmente traumatología. La unidad operativa de este nivel es el Hospital Básico de Apoyo.</w:t>
      </w:r>
    </w:p>
    <w:p w14:paraId="12D6A34C" w14:textId="77777777" w:rsidR="00B53567" w:rsidRDefault="00B53567" w:rsidP="00B53567">
      <w:r w:rsidRPr="0045555F">
        <w:rPr>
          <w:b/>
        </w:rPr>
        <w:t>Tercer Nivel</w:t>
      </w:r>
      <w:r>
        <w:rPr>
          <w:b/>
        </w:rPr>
        <w:t>:</w:t>
      </w:r>
      <w:r>
        <w:t xml:space="preserve"> Corresponde a la consulta ambulatoria de especialidad; internación hospitalaria de especialidades y subespecialidades; servicios complementarios de diagnóstico y tratamiento de alta tecnología y complejidad. Las unidades operativas de este nivel son los hospitales generales e institutos y hospitales de especialidades.</w:t>
      </w:r>
    </w:p>
    <w:p w14:paraId="1953891A" w14:textId="6025F7BB" w:rsidR="00D10FAA" w:rsidRDefault="00D10FAA" w:rsidP="00D36277"/>
    <w:p w14:paraId="1BF03DDA" w14:textId="77777777" w:rsidR="00B53567" w:rsidRDefault="00B53567" w:rsidP="00D36277"/>
    <w:p w14:paraId="7ADF7B8E" w14:textId="4A978A87" w:rsidR="006F3FF2" w:rsidRDefault="006F3FF2" w:rsidP="00D36277">
      <w:pPr>
        <w:rPr>
          <w:ins w:id="170" w:author="luis angel barrancos ortiz" w:date="2015-05-29T17:07:00Z"/>
        </w:rPr>
      </w:pPr>
    </w:p>
    <w:p w14:paraId="3B31D6B3" w14:textId="1458034C" w:rsidR="00B06790" w:rsidRDefault="00B06790" w:rsidP="00D36277">
      <w:pPr>
        <w:rPr>
          <w:ins w:id="171" w:author="luis angel barrancos ortiz" w:date="2015-05-29T17:07:00Z"/>
        </w:rPr>
      </w:pPr>
    </w:p>
    <w:p w14:paraId="00F36435" w14:textId="77777777" w:rsidR="00B06790" w:rsidRDefault="00B06790" w:rsidP="00D36277">
      <w:pPr>
        <w:rPr>
          <w:ins w:id="172" w:author="luis angel barrancos ortiz" w:date="2015-05-29T17:07:00Z"/>
        </w:rPr>
      </w:pPr>
    </w:p>
    <w:p w14:paraId="63E8B9A6" w14:textId="77777777" w:rsidR="00B06790" w:rsidRDefault="00B06790" w:rsidP="00D36277">
      <w:pPr>
        <w:rPr>
          <w:ins w:id="173" w:author="luis angel barrancos ortiz" w:date="2015-05-29T17:07:00Z"/>
        </w:rPr>
      </w:pPr>
    </w:p>
    <w:p w14:paraId="5E33C051" w14:textId="77777777" w:rsidR="00B06790" w:rsidRDefault="00B06790" w:rsidP="00D36277">
      <w:pPr>
        <w:rPr>
          <w:ins w:id="174" w:author="luis angel barrancos ortiz" w:date="2015-05-29T17:07:00Z"/>
        </w:rPr>
      </w:pPr>
    </w:p>
    <w:p w14:paraId="34FD76E7" w14:textId="66261C58" w:rsidR="00B06790" w:rsidRDefault="00B06790" w:rsidP="00D36277">
      <w:pPr>
        <w:rPr>
          <w:ins w:id="175" w:author="luis angel barrancos ortiz" w:date="2015-05-29T17:07:00Z"/>
        </w:rPr>
      </w:pPr>
    </w:p>
    <w:p w14:paraId="79BD1EBA" w14:textId="63FED582" w:rsidR="00B06790" w:rsidRDefault="00B06790" w:rsidP="00D36277">
      <w:pPr>
        <w:rPr>
          <w:ins w:id="176" w:author="luis angel barrancos ortiz" w:date="2015-05-29T17:07:00Z"/>
        </w:rPr>
      </w:pPr>
    </w:p>
    <w:p w14:paraId="630DA770" w14:textId="15602FCA" w:rsidR="00B06790" w:rsidRDefault="00B06790" w:rsidP="00D36277">
      <w:pPr>
        <w:rPr>
          <w:ins w:id="177" w:author="luis angel barrancos ortiz" w:date="2015-05-29T17:07:00Z"/>
        </w:rPr>
      </w:pPr>
    </w:p>
    <w:p w14:paraId="10B351DA" w14:textId="7AB6C13C" w:rsidR="00B06790" w:rsidRDefault="00B06790" w:rsidP="00D36277">
      <w:pPr>
        <w:rPr>
          <w:ins w:id="178" w:author="luis angel barrancos ortiz" w:date="2015-05-29T17:07:00Z"/>
        </w:rPr>
      </w:pPr>
    </w:p>
    <w:p w14:paraId="683DF280" w14:textId="761EEAB2" w:rsidR="00B06790" w:rsidRDefault="00B06790" w:rsidP="00D36277">
      <w:pPr>
        <w:rPr>
          <w:ins w:id="179" w:author="luis angel barrancos ortiz" w:date="2015-05-29T17:07:00Z"/>
        </w:rPr>
      </w:pPr>
    </w:p>
    <w:p w14:paraId="78FCA09A" w14:textId="1B1EA760" w:rsidR="00B06790" w:rsidRDefault="00913182" w:rsidP="00D36277">
      <w:pPr>
        <w:rPr>
          <w:ins w:id="180" w:author="luis angel barrancos ortiz" w:date="2015-05-29T17:07:00Z"/>
        </w:rPr>
      </w:pPr>
      <w:ins w:id="181" w:author="luis angel barrancos ortiz" w:date="2015-05-29T17:18:00Z">
        <w:r>
          <w:rPr>
            <w:noProof/>
            <w:lang w:val="es-ES" w:eastAsia="es-ES"/>
          </w:rPr>
          <mc:AlternateContent>
            <mc:Choice Requires="wps">
              <w:drawing>
                <wp:anchor distT="91440" distB="91440" distL="114300" distR="114300" simplePos="0" relativeHeight="251658257" behindDoc="0" locked="0" layoutInCell="1" allowOverlap="1" wp14:anchorId="0253C241" wp14:editId="1D36E681">
                  <wp:simplePos x="0" y="0"/>
                  <wp:positionH relativeFrom="margin">
                    <wp:align>right</wp:align>
                  </wp:positionH>
                  <wp:positionV relativeFrom="paragraph">
                    <wp:posOffset>438785</wp:posOffset>
                  </wp:positionV>
                  <wp:extent cx="5791200" cy="1586230"/>
                  <wp:effectExtent l="0" t="0" r="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586230"/>
                          </a:xfrm>
                          <a:prstGeom prst="rect">
                            <a:avLst/>
                          </a:prstGeom>
                          <a:noFill/>
                          <a:ln w="9525">
                            <a:noFill/>
                            <a:miter lim="800000"/>
                            <a:headEnd/>
                            <a:tailEnd/>
                          </a:ln>
                        </wps:spPr>
                        <wps:txbx>
                          <w:txbxContent>
                            <w:p w14:paraId="6B0F36A8" w14:textId="708B199F" w:rsidR="002E0C02" w:rsidRDefault="002E0C02">
                              <w:pPr>
                                <w:pBdr>
                                  <w:top w:val="single" w:sz="36" w:space="6" w:color="000000" w:themeColor="text1"/>
                                  <w:bottom w:val="single" w:sz="18" w:space="6" w:color="FABF8F" w:themeColor="accent6" w:themeTint="99"/>
                                </w:pBdr>
                                <w:spacing w:after="0"/>
                                <w:jc w:val="center"/>
                                <w:rPr>
                                  <w:ins w:id="182" w:author="luis angel barrancos ortiz" w:date="2015-05-29T17:18:00Z"/>
                                  <w:rStyle w:val="Textodemarcadordeposicin"/>
                                  <w:iCs/>
                                  <w:color w:val="404040" w:themeColor="text1" w:themeTint="BF"/>
                                  <w:sz w:val="56"/>
                                  <w:szCs w:val="56"/>
                                  <w:lang w:val="en-US"/>
                                </w:rPr>
                                <w:pPrChange w:id="183" w:author="luis angel barrancos ortiz" w:date="2015-05-29T17:23:00Z">
                                  <w:pPr>
                                    <w:pBdr>
                                      <w:top w:val="single" w:sz="36" w:space="6" w:color="000000" w:themeColor="text1"/>
                                      <w:bottom w:val="single" w:sz="18" w:space="6" w:color="FABF8F" w:themeColor="accent6" w:themeTint="99"/>
                                    </w:pBdr>
                                    <w:spacing w:after="0"/>
                                  </w:pPr>
                                </w:pPrChange>
                              </w:pPr>
                              <w:ins w:id="184" w:author="luis angel barrancos ortiz" w:date="2015-05-29T17:18:00Z">
                                <w:r>
                                  <w:rPr>
                                    <w:rStyle w:val="Textodemarcadordeposicin"/>
                                    <w:iCs/>
                                    <w:color w:val="404040" w:themeColor="text1" w:themeTint="BF"/>
                                    <w:sz w:val="56"/>
                                    <w:szCs w:val="56"/>
                                    <w:lang w:val="en-US"/>
                                  </w:rPr>
                                  <w:t>CAPITULO III</w:t>
                                </w:r>
                              </w:ins>
                            </w:p>
                            <w:p w14:paraId="06907FFF" w14:textId="3886E8C2" w:rsidR="002E0C02" w:rsidRPr="009B215A" w:rsidRDefault="002E0C02">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Change w:id="185" w:author="luis angel barrancos ortiz" w:date="2015-05-29T17:18:00Z">
                                    <w:rPr>
                                      <w:rStyle w:val="Textodemarcadordeposicin"/>
                                      <w:i/>
                                      <w:iCs/>
                                      <w:color w:val="404040" w:themeColor="text1" w:themeTint="BF"/>
                                      <w:sz w:val="27"/>
                                      <w:szCs w:val="27"/>
                                    </w:rPr>
                                  </w:rPrChange>
                                </w:rPr>
                                <w:pPrChange w:id="186" w:author="luis angel barrancos ortiz" w:date="2015-05-29T17:23:00Z">
                                  <w:pPr>
                                    <w:pBdr>
                                      <w:top w:val="single" w:sz="36" w:space="6" w:color="000000" w:themeColor="text1"/>
                                      <w:bottom w:val="single" w:sz="18" w:space="6" w:color="FABF8F" w:themeColor="accent6" w:themeTint="99"/>
                                    </w:pBdr>
                                    <w:spacing w:after="0"/>
                                  </w:pPr>
                                </w:pPrChange>
                              </w:pPr>
                              <w:ins w:id="187" w:author="luis angel barrancos ortiz" w:date="2015-05-29T17:22:00Z">
                                <w:r>
                                  <w:rPr>
                                    <w:rStyle w:val="Textodemarcadordeposicin"/>
                                    <w:iCs/>
                                    <w:color w:val="404040" w:themeColor="text1" w:themeTint="BF"/>
                                    <w:sz w:val="32"/>
                                    <w:szCs w:val="32"/>
                                    <w:lang w:val="en-US"/>
                                  </w:rPr>
                                  <w:t>YII FRAMEWORK, GOOGLE MAP, ANDROID STUDIO, GESTURES BUILDER</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3C241" id="_x0000_s1029" type="#_x0000_t202" style="position:absolute;left:0;text-align:left;margin-left:404.8pt;margin-top:34.55pt;width:456pt;height:124.9pt;z-index:251658257;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" filled="f" stroked="f">
                  <v:textbox style="mso-fit-shape-to-text:t">
                    <w:txbxContent>
                      <w:p w14:paraId="6B0F36A8" w14:textId="708B199F" w:rsidR="002E0C02" w:rsidRDefault="002E0C02">
                        <w:pPr>
                          <w:pBdr>
                            <w:top w:val="single" w:sz="36" w:space="6" w:color="000000" w:themeColor="text1"/>
                            <w:bottom w:val="single" w:sz="18" w:space="6" w:color="FABF8F" w:themeColor="accent6" w:themeTint="99"/>
                          </w:pBdr>
                          <w:spacing w:after="0"/>
                          <w:jc w:val="center"/>
                          <w:rPr>
                            <w:ins w:id="188" w:author="luis angel barrancos ortiz" w:date="2015-05-29T17:18:00Z"/>
                            <w:rStyle w:val="Textodemarcadordeposicin"/>
                            <w:iCs/>
                            <w:color w:val="404040" w:themeColor="text1" w:themeTint="BF"/>
                            <w:sz w:val="56"/>
                            <w:szCs w:val="56"/>
                            <w:lang w:val="en-US"/>
                          </w:rPr>
                          <w:pPrChange w:id="189" w:author="luis angel barrancos ortiz" w:date="2015-05-29T17:23:00Z">
                            <w:pPr>
                              <w:pBdr>
                                <w:top w:val="single" w:sz="36" w:space="6" w:color="000000" w:themeColor="text1"/>
                                <w:bottom w:val="single" w:sz="18" w:space="6" w:color="FABF8F" w:themeColor="accent6" w:themeTint="99"/>
                              </w:pBdr>
                              <w:spacing w:after="0"/>
                            </w:pPr>
                          </w:pPrChange>
                        </w:pPr>
                        <w:ins w:id="190" w:author="luis angel barrancos ortiz" w:date="2015-05-29T17:18:00Z">
                          <w:r>
                            <w:rPr>
                              <w:rStyle w:val="Textodemarcadordeposicin"/>
                              <w:iCs/>
                              <w:color w:val="404040" w:themeColor="text1" w:themeTint="BF"/>
                              <w:sz w:val="56"/>
                              <w:szCs w:val="56"/>
                              <w:lang w:val="en-US"/>
                            </w:rPr>
                            <w:t>CAPITULO III</w:t>
                          </w:r>
                        </w:ins>
                      </w:p>
                      <w:p w14:paraId="06907FFF" w14:textId="3886E8C2" w:rsidR="002E0C02" w:rsidRPr="009B215A" w:rsidRDefault="002E0C02">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Change w:id="191" w:author="luis angel barrancos ortiz" w:date="2015-05-29T17:18:00Z">
                              <w:rPr>
                                <w:rStyle w:val="Textodemarcadordeposicin"/>
                                <w:i/>
                                <w:iCs/>
                                <w:color w:val="404040" w:themeColor="text1" w:themeTint="BF"/>
                                <w:sz w:val="27"/>
                                <w:szCs w:val="27"/>
                              </w:rPr>
                            </w:rPrChange>
                          </w:rPr>
                          <w:pPrChange w:id="192" w:author="luis angel barrancos ortiz" w:date="2015-05-29T17:23:00Z">
                            <w:pPr>
                              <w:pBdr>
                                <w:top w:val="single" w:sz="36" w:space="6" w:color="000000" w:themeColor="text1"/>
                                <w:bottom w:val="single" w:sz="18" w:space="6" w:color="FABF8F" w:themeColor="accent6" w:themeTint="99"/>
                              </w:pBdr>
                              <w:spacing w:after="0"/>
                            </w:pPr>
                          </w:pPrChange>
                        </w:pPr>
                        <w:ins w:id="193" w:author="luis angel barrancos ortiz" w:date="2015-05-29T17:22:00Z">
                          <w:r>
                            <w:rPr>
                              <w:rStyle w:val="Textodemarcadordeposicin"/>
                              <w:iCs/>
                              <w:color w:val="404040" w:themeColor="text1" w:themeTint="BF"/>
                              <w:sz w:val="32"/>
                              <w:szCs w:val="32"/>
                              <w:lang w:val="en-US"/>
                            </w:rPr>
                            <w:t>YII FRAMEWORK, GOOGLE MAP, ANDROID STUDIO, GESTURES BUILDER</w:t>
                          </w:r>
                        </w:ins>
                      </w:p>
                    </w:txbxContent>
                  </v:textbox>
                  <w10:wrap type="square" anchorx="margin"/>
                </v:shape>
              </w:pict>
            </mc:Fallback>
          </mc:AlternateContent>
        </w:r>
      </w:ins>
    </w:p>
    <w:p w14:paraId="08E148DB" w14:textId="77777777" w:rsidR="00B06790" w:rsidRDefault="00B06790" w:rsidP="00D36277">
      <w:pPr>
        <w:rPr>
          <w:ins w:id="194" w:author="luis angel barrancos ortiz" w:date="2015-05-29T17:07:00Z"/>
        </w:rPr>
      </w:pPr>
    </w:p>
    <w:p w14:paraId="7B1A3D84" w14:textId="77777777" w:rsidR="00B06790" w:rsidRDefault="00B06790" w:rsidP="00D36277">
      <w:pPr>
        <w:rPr>
          <w:ins w:id="195" w:author="luis angel barrancos ortiz" w:date="2015-05-29T17:07:00Z"/>
        </w:rPr>
      </w:pPr>
    </w:p>
    <w:p w14:paraId="16644F47" w14:textId="77777777" w:rsidR="00B06790" w:rsidRDefault="00B06790" w:rsidP="00D36277">
      <w:pPr>
        <w:rPr>
          <w:ins w:id="196" w:author="luis angel barrancos ortiz" w:date="2015-05-29T17:07:00Z"/>
        </w:rPr>
      </w:pPr>
    </w:p>
    <w:p w14:paraId="2ED0D9C3" w14:textId="77777777" w:rsidR="00B06790" w:rsidRDefault="00B06790" w:rsidP="00D36277">
      <w:pPr>
        <w:rPr>
          <w:ins w:id="197" w:author="luis angel barrancos ortiz" w:date="2015-05-29T17:07:00Z"/>
        </w:rPr>
      </w:pPr>
    </w:p>
    <w:p w14:paraId="39B7E99D" w14:textId="77777777" w:rsidR="00B06790" w:rsidRDefault="00B06790" w:rsidP="00D36277">
      <w:pPr>
        <w:rPr>
          <w:ins w:id="198" w:author="luis angel barrancos ortiz" w:date="2015-05-29T17:07:00Z"/>
        </w:rPr>
      </w:pPr>
    </w:p>
    <w:p w14:paraId="1403DFDB" w14:textId="77777777" w:rsidR="00B06790" w:rsidRDefault="00B06790" w:rsidP="00D36277">
      <w:pPr>
        <w:rPr>
          <w:ins w:id="199" w:author="luis angel barrancos ortiz" w:date="2015-05-29T17:21:00Z"/>
        </w:rPr>
      </w:pPr>
    </w:p>
    <w:p w14:paraId="0390128F" w14:textId="7DCD623E" w:rsidR="00913182" w:rsidRDefault="00913182" w:rsidP="00D36277">
      <w:pPr>
        <w:rPr>
          <w:ins w:id="200" w:author="luis angel barrancos ortiz" w:date="2015-05-29T17:21:00Z"/>
        </w:rPr>
      </w:pPr>
    </w:p>
    <w:p w14:paraId="533D9D6E" w14:textId="0AA50B20" w:rsidR="00913182" w:rsidRPr="00D85BB1" w:rsidRDefault="00913182">
      <w:pPr>
        <w:pStyle w:val="Ttulo1"/>
        <w:rPr>
          <w:ins w:id="201" w:author="luis angel barrancos ortiz" w:date="2015-05-29T17:55:00Z"/>
        </w:rPr>
        <w:pPrChange w:id="202" w:author="luis angel barrancos ortiz" w:date="2015-05-29T17:25:00Z">
          <w:pPr/>
        </w:pPrChange>
      </w:pPr>
      <w:ins w:id="203" w:author="luis angel barrancos ortiz" w:date="2015-05-29T17:25:00Z">
        <w:r w:rsidRPr="00D85BB1">
          <w:lastRenderedPageBreak/>
          <w:t>YII FRAMEWORK</w:t>
        </w:r>
      </w:ins>
    </w:p>
    <w:p w14:paraId="35CF5EB7" w14:textId="037050ED" w:rsidR="00DC5AAB" w:rsidRPr="00D85BB1" w:rsidRDefault="00DC5AAB">
      <w:pPr>
        <w:rPr>
          <w:ins w:id="204" w:author="luis angel barrancos ortiz" w:date="2015-05-29T17:55:00Z"/>
        </w:rPr>
        <w:pPrChange w:id="205" w:author="luis angel barrancos ortiz" w:date="2015-05-29T17:56:00Z">
          <w:pPr>
            <w:pStyle w:val="NormalWeb"/>
          </w:pPr>
        </w:pPrChange>
      </w:pPr>
      <w:proofErr w:type="spellStart"/>
      <w:ins w:id="206" w:author="luis angel barrancos ortiz" w:date="2015-05-29T17:55:00Z">
        <w:r w:rsidRPr="00D85BB1">
          <w:rPr>
            <w:rStyle w:val="Textoennegrita"/>
          </w:rPr>
          <w:t>Yii</w:t>
        </w:r>
        <w:proofErr w:type="spellEnd"/>
        <w:r w:rsidRPr="00DC5AAB">
          <w:rPr>
            <w:rStyle w:val="notranslate"/>
            <w:rPrChange w:id="207" w:author="luis angel barrancos ortiz" w:date="2015-05-29T17:55:00Z">
              <w:rPr>
                <w:rStyle w:val="notranslate"/>
                <w:rFonts w:eastAsiaTheme="majorEastAsia"/>
              </w:rPr>
            </w:rPrChange>
          </w:rPr>
          <w:t xml:space="preserve"> se pronuncia como </w:t>
        </w:r>
        <w:proofErr w:type="spellStart"/>
        <w:r w:rsidRPr="00DC5AAB">
          <w:rPr>
            <w:rStyle w:val="notranslate"/>
            <w:rPrChange w:id="208" w:author="luis angel barrancos ortiz" w:date="2015-05-29T17:55:00Z">
              <w:rPr>
                <w:rStyle w:val="notranslate"/>
                <w:rFonts w:eastAsiaTheme="majorEastAsia"/>
              </w:rPr>
            </w:rPrChange>
          </w:rPr>
          <w:t>Yee</w:t>
        </w:r>
      </w:ins>
      <w:proofErr w:type="spellEnd"/>
      <w:ins w:id="209" w:author="luis angel barrancos ortiz" w:date="2015-05-29T17:56:00Z">
        <w:r>
          <w:rPr>
            <w:rStyle w:val="notranslate"/>
          </w:rPr>
          <w:t xml:space="preserve"> o </w:t>
        </w:r>
        <w:proofErr w:type="spellStart"/>
        <w:r>
          <w:rPr>
            <w:rStyle w:val="notranslate"/>
          </w:rPr>
          <w:t>Jii</w:t>
        </w:r>
        <w:proofErr w:type="spellEnd"/>
        <w:r>
          <w:rPr>
            <w:rStyle w:val="notranslate"/>
          </w:rPr>
          <w:t xml:space="preserve"> </w:t>
        </w:r>
      </w:ins>
      <w:ins w:id="210" w:author="luis angel barrancos ortiz" w:date="2015-05-29T17:55:00Z">
        <w:r w:rsidRPr="00DC5AAB">
          <w:rPr>
            <w:rStyle w:val="notranslate"/>
            <w:rPrChange w:id="211" w:author="luis angel barrancos ortiz" w:date="2015-05-29T17:55:00Z">
              <w:rPr>
                <w:rStyle w:val="notranslate"/>
                <w:rFonts w:eastAsiaTheme="majorEastAsia"/>
              </w:rPr>
            </w:rPrChange>
          </w:rPr>
          <w:t xml:space="preserve">y es un acrónimo de </w:t>
        </w:r>
        <w:r w:rsidRPr="00D85BB1">
          <w:rPr>
            <w:rStyle w:val="Textoennegrita"/>
          </w:rPr>
          <w:t>"Sí lo es</w:t>
        </w:r>
        <w:proofErr w:type="gramStart"/>
        <w:r w:rsidRPr="00D85BB1">
          <w:rPr>
            <w:rStyle w:val="Textoennegrita"/>
          </w:rPr>
          <w:t>!</w:t>
        </w:r>
        <w:proofErr w:type="gramEnd"/>
        <w:r w:rsidRPr="00D85BB1">
          <w:rPr>
            <w:rStyle w:val="Textoennegrita"/>
          </w:rPr>
          <w:t>".</w:t>
        </w:r>
        <w:r w:rsidRPr="00D85BB1">
          <w:t xml:space="preserve"> </w:t>
        </w:r>
        <w:r w:rsidRPr="00D85BB1">
          <w:rPr>
            <w:rStyle w:val="notranslate"/>
          </w:rPr>
          <w:t xml:space="preserve">Esto es a menudo </w:t>
        </w:r>
        <w:r w:rsidRPr="00DC5AAB">
          <w:rPr>
            <w:rStyle w:val="notranslate"/>
            <w:rPrChange w:id="212" w:author="luis angel barrancos ortiz" w:date="2015-05-29T17:55:00Z">
              <w:rPr>
                <w:rStyle w:val="notranslate"/>
                <w:rFonts w:eastAsiaTheme="majorEastAsia"/>
              </w:rPr>
            </w:rPrChange>
          </w:rPr>
          <w:t xml:space="preserve">la respuesta más concisa para consultas de los nuevos en </w:t>
        </w:r>
        <w:proofErr w:type="spellStart"/>
        <w:r w:rsidRPr="00DC5AAB">
          <w:rPr>
            <w:rStyle w:val="notranslate"/>
            <w:rPrChange w:id="213" w:author="luis angel barrancos ortiz" w:date="2015-05-29T17:55:00Z">
              <w:rPr>
                <w:rStyle w:val="notranslate"/>
                <w:rFonts w:eastAsiaTheme="majorEastAsia"/>
              </w:rPr>
            </w:rPrChange>
          </w:rPr>
          <w:t>Yii</w:t>
        </w:r>
        <w:proofErr w:type="spellEnd"/>
        <w:r w:rsidRPr="00DC5AAB">
          <w:rPr>
            <w:rStyle w:val="notranslate"/>
            <w:rPrChange w:id="214" w:author="luis angel barrancos ortiz" w:date="2015-05-29T17:55:00Z">
              <w:rPr>
                <w:rStyle w:val="notranslate"/>
                <w:rFonts w:eastAsiaTheme="majorEastAsia"/>
              </w:rPr>
            </w:rPrChange>
          </w:rPr>
          <w:t>:</w:t>
        </w:r>
        <w:r w:rsidRPr="00D85BB1">
          <w:t xml:space="preserve"> </w:t>
        </w:r>
        <w:r w:rsidRPr="00D85BB1">
          <w:br/>
        </w:r>
        <w:r w:rsidRPr="00DC5AAB">
          <w:rPr>
            <w:rStyle w:val="notranslate"/>
            <w:rPrChange w:id="215" w:author="luis angel barrancos ortiz" w:date="2015-05-29T17:55:00Z">
              <w:rPr>
                <w:rStyle w:val="notranslate"/>
                <w:rFonts w:eastAsiaTheme="majorEastAsia"/>
              </w:rPr>
            </w:rPrChange>
          </w:rPr>
          <w:t>¿Es rápido?</w:t>
        </w:r>
        <w:r w:rsidRPr="00D85BB1">
          <w:t xml:space="preserve"> </w:t>
        </w:r>
        <w:r w:rsidRPr="00DC5AAB">
          <w:rPr>
            <w:rStyle w:val="notranslate"/>
            <w:rPrChange w:id="216" w:author="luis angel barrancos ortiz" w:date="2015-05-29T17:55:00Z">
              <w:rPr>
                <w:rStyle w:val="notranslate"/>
                <w:rFonts w:eastAsiaTheme="majorEastAsia"/>
              </w:rPr>
            </w:rPrChange>
          </w:rPr>
          <w:t>... ¿Es seguro?</w:t>
        </w:r>
        <w:r w:rsidRPr="00D85BB1">
          <w:t xml:space="preserve"> </w:t>
        </w:r>
        <w:r w:rsidRPr="00DC5AAB">
          <w:rPr>
            <w:rStyle w:val="notranslate"/>
            <w:rPrChange w:id="217" w:author="luis angel barrancos ortiz" w:date="2015-05-29T17:55:00Z">
              <w:rPr>
                <w:rStyle w:val="notranslate"/>
                <w:rFonts w:eastAsiaTheme="majorEastAsia"/>
              </w:rPr>
            </w:rPrChange>
          </w:rPr>
          <w:t>... ¿Es profesional?</w:t>
        </w:r>
        <w:r w:rsidRPr="00D85BB1">
          <w:t xml:space="preserve"> </w:t>
        </w:r>
        <w:r w:rsidRPr="00DC5AAB">
          <w:rPr>
            <w:rStyle w:val="notranslate"/>
            <w:rPrChange w:id="218" w:author="luis angel barrancos ortiz" w:date="2015-05-29T17:55:00Z">
              <w:rPr>
                <w:rStyle w:val="notranslate"/>
                <w:rFonts w:eastAsiaTheme="majorEastAsia"/>
              </w:rPr>
            </w:rPrChange>
          </w:rPr>
          <w:t>... ¿Es correcto para mi próximo proyecto?</w:t>
        </w:r>
        <w:r w:rsidRPr="00D85BB1">
          <w:t xml:space="preserve"> </w:t>
        </w:r>
        <w:r w:rsidRPr="00DC5AAB">
          <w:rPr>
            <w:rStyle w:val="notranslate"/>
            <w:rPrChange w:id="219" w:author="luis angel barrancos ortiz" w:date="2015-05-29T17:55:00Z">
              <w:rPr>
                <w:rStyle w:val="notranslate"/>
                <w:rFonts w:eastAsiaTheme="majorEastAsia"/>
              </w:rPr>
            </w:rPrChange>
          </w:rPr>
          <w:t xml:space="preserve">... </w:t>
        </w:r>
        <w:r w:rsidRPr="00D85BB1">
          <w:rPr>
            <w:rStyle w:val="Textoennegrita"/>
          </w:rPr>
          <w:t>Sí lo es</w:t>
        </w:r>
        <w:proofErr w:type="gramStart"/>
        <w:r w:rsidRPr="00D85BB1">
          <w:rPr>
            <w:rStyle w:val="Textoennegrita"/>
          </w:rPr>
          <w:t>!</w:t>
        </w:r>
        <w:proofErr w:type="gramEnd"/>
        <w:r w:rsidRPr="00D85BB1">
          <w:t xml:space="preserve"> </w:t>
        </w:r>
      </w:ins>
    </w:p>
    <w:p w14:paraId="6F715D55" w14:textId="5AC35CF5" w:rsidR="00DC5AAB" w:rsidRPr="00D85BB1" w:rsidRDefault="00DC5AAB">
      <w:pPr>
        <w:rPr>
          <w:ins w:id="220" w:author="luis angel barrancos ortiz" w:date="2015-05-29T17:55:00Z"/>
        </w:rPr>
        <w:pPrChange w:id="221" w:author="luis angel barrancos ortiz" w:date="2015-05-29T17:56:00Z">
          <w:pPr>
            <w:pStyle w:val="NormalWeb"/>
          </w:pPr>
        </w:pPrChange>
      </w:pPr>
      <w:proofErr w:type="spellStart"/>
      <w:ins w:id="222" w:author="luis angel barrancos ortiz" w:date="2015-05-29T17:55:00Z">
        <w:r w:rsidRPr="00DC5AAB">
          <w:rPr>
            <w:rStyle w:val="notranslate"/>
            <w:rPrChange w:id="223" w:author="luis angel barrancos ortiz" w:date="2015-05-29T17:55:00Z">
              <w:rPr>
                <w:rStyle w:val="notranslate"/>
                <w:rFonts w:eastAsiaTheme="majorEastAsia"/>
              </w:rPr>
            </w:rPrChange>
          </w:rPr>
          <w:t>Yii</w:t>
        </w:r>
        <w:proofErr w:type="spellEnd"/>
        <w:r w:rsidRPr="00DC5AAB">
          <w:rPr>
            <w:rStyle w:val="notranslate"/>
            <w:rPrChange w:id="224" w:author="luis angel barrancos ortiz" w:date="2015-05-29T17:55:00Z">
              <w:rPr>
                <w:rStyle w:val="notranslate"/>
                <w:rFonts w:eastAsiaTheme="majorEastAsia"/>
              </w:rPr>
            </w:rPrChange>
          </w:rPr>
          <w:t xml:space="preserve"> es un </w:t>
        </w:r>
        <w:proofErr w:type="spellStart"/>
        <w:r w:rsidRPr="00DC5AAB">
          <w:rPr>
            <w:rStyle w:val="notranslate"/>
            <w:rPrChange w:id="225" w:author="luis angel barrancos ortiz" w:date="2015-05-29T17:55:00Z">
              <w:rPr>
                <w:rStyle w:val="notranslate"/>
                <w:rFonts w:eastAsiaTheme="majorEastAsia"/>
              </w:rPr>
            </w:rPrChange>
          </w:rPr>
          <w:t>framework</w:t>
        </w:r>
        <w:proofErr w:type="spellEnd"/>
        <w:r w:rsidRPr="00DC5AAB">
          <w:rPr>
            <w:rStyle w:val="notranslate"/>
            <w:rPrChange w:id="226" w:author="luis angel barrancos ortiz" w:date="2015-05-29T17:55:00Z">
              <w:rPr>
                <w:rStyle w:val="notranslate"/>
                <w:rFonts w:eastAsiaTheme="majorEastAsia"/>
              </w:rPr>
            </w:rPrChange>
          </w:rPr>
          <w:t xml:space="preserve"> de desarrollo de aplicaciones web libre, de código abierto escrito en PHP5</w:t>
        </w:r>
        <w:r w:rsidRPr="00D85BB1">
          <w:rPr>
            <w:rStyle w:val="notranslate"/>
          </w:rPr>
          <w:t>,</w:t>
        </w:r>
      </w:ins>
      <w:ins w:id="227" w:author="luis angel barrancos ortiz" w:date="2015-05-29T17:58:00Z">
        <w:r>
          <w:rPr>
            <w:rStyle w:val="notranslate"/>
          </w:rPr>
          <w:t xml:space="preserve"> </w:t>
        </w:r>
      </w:ins>
      <w:ins w:id="228" w:author="luis angel barrancos ortiz" w:date="2015-05-29T17:59:00Z">
        <w:r>
          <w:rPr>
            <w:rStyle w:val="notranslate"/>
          </w:rPr>
          <w:t xml:space="preserve">fomenta un </w:t>
        </w:r>
      </w:ins>
      <w:ins w:id="229" w:author="luis angel barrancos ortiz" w:date="2015-05-29T17:55:00Z">
        <w:r w:rsidRPr="00DC5AAB">
          <w:rPr>
            <w:rStyle w:val="notranslate"/>
            <w:rPrChange w:id="230" w:author="luis angel barrancos ortiz" w:date="2015-05-29T17:55:00Z">
              <w:rPr>
                <w:rStyle w:val="notranslate"/>
                <w:rFonts w:eastAsiaTheme="majorEastAsia"/>
              </w:rPr>
            </w:rPrChange>
          </w:rPr>
          <w:t>rápido desarrollo.</w:t>
        </w:r>
        <w:r w:rsidRPr="00D85BB1">
          <w:t xml:space="preserve"> </w:t>
        </w:r>
        <w:r w:rsidRPr="00D85BB1">
          <w:rPr>
            <w:rStyle w:val="notranslate"/>
          </w:rPr>
          <w:t xml:space="preserve">Se </w:t>
        </w:r>
      </w:ins>
      <w:ins w:id="231" w:author="luis angel barrancos ortiz" w:date="2015-05-29T18:00:00Z">
        <w:r w:rsidRPr="00D85BB1">
          <w:rPr>
            <w:rStyle w:val="notranslate"/>
          </w:rPr>
          <w:t>trabaj</w:t>
        </w:r>
        <w:r>
          <w:rPr>
            <w:rStyle w:val="notranslate"/>
          </w:rPr>
          <w:t>ó</w:t>
        </w:r>
      </w:ins>
      <w:ins w:id="232" w:author="luis angel barrancos ortiz" w:date="2015-05-29T17:55:00Z">
        <w:r w:rsidRPr="00DC5AAB">
          <w:rPr>
            <w:rStyle w:val="notranslate"/>
            <w:rPrChange w:id="233" w:author="luis angel barrancos ortiz" w:date="2015-05-29T17:55:00Z">
              <w:rPr>
                <w:rStyle w:val="notranslate"/>
                <w:rFonts w:eastAsiaTheme="majorEastAsia"/>
              </w:rPr>
            </w:rPrChange>
          </w:rPr>
          <w:t xml:space="preserve"> para optimizar su desarrollo de aplicaciones y ayuda a garantizar un producto final muy eficiente, extensible y </w:t>
        </w:r>
        <w:proofErr w:type="spellStart"/>
        <w:r w:rsidRPr="00DC5AAB">
          <w:rPr>
            <w:rStyle w:val="notranslate"/>
            <w:rPrChange w:id="234" w:author="luis angel barrancos ortiz" w:date="2015-05-29T17:55:00Z">
              <w:rPr>
                <w:rStyle w:val="notranslate"/>
                <w:rFonts w:eastAsiaTheme="majorEastAsia"/>
              </w:rPr>
            </w:rPrChange>
          </w:rPr>
          <w:t>mantenible</w:t>
        </w:r>
        <w:proofErr w:type="spellEnd"/>
        <w:r w:rsidRPr="00DC5AAB">
          <w:rPr>
            <w:rStyle w:val="notranslate"/>
            <w:rPrChange w:id="235" w:author="luis angel barrancos ortiz" w:date="2015-05-29T17:55:00Z">
              <w:rPr>
                <w:rStyle w:val="notranslate"/>
                <w:rFonts w:eastAsiaTheme="majorEastAsia"/>
              </w:rPr>
            </w:rPrChange>
          </w:rPr>
          <w:t>.</w:t>
        </w:r>
        <w:r w:rsidRPr="00D85BB1">
          <w:t xml:space="preserve"> </w:t>
        </w:r>
      </w:ins>
    </w:p>
    <w:p w14:paraId="6B167153" w14:textId="4B83E73C" w:rsidR="00DC5AAB" w:rsidRDefault="00DC5AAB">
      <w:pPr>
        <w:rPr>
          <w:ins w:id="236" w:author="luis angel barrancos ortiz" w:date="2015-05-29T18:57:00Z"/>
        </w:rPr>
        <w:pPrChange w:id="237" w:author="luis angel barrancos ortiz" w:date="2015-05-29T17:56:00Z">
          <w:pPr>
            <w:pStyle w:val="NormalWeb"/>
          </w:pPr>
        </w:pPrChange>
      </w:pPr>
      <w:proofErr w:type="spellStart"/>
      <w:ins w:id="238" w:author="luis angel barrancos ortiz" w:date="2015-05-29T17:55:00Z">
        <w:r w:rsidRPr="00DC5AAB">
          <w:rPr>
            <w:rStyle w:val="notranslate"/>
            <w:rPrChange w:id="239" w:author="luis angel barrancos ortiz" w:date="2015-05-29T17:55:00Z">
              <w:rPr>
                <w:rStyle w:val="notranslate"/>
                <w:rFonts w:eastAsiaTheme="majorEastAsia"/>
              </w:rPr>
            </w:rPrChange>
          </w:rPr>
          <w:t>Yii</w:t>
        </w:r>
        <w:proofErr w:type="spellEnd"/>
        <w:r w:rsidRPr="00DC5AAB">
          <w:rPr>
            <w:rStyle w:val="notranslate"/>
            <w:rPrChange w:id="240" w:author="luis angel barrancos ortiz" w:date="2015-05-29T17:55:00Z">
              <w:rPr>
                <w:rStyle w:val="notranslate"/>
                <w:rFonts w:eastAsiaTheme="majorEastAsia"/>
              </w:rPr>
            </w:rPrChange>
          </w:rPr>
          <w:t xml:space="preserve"> es una opción perfecta para cualquier proyecto de</w:t>
        </w:r>
      </w:ins>
      <w:ins w:id="241" w:author="luis angel barrancos ortiz" w:date="2015-05-29T18:01:00Z">
        <w:r>
          <w:rPr>
            <w:rStyle w:val="notranslate"/>
          </w:rPr>
          <w:t xml:space="preserve"> cualquier</w:t>
        </w:r>
      </w:ins>
      <w:ins w:id="242" w:author="luis angel barrancos ortiz" w:date="2015-05-29T17:55:00Z">
        <w:r w:rsidRPr="00DC5AAB">
          <w:rPr>
            <w:rStyle w:val="notranslate"/>
            <w:rPrChange w:id="243" w:author="luis angel barrancos ortiz" w:date="2015-05-29T17:55:00Z">
              <w:rPr>
                <w:rStyle w:val="notranslate"/>
                <w:rFonts w:eastAsiaTheme="majorEastAsia"/>
              </w:rPr>
            </w:rPrChange>
          </w:rPr>
          <w:t xml:space="preserve"> tamaño.</w:t>
        </w:r>
        <w:r w:rsidRPr="00D85BB1">
          <w:t xml:space="preserve"> </w:t>
        </w:r>
        <w:r w:rsidRPr="00DC5AAB">
          <w:rPr>
            <w:rStyle w:val="notranslate"/>
            <w:rPrChange w:id="244" w:author="luis angel barrancos ortiz" w:date="2015-05-29T17:55:00Z">
              <w:rPr>
                <w:rStyle w:val="notranslate"/>
                <w:rFonts w:eastAsiaTheme="majorEastAsia"/>
              </w:rPr>
            </w:rPrChange>
          </w:rPr>
          <w:t>Sin embargo, se ha construido con sofisticadas aplicaciones empresariales en mente.</w:t>
        </w:r>
        <w:r w:rsidRPr="00D85BB1">
          <w:t xml:space="preserve"> </w:t>
        </w:r>
        <w:r w:rsidRPr="00DC5AAB">
          <w:rPr>
            <w:rStyle w:val="notranslate"/>
            <w:rPrChange w:id="245" w:author="luis angel barrancos ortiz" w:date="2015-05-29T17:55:00Z">
              <w:rPr>
                <w:rStyle w:val="notranslate"/>
                <w:rFonts w:eastAsiaTheme="majorEastAsia"/>
              </w:rPr>
            </w:rPrChange>
          </w:rPr>
          <w:t>Usted tiene el control total sobre la configuración de la cabeza a los pies (</w:t>
        </w:r>
      </w:ins>
      <w:ins w:id="246" w:author="luis angel barrancos ortiz" w:date="2015-05-29T18:02:00Z">
        <w:r>
          <w:rPr>
            <w:rStyle w:val="notranslate"/>
          </w:rPr>
          <w:t xml:space="preserve">desde la </w:t>
        </w:r>
      </w:ins>
      <w:ins w:id="247" w:author="luis angel barrancos ortiz" w:date="2015-05-29T17:55:00Z">
        <w:r w:rsidRPr="00DC5AAB">
          <w:rPr>
            <w:rStyle w:val="notranslate"/>
            <w:rPrChange w:id="248" w:author="luis angel barrancos ortiz" w:date="2015-05-29T17:55:00Z">
              <w:rPr>
                <w:rStyle w:val="notranslate"/>
                <w:rFonts w:eastAsiaTheme="majorEastAsia"/>
              </w:rPr>
            </w:rPrChange>
          </w:rPr>
          <w:t xml:space="preserve">presentación </w:t>
        </w:r>
      </w:ins>
      <w:ins w:id="249" w:author="luis angel barrancos ortiz" w:date="2015-05-29T18:02:00Z">
        <w:r>
          <w:rPr>
            <w:rStyle w:val="notranslate"/>
          </w:rPr>
          <w:t>hasta</w:t>
        </w:r>
      </w:ins>
      <w:ins w:id="250" w:author="luis angel barrancos ortiz" w:date="2015-05-29T17:55:00Z">
        <w:r w:rsidRPr="00DC5AAB">
          <w:rPr>
            <w:rStyle w:val="notranslate"/>
            <w:rPrChange w:id="251" w:author="luis angel barrancos ortiz" w:date="2015-05-29T17:55:00Z">
              <w:rPr>
                <w:rStyle w:val="notranslate"/>
                <w:rFonts w:eastAsiaTheme="majorEastAsia"/>
              </w:rPr>
            </w:rPrChange>
          </w:rPr>
          <w:t xml:space="preserve"> persistencia) para ajustarse a las directrices de su desarrollo empresarial.</w:t>
        </w:r>
        <w:r w:rsidRPr="00D85BB1">
          <w:t xml:space="preserve"> </w:t>
        </w:r>
        <w:r w:rsidRPr="00DC5AAB">
          <w:rPr>
            <w:rStyle w:val="notranslate"/>
            <w:rPrChange w:id="252" w:author="luis angel barrancos ortiz" w:date="2015-05-29T17:55:00Z">
              <w:rPr>
                <w:rStyle w:val="notranslate"/>
                <w:rFonts w:eastAsiaTheme="majorEastAsia"/>
              </w:rPr>
            </w:rPrChange>
          </w:rPr>
          <w:t>Viene empaquetado con herramientas para ayudar a probar y depurar la aplicación, y tiene una documentación clara y completa.</w:t>
        </w:r>
        <w:r w:rsidRPr="00D85BB1">
          <w:t xml:space="preserve"> </w:t>
        </w:r>
      </w:ins>
    </w:p>
    <w:p w14:paraId="7F4974D6" w14:textId="34EB04E2" w:rsidR="001362F1" w:rsidRPr="00D85BB1" w:rsidRDefault="001362F1">
      <w:pPr>
        <w:pStyle w:val="Ttulo1"/>
        <w:rPr>
          <w:ins w:id="253" w:author="luis angel barrancos ortiz" w:date="2015-05-29T17:55:00Z"/>
        </w:rPr>
        <w:pPrChange w:id="254" w:author="luis angel barrancos ortiz" w:date="2015-05-29T18:57:00Z">
          <w:pPr>
            <w:pStyle w:val="NormalWeb"/>
          </w:pPr>
        </w:pPrChange>
      </w:pPr>
      <w:ins w:id="255" w:author="luis angel barrancos ortiz" w:date="2015-05-29T18:57:00Z">
        <w:r>
          <w:t>GOOGLE MAPS</w:t>
        </w:r>
      </w:ins>
      <w:customXmlInsRangeStart w:id="256" w:author="luis angel barrancos ortiz" w:date="2015-05-29T19:11:00Z"/>
      <w:sdt>
        <w:sdtPr>
          <w:id w:val="198827897"/>
          <w:citation/>
        </w:sdtPr>
        <w:sdtEndPr/>
        <w:sdtContent>
          <w:customXmlInsRangeEnd w:id="256"/>
          <w:ins w:id="257" w:author="luis angel barrancos ortiz" w:date="2015-05-29T19:11:00Z">
            <w:r>
              <w:fldChar w:fldCharType="begin"/>
            </w:r>
          </w:ins>
          <w:ins w:id="258" w:author="luis angel barrancos ortiz" w:date="2015-05-29T19:15:00Z">
            <w:r w:rsidR="00B4297B">
              <w:rPr>
                <w:lang w:val="en-US"/>
              </w:rPr>
              <w:instrText xml:space="preserve">CITATION Saú13 \l 1033 </w:instrText>
            </w:r>
          </w:ins>
          <w:r>
            <w:fldChar w:fldCharType="separate"/>
          </w:r>
          <w:ins w:id="259" w:author="luis angel barrancos ortiz" w:date="2015-05-29T19:15:00Z">
            <w:r w:rsidR="00B4297B">
              <w:rPr>
                <w:noProof/>
                <w:lang w:val="en-US"/>
              </w:rPr>
              <w:t xml:space="preserve"> (Dávila, 2013)</w:t>
            </w:r>
          </w:ins>
          <w:ins w:id="260" w:author="luis angel barrancos ortiz" w:date="2015-05-29T19:11:00Z">
            <w:r>
              <w:fldChar w:fldCharType="end"/>
            </w:r>
          </w:ins>
          <w:customXmlInsRangeStart w:id="261" w:author="luis angel barrancos ortiz" w:date="2015-05-29T19:11:00Z"/>
        </w:sdtContent>
      </w:sdt>
      <w:customXmlInsRangeEnd w:id="261"/>
    </w:p>
    <w:p w14:paraId="62F8C82E" w14:textId="2DEB68EE" w:rsidR="00B4297B" w:rsidRPr="00B4297B" w:rsidRDefault="00B4297B">
      <w:pPr>
        <w:pStyle w:val="Ttulo2"/>
        <w:rPr>
          <w:ins w:id="262" w:author="luis angel barrancos ortiz" w:date="2015-05-29T19:16:00Z"/>
          <w:rFonts w:eastAsia="Arial"/>
          <w:rPrChange w:id="263" w:author="luis angel barrancos ortiz" w:date="2015-05-29T19:17:00Z">
            <w:rPr>
              <w:ins w:id="264" w:author="luis angel barrancos ortiz" w:date="2015-05-29T19:16:00Z"/>
            </w:rPr>
          </w:rPrChange>
        </w:rPr>
        <w:pPrChange w:id="265" w:author="luis angel barrancos ortiz" w:date="2015-05-29T19:17:00Z">
          <w:pPr>
            <w:spacing w:line="200" w:lineRule="exact"/>
          </w:pPr>
        </w:pPrChange>
      </w:pPr>
      <w:ins w:id="266" w:author="luis angel barrancos ortiz" w:date="2015-05-29T19:16:00Z">
        <w:r>
          <w:rPr>
            <w:rFonts w:eastAsia="Arial"/>
          </w:rPr>
          <w:t>Introducción</w:t>
        </w:r>
        <w:r>
          <w:rPr>
            <w:rFonts w:eastAsia="Arial"/>
            <w:spacing w:val="29"/>
          </w:rPr>
          <w:t xml:space="preserve"> </w:t>
        </w:r>
        <w:r>
          <w:rPr>
            <w:rFonts w:eastAsia="Arial"/>
          </w:rPr>
          <w:t>a</w:t>
        </w:r>
        <w:r>
          <w:rPr>
            <w:rFonts w:eastAsia="Arial"/>
            <w:spacing w:val="4"/>
          </w:rPr>
          <w:t xml:space="preserve"> </w:t>
        </w:r>
        <w:r>
          <w:rPr>
            <w:rFonts w:eastAsia="Arial"/>
          </w:rPr>
          <w:t>Google</w:t>
        </w:r>
        <w:r>
          <w:rPr>
            <w:rFonts w:eastAsia="Arial"/>
            <w:spacing w:val="17"/>
          </w:rPr>
          <w:t xml:space="preserve"> </w:t>
        </w:r>
        <w:proofErr w:type="spellStart"/>
        <w:r>
          <w:rPr>
            <w:rFonts w:eastAsia="Arial"/>
            <w:w w:val="102"/>
          </w:rPr>
          <w:t>Maps</w:t>
        </w:r>
        <w:proofErr w:type="spellEnd"/>
      </w:ins>
    </w:p>
    <w:p w14:paraId="13376A90" w14:textId="40770BC4" w:rsidR="00B4297B" w:rsidRDefault="00B4297B">
      <w:pPr>
        <w:rPr>
          <w:ins w:id="267" w:author="luis angel barrancos ortiz" w:date="2015-05-29T19:16:00Z"/>
        </w:rPr>
        <w:pPrChange w:id="268" w:author="luis angel barrancos ortiz" w:date="2015-05-29T19:18:00Z">
          <w:pPr>
            <w:spacing w:line="200" w:lineRule="exact"/>
          </w:pPr>
        </w:pPrChange>
      </w:pPr>
      <w:ins w:id="269" w:author="luis angel barrancos ortiz" w:date="2015-05-29T19:16:00Z">
        <w:r>
          <w:t>En</w:t>
        </w:r>
        <w:r>
          <w:rPr>
            <w:spacing w:val="19"/>
          </w:rPr>
          <w:t xml:space="preserve"> </w:t>
        </w:r>
        <w:r>
          <w:t>la</w:t>
        </w:r>
        <w:r>
          <w:rPr>
            <w:spacing w:val="17"/>
          </w:rPr>
          <w:t xml:space="preserve"> </w:t>
        </w:r>
        <w:r>
          <w:t>actualidad</w:t>
        </w:r>
      </w:ins>
      <w:ins w:id="270" w:author="luis angel barrancos ortiz" w:date="2015-05-29T19:18:00Z">
        <w:r>
          <w:t xml:space="preserve">, </w:t>
        </w:r>
        <w:r>
          <w:rPr>
            <w:spacing w:val="49"/>
          </w:rPr>
          <w:t>gran</w:t>
        </w:r>
      </w:ins>
      <w:ins w:id="271" w:author="luis angel barrancos ortiz" w:date="2015-05-29T19:16:00Z">
        <w:r>
          <w:rPr>
            <w:spacing w:val="23"/>
          </w:rPr>
          <w:t xml:space="preserve"> </w:t>
        </w:r>
        <w:r>
          <w:t>parte</w:t>
        </w:r>
        <w:r>
          <w:rPr>
            <w:spacing w:val="24"/>
          </w:rPr>
          <w:t xml:space="preserve"> </w:t>
        </w:r>
        <w:r>
          <w:t>de</w:t>
        </w:r>
        <w:r>
          <w:rPr>
            <w:spacing w:val="19"/>
          </w:rPr>
          <w:t xml:space="preserve"> </w:t>
        </w:r>
        <w:r>
          <w:t>las</w:t>
        </w:r>
        <w:r>
          <w:rPr>
            <w:spacing w:val="20"/>
          </w:rPr>
          <w:t xml:space="preserve"> </w:t>
        </w:r>
        <w:r>
          <w:t>aplicaciones</w:t>
        </w:r>
        <w:r>
          <w:rPr>
            <w:spacing w:val="38"/>
          </w:rPr>
          <w:t xml:space="preserve"> </w:t>
        </w:r>
        <w:r>
          <w:t>web</w:t>
        </w:r>
        <w:r>
          <w:rPr>
            <w:spacing w:val="22"/>
          </w:rPr>
          <w:t xml:space="preserve"> </w:t>
        </w:r>
        <w:r>
          <w:t>requieren</w:t>
        </w:r>
        <w:r>
          <w:rPr>
            <w:spacing w:val="33"/>
          </w:rPr>
          <w:t xml:space="preserve"> </w:t>
        </w:r>
        <w:r>
          <w:t>el</w:t>
        </w:r>
        <w:r>
          <w:rPr>
            <w:spacing w:val="17"/>
          </w:rPr>
          <w:t xml:space="preserve"> </w:t>
        </w:r>
        <w:r>
          <w:t>uso</w:t>
        </w:r>
        <w:r>
          <w:rPr>
            <w:spacing w:val="21"/>
          </w:rPr>
          <w:t xml:space="preserve"> </w:t>
        </w:r>
        <w:r>
          <w:t>de</w:t>
        </w:r>
        <w:r>
          <w:rPr>
            <w:spacing w:val="4"/>
          </w:rPr>
          <w:t xml:space="preserve"> </w:t>
        </w:r>
        <w:r>
          <w:t>tecnología</w:t>
        </w:r>
        <w:r>
          <w:rPr>
            <w:spacing w:val="19"/>
          </w:rPr>
          <w:t xml:space="preserve"> </w:t>
        </w:r>
        <w:r>
          <w:t>de</w:t>
        </w:r>
        <w:r>
          <w:rPr>
            <w:spacing w:val="4"/>
          </w:rPr>
          <w:t xml:space="preserve"> </w:t>
        </w:r>
        <w:r>
          <w:rPr>
            <w:w w:val="102"/>
          </w:rPr>
          <w:t xml:space="preserve">mapas, </w:t>
        </w:r>
        <w:r>
          <w:t>para</w:t>
        </w:r>
        <w:r>
          <w:rPr>
            <w:spacing w:val="38"/>
          </w:rPr>
          <w:t xml:space="preserve"> </w:t>
        </w:r>
        <w:r>
          <w:t>mostrar</w:t>
        </w:r>
        <w:r>
          <w:rPr>
            <w:spacing w:val="44"/>
          </w:rPr>
          <w:t xml:space="preserve"> </w:t>
        </w:r>
        <w:r>
          <w:t>direcciones,</w:t>
        </w:r>
        <w:r>
          <w:rPr>
            <w:spacing w:val="52"/>
          </w:rPr>
          <w:t xml:space="preserve"> </w:t>
        </w:r>
        <w:r>
          <w:t>ubicar</w:t>
        </w:r>
        <w:r>
          <w:rPr>
            <w:spacing w:val="41"/>
          </w:rPr>
          <w:t xml:space="preserve"> </w:t>
        </w:r>
        <w:r>
          <w:t>localidades,</w:t>
        </w:r>
        <w:r>
          <w:rPr>
            <w:spacing w:val="37"/>
          </w:rPr>
          <w:t xml:space="preserve"> </w:t>
        </w:r>
        <w:r>
          <w:t>mostrar</w:t>
        </w:r>
        <w:r>
          <w:rPr>
            <w:spacing w:val="29"/>
          </w:rPr>
          <w:t xml:space="preserve"> </w:t>
        </w:r>
        <w:r>
          <w:t>rutas,</w:t>
        </w:r>
        <w:r>
          <w:rPr>
            <w:spacing w:val="25"/>
          </w:rPr>
          <w:t xml:space="preserve"> </w:t>
        </w:r>
        <w:r>
          <w:t>ubicaciones</w:t>
        </w:r>
        <w:r>
          <w:rPr>
            <w:spacing w:val="37"/>
          </w:rPr>
          <w:t xml:space="preserve"> </w:t>
        </w:r>
        <w:r>
          <w:t>en</w:t>
        </w:r>
        <w:r>
          <w:rPr>
            <w:spacing w:val="19"/>
          </w:rPr>
          <w:t xml:space="preserve"> </w:t>
        </w:r>
        <w:r>
          <w:t>tiempo</w:t>
        </w:r>
        <w:r>
          <w:rPr>
            <w:spacing w:val="27"/>
          </w:rPr>
          <w:t xml:space="preserve"> </w:t>
        </w:r>
        <w:r>
          <w:t>real,</w:t>
        </w:r>
        <w:r>
          <w:rPr>
            <w:spacing w:val="23"/>
          </w:rPr>
          <w:t xml:space="preserve"> </w:t>
        </w:r>
        <w:r>
          <w:rPr>
            <w:w w:val="102"/>
          </w:rPr>
          <w:t xml:space="preserve">etc… </w:t>
        </w:r>
        <w:r>
          <w:t>Cualquier</w:t>
        </w:r>
        <w:r>
          <w:rPr>
            <w:spacing w:val="33"/>
          </w:rPr>
          <w:t xml:space="preserve"> </w:t>
        </w:r>
        <w:r>
          <w:t>ubicación</w:t>
        </w:r>
        <w:r>
          <w:rPr>
            <w:spacing w:val="18"/>
          </w:rPr>
          <w:t xml:space="preserve"> </w:t>
        </w:r>
        <w:r>
          <w:t>puede</w:t>
        </w:r>
        <w:r>
          <w:rPr>
            <w:spacing w:val="11"/>
          </w:rPr>
          <w:t xml:space="preserve"> </w:t>
        </w:r>
        <w:r>
          <w:t>ser</w:t>
        </w:r>
        <w:r>
          <w:rPr>
            <w:spacing w:val="5"/>
          </w:rPr>
          <w:t xml:space="preserve"> </w:t>
        </w:r>
        <w:r>
          <w:t>localizada</w:t>
        </w:r>
        <w:r>
          <w:rPr>
            <w:spacing w:val="19"/>
          </w:rPr>
          <w:t xml:space="preserve"> </w:t>
        </w:r>
        <w:r>
          <w:t>en</w:t>
        </w:r>
        <w:r>
          <w:rPr>
            <w:spacing w:val="4"/>
          </w:rPr>
          <w:t xml:space="preserve"> </w:t>
        </w:r>
        <w:r>
          <w:t>el</w:t>
        </w:r>
        <w:r>
          <w:rPr>
            <w:spacing w:val="2"/>
          </w:rPr>
          <w:t xml:space="preserve"> </w:t>
        </w:r>
        <w:r>
          <w:t>mapa</w:t>
        </w:r>
        <w:r>
          <w:rPr>
            <w:spacing w:val="10"/>
          </w:rPr>
          <w:t xml:space="preserve"> </w:t>
        </w:r>
        <w:r>
          <w:t>que</w:t>
        </w:r>
        <w:r>
          <w:rPr>
            <w:spacing w:val="6"/>
          </w:rPr>
          <w:t xml:space="preserve"> </w:t>
        </w:r>
        <w:r>
          <w:t>nosotros</w:t>
        </w:r>
        <w:r>
          <w:rPr>
            <w:spacing w:val="16"/>
          </w:rPr>
          <w:t xml:space="preserve"> </w:t>
        </w:r>
        <w:r>
          <w:t>queramos</w:t>
        </w:r>
        <w:r>
          <w:rPr>
            <w:spacing w:val="19"/>
          </w:rPr>
          <w:t xml:space="preserve"> </w:t>
        </w:r>
        <w:r>
          <w:t>mostrar</w:t>
        </w:r>
        <w:r>
          <w:rPr>
            <w:spacing w:val="14"/>
          </w:rPr>
          <w:t xml:space="preserve"> </w:t>
        </w:r>
        <w:r>
          <w:t>al</w:t>
        </w:r>
        <w:r>
          <w:rPr>
            <w:spacing w:val="2"/>
          </w:rPr>
          <w:t xml:space="preserve"> </w:t>
        </w:r>
        <w:r>
          <w:rPr>
            <w:w w:val="102"/>
          </w:rPr>
          <w:t xml:space="preserve">usuario </w:t>
        </w:r>
        <w:r>
          <w:t>en</w:t>
        </w:r>
        <w:r>
          <w:rPr>
            <w:spacing w:val="7"/>
          </w:rPr>
          <w:t xml:space="preserve"> </w:t>
        </w:r>
        <w:r>
          <w:t>nuestro</w:t>
        </w:r>
        <w:r>
          <w:rPr>
            <w:spacing w:val="17"/>
          </w:rPr>
          <w:t xml:space="preserve"> </w:t>
        </w:r>
        <w:r>
          <w:rPr>
            <w:w w:val="102"/>
          </w:rPr>
          <w:t>sitio.</w:t>
        </w:r>
      </w:ins>
    </w:p>
    <w:p w14:paraId="269BF1A3" w14:textId="144AA564" w:rsidR="00B4297B" w:rsidRDefault="00B4297B">
      <w:pPr>
        <w:rPr>
          <w:ins w:id="272" w:author="luis angel barrancos ortiz" w:date="2015-05-29T19:19:00Z"/>
          <w:w w:val="102"/>
        </w:rPr>
        <w:pPrChange w:id="273" w:author="luis angel barrancos ortiz" w:date="2015-05-29T19:18:00Z">
          <w:pPr>
            <w:spacing w:before="1"/>
            <w:ind w:left="100"/>
          </w:pPr>
        </w:pPrChange>
      </w:pPr>
      <w:ins w:id="274" w:author="luis angel barrancos ortiz" w:date="2015-05-29T19:16:00Z">
        <w:r>
          <w:t>Google</w:t>
        </w:r>
        <w:r>
          <w:rPr>
            <w:spacing w:val="25"/>
          </w:rPr>
          <w:t xml:space="preserve"> </w:t>
        </w:r>
        <w:proofErr w:type="spellStart"/>
        <w:r>
          <w:t>Maps</w:t>
        </w:r>
        <w:proofErr w:type="spellEnd"/>
        <w:r>
          <w:t>:</w:t>
        </w:r>
        <w:r>
          <w:rPr>
            <w:spacing w:val="22"/>
          </w:rPr>
          <w:t xml:space="preserve"> </w:t>
        </w:r>
        <w:r>
          <w:t>Nos</w:t>
        </w:r>
        <w:r>
          <w:rPr>
            <w:spacing w:val="18"/>
          </w:rPr>
          <w:t xml:space="preserve"> </w:t>
        </w:r>
        <w:r>
          <w:t>ofrece</w:t>
        </w:r>
        <w:r>
          <w:rPr>
            <w:spacing w:val="23"/>
          </w:rPr>
          <w:t xml:space="preserve"> </w:t>
        </w:r>
        <w:r>
          <w:t>todo</w:t>
        </w:r>
        <w:r>
          <w:rPr>
            <w:spacing w:val="19"/>
          </w:rPr>
          <w:t xml:space="preserve"> </w:t>
        </w:r>
        <w:r>
          <w:t>el</w:t>
        </w:r>
        <w:r>
          <w:rPr>
            <w:spacing w:val="14"/>
          </w:rPr>
          <w:t xml:space="preserve"> </w:t>
        </w:r>
        <w:r>
          <w:t>poder</w:t>
        </w:r>
        <w:r>
          <w:rPr>
            <w:spacing w:val="22"/>
          </w:rPr>
          <w:t xml:space="preserve"> </w:t>
        </w:r>
        <w:r>
          <w:t>de</w:t>
        </w:r>
        <w:r>
          <w:rPr>
            <w:spacing w:val="15"/>
          </w:rPr>
          <w:t xml:space="preserve"> </w:t>
        </w:r>
        <w:r>
          <w:t>su API</w:t>
        </w:r>
        <w:r>
          <w:rPr>
            <w:spacing w:val="2"/>
          </w:rPr>
          <w:t xml:space="preserve"> </w:t>
        </w:r>
        <w:r>
          <w:t>para</w:t>
        </w:r>
        <w:r>
          <w:rPr>
            <w:spacing w:val="4"/>
          </w:rPr>
          <w:t xml:space="preserve"> </w:t>
        </w:r>
        <w:r>
          <w:t>que</w:t>
        </w:r>
        <w:r>
          <w:rPr>
            <w:spacing w:val="3"/>
          </w:rPr>
          <w:t xml:space="preserve"> </w:t>
        </w:r>
        <w:r>
          <w:t>nosotros</w:t>
        </w:r>
        <w:r>
          <w:rPr>
            <w:spacing w:val="12"/>
          </w:rPr>
          <w:t xml:space="preserve"> </w:t>
        </w:r>
        <w:r>
          <w:t>podamos</w:t>
        </w:r>
        <w:r>
          <w:rPr>
            <w:spacing w:val="13"/>
          </w:rPr>
          <w:t xml:space="preserve"> </w:t>
        </w:r>
        <w:r>
          <w:t>crear</w:t>
        </w:r>
        <w:r>
          <w:rPr>
            <w:spacing w:val="5"/>
          </w:rPr>
          <w:t xml:space="preserve"> </w:t>
        </w:r>
      </w:ins>
      <w:ins w:id="275" w:author="luis angel barrancos ortiz" w:date="2015-05-29T19:18:00Z">
        <w:r>
          <w:t xml:space="preserve">mapas </w:t>
        </w:r>
        <w:r>
          <w:rPr>
            <w:spacing w:val="8"/>
          </w:rPr>
          <w:t>de</w:t>
        </w:r>
      </w:ins>
      <w:ins w:id="276" w:author="luis angel barrancos ortiz" w:date="2015-05-29T19:16:00Z">
        <w:r>
          <w:rPr>
            <w:w w:val="102"/>
          </w:rPr>
          <w:t xml:space="preserve"> </w:t>
        </w:r>
      </w:ins>
      <w:ins w:id="277" w:author="luis angel barrancos ortiz" w:date="2015-05-29T19:18:00Z">
        <w:r>
          <w:t xml:space="preserve">manera </w:t>
        </w:r>
        <w:r>
          <w:rPr>
            <w:spacing w:val="13"/>
          </w:rPr>
          <w:t>fácil</w:t>
        </w:r>
        <w:r>
          <w:t xml:space="preserve">, </w:t>
        </w:r>
        <w:r>
          <w:rPr>
            <w:spacing w:val="7"/>
          </w:rPr>
          <w:t>confiable</w:t>
        </w:r>
        <w:r>
          <w:t xml:space="preserve"> </w:t>
        </w:r>
        <w:r>
          <w:rPr>
            <w:spacing w:val="15"/>
          </w:rPr>
          <w:t>y</w:t>
        </w:r>
        <w:r>
          <w:t xml:space="preserve"> sobre </w:t>
        </w:r>
        <w:r>
          <w:rPr>
            <w:spacing w:val="9"/>
          </w:rPr>
          <w:t>todo</w:t>
        </w:r>
        <w:r>
          <w:t xml:space="preserve"> </w:t>
        </w:r>
        <w:r>
          <w:rPr>
            <w:spacing w:val="6"/>
          </w:rPr>
          <w:t>multiplataforma</w:t>
        </w:r>
      </w:ins>
      <w:ins w:id="278" w:author="luis angel barrancos ortiz" w:date="2015-05-29T19:16:00Z">
        <w:r>
          <w:t xml:space="preserve">. </w:t>
        </w:r>
        <w:r>
          <w:rPr>
            <w:spacing w:val="29"/>
          </w:rPr>
          <w:t xml:space="preserve"> </w:t>
        </w:r>
        <w:r>
          <w:t>Nuestro</w:t>
        </w:r>
        <w:r>
          <w:rPr>
            <w:spacing w:val="59"/>
          </w:rPr>
          <w:t xml:space="preserve"> </w:t>
        </w:r>
        <w:r>
          <w:t>mapa</w:t>
        </w:r>
        <w:r>
          <w:rPr>
            <w:spacing w:val="55"/>
          </w:rPr>
          <w:t xml:space="preserve"> </w:t>
        </w:r>
        <w:r>
          <w:t>puede</w:t>
        </w:r>
        <w:r>
          <w:rPr>
            <w:spacing w:val="56"/>
          </w:rPr>
          <w:t xml:space="preserve"> </w:t>
        </w:r>
        <w:r>
          <w:t>ser</w:t>
        </w:r>
        <w:r>
          <w:rPr>
            <w:spacing w:val="50"/>
          </w:rPr>
          <w:t xml:space="preserve"> </w:t>
        </w:r>
        <w:r>
          <w:t>visto</w:t>
        </w:r>
        <w:r>
          <w:rPr>
            <w:spacing w:val="53"/>
          </w:rPr>
          <w:t xml:space="preserve"> </w:t>
        </w:r>
        <w:r>
          <w:rPr>
            <w:w w:val="102"/>
          </w:rPr>
          <w:t xml:space="preserve">desde </w:t>
        </w:r>
        <w:r>
          <w:t>cualquier</w:t>
        </w:r>
        <w:r>
          <w:rPr>
            <w:spacing w:val="32"/>
          </w:rPr>
          <w:t xml:space="preserve"> </w:t>
        </w:r>
        <w:r>
          <w:t>dispositivo</w:t>
        </w:r>
        <w:r>
          <w:rPr>
            <w:spacing w:val="35"/>
          </w:rPr>
          <w:t xml:space="preserve"> </w:t>
        </w:r>
        <w:r>
          <w:t>sea</w:t>
        </w:r>
        <w:r>
          <w:rPr>
            <w:spacing w:val="21"/>
          </w:rPr>
          <w:t xml:space="preserve"> </w:t>
        </w:r>
        <w:proofErr w:type="spellStart"/>
        <w:r>
          <w:t>tablet</w:t>
        </w:r>
        <w:proofErr w:type="spellEnd"/>
        <w:r>
          <w:t>,</w:t>
        </w:r>
        <w:r>
          <w:rPr>
            <w:spacing w:val="26"/>
          </w:rPr>
          <w:t xml:space="preserve"> </w:t>
        </w:r>
        <w:proofErr w:type="spellStart"/>
        <w:r>
          <w:t>smartphone</w:t>
        </w:r>
        <w:proofErr w:type="spellEnd"/>
        <w:r>
          <w:rPr>
            <w:spacing w:val="37"/>
          </w:rPr>
          <w:t xml:space="preserve"> </w:t>
        </w:r>
        <w:r>
          <w:t>o</w:t>
        </w:r>
        <w:r>
          <w:rPr>
            <w:spacing w:val="16"/>
          </w:rPr>
          <w:t xml:space="preserve"> </w:t>
        </w:r>
        <w:r>
          <w:t>desktop,</w:t>
        </w:r>
        <w:r>
          <w:rPr>
            <w:spacing w:val="31"/>
          </w:rPr>
          <w:t xml:space="preserve"> </w:t>
        </w:r>
        <w:r>
          <w:t>gracias</w:t>
        </w:r>
        <w:r>
          <w:rPr>
            <w:spacing w:val="28"/>
          </w:rPr>
          <w:t xml:space="preserve"> </w:t>
        </w:r>
        <w:r>
          <w:t>a</w:t>
        </w:r>
        <w:r>
          <w:rPr>
            <w:spacing w:val="16"/>
          </w:rPr>
          <w:t xml:space="preserve"> </w:t>
        </w:r>
        <w:r>
          <w:t>los</w:t>
        </w:r>
        <w:r>
          <w:rPr>
            <w:spacing w:val="20"/>
          </w:rPr>
          <w:t xml:space="preserve"> </w:t>
        </w:r>
        <w:r>
          <w:t>nuevos</w:t>
        </w:r>
        <w:r>
          <w:rPr>
            <w:spacing w:val="28"/>
          </w:rPr>
          <w:t xml:space="preserve"> </w:t>
        </w:r>
        <w:r>
          <w:t>estándares</w:t>
        </w:r>
        <w:r>
          <w:rPr>
            <w:spacing w:val="36"/>
          </w:rPr>
          <w:t xml:space="preserve"> </w:t>
        </w:r>
        <w:r>
          <w:rPr>
            <w:w w:val="102"/>
          </w:rPr>
          <w:t>HTM</w:t>
        </w:r>
      </w:ins>
      <w:ins w:id="279" w:author="luis angel barrancos ortiz" w:date="2015-05-29T19:17:00Z">
        <w:r>
          <w:rPr>
            <w:w w:val="102"/>
          </w:rPr>
          <w:t>L</w:t>
        </w:r>
      </w:ins>
      <w:ins w:id="280" w:author="luis angel barrancos ortiz" w:date="2015-05-29T19:16:00Z">
        <w:r>
          <w:t>5,</w:t>
        </w:r>
        <w:r>
          <w:rPr>
            <w:spacing w:val="6"/>
          </w:rPr>
          <w:t xml:space="preserve"> </w:t>
        </w:r>
        <w:proofErr w:type="spellStart"/>
        <w:r>
          <w:t>Javascript</w:t>
        </w:r>
        <w:proofErr w:type="spellEnd"/>
        <w:r>
          <w:t>,</w:t>
        </w:r>
        <w:r>
          <w:rPr>
            <w:spacing w:val="23"/>
          </w:rPr>
          <w:t xml:space="preserve"> </w:t>
        </w:r>
        <w:r>
          <w:rPr>
            <w:w w:val="102"/>
          </w:rPr>
          <w:t>CSS3.</w:t>
        </w:r>
      </w:ins>
    </w:p>
    <w:p w14:paraId="64E5931E" w14:textId="5D4CAA4D" w:rsidR="00B4297B" w:rsidRDefault="00B4297B">
      <w:pPr>
        <w:pStyle w:val="Ttulo2"/>
        <w:rPr>
          <w:ins w:id="281" w:author="luis angel barrancos ortiz" w:date="2015-05-29T19:19:00Z"/>
          <w:rFonts w:eastAsia="Arial"/>
        </w:rPr>
        <w:pPrChange w:id="282" w:author="luis angel barrancos ortiz" w:date="2015-05-29T19:19:00Z">
          <w:pPr>
            <w:spacing w:before="1"/>
            <w:ind w:left="100"/>
          </w:pPr>
        </w:pPrChange>
      </w:pPr>
      <w:ins w:id="283" w:author="luis angel barrancos ortiz" w:date="2015-05-29T19:19:00Z">
        <w:r>
          <w:rPr>
            <w:rFonts w:eastAsia="Arial"/>
          </w:rPr>
          <w:lastRenderedPageBreak/>
          <w:t xml:space="preserve">¿Cómo Funciona Google </w:t>
        </w:r>
        <w:proofErr w:type="spellStart"/>
        <w:r>
          <w:rPr>
            <w:rFonts w:eastAsia="Arial"/>
          </w:rPr>
          <w:t>Maps</w:t>
        </w:r>
        <w:proofErr w:type="spellEnd"/>
        <w:r>
          <w:rPr>
            <w:rFonts w:eastAsia="Arial"/>
          </w:rPr>
          <w:t>?</w:t>
        </w:r>
      </w:ins>
    </w:p>
    <w:p w14:paraId="1010CD04" w14:textId="4E690808" w:rsidR="00B4297B" w:rsidRDefault="00B4297B">
      <w:pPr>
        <w:rPr>
          <w:ins w:id="284" w:author="luis angel barrancos ortiz" w:date="2015-05-29T19:19:00Z"/>
        </w:rPr>
        <w:pPrChange w:id="285" w:author="luis angel barrancos ortiz" w:date="2015-05-29T19:20:00Z">
          <w:pPr>
            <w:spacing w:line="200" w:lineRule="exact"/>
          </w:pPr>
        </w:pPrChange>
      </w:pPr>
      <w:ins w:id="286" w:author="luis angel barrancos ortiz" w:date="2015-05-29T19:19:00Z">
        <w:r>
          <w:t>Google</w:t>
        </w:r>
        <w:r>
          <w:rPr>
            <w:spacing w:val="28"/>
          </w:rPr>
          <w:t xml:space="preserve"> </w:t>
        </w:r>
        <w:proofErr w:type="spellStart"/>
        <w:r>
          <w:t>Maps</w:t>
        </w:r>
        <w:proofErr w:type="spellEnd"/>
        <w:r>
          <w:t>:</w:t>
        </w:r>
        <w:r>
          <w:rPr>
            <w:spacing w:val="11"/>
          </w:rPr>
          <w:t xml:space="preserve"> </w:t>
        </w:r>
        <w:r>
          <w:t>Es</w:t>
        </w:r>
        <w:r>
          <w:rPr>
            <w:spacing w:val="4"/>
          </w:rPr>
          <w:t xml:space="preserve"> </w:t>
        </w:r>
        <w:r>
          <w:t>un</w:t>
        </w:r>
        <w:r>
          <w:rPr>
            <w:spacing w:val="4"/>
          </w:rPr>
          <w:t xml:space="preserve"> </w:t>
        </w:r>
        <w:r>
          <w:t>conjunto</w:t>
        </w:r>
        <w:r>
          <w:rPr>
            <w:spacing w:val="16"/>
          </w:rPr>
          <w:t xml:space="preserve"> </w:t>
        </w:r>
        <w:r>
          <w:t>de</w:t>
        </w:r>
        <w:r>
          <w:rPr>
            <w:spacing w:val="4"/>
          </w:rPr>
          <w:t xml:space="preserve"> </w:t>
        </w:r>
        <w:r>
          <w:t>códigos:</w:t>
        </w:r>
        <w:r>
          <w:rPr>
            <w:spacing w:val="15"/>
          </w:rPr>
          <w:t xml:space="preserve"> </w:t>
        </w:r>
        <w:r>
          <w:t>HTML,</w:t>
        </w:r>
        <w:r>
          <w:rPr>
            <w:spacing w:val="12"/>
          </w:rPr>
          <w:t xml:space="preserve"> </w:t>
        </w:r>
      </w:ins>
      <w:proofErr w:type="spellStart"/>
      <w:ins w:id="287" w:author="luis angel barrancos ortiz" w:date="2015-05-29T19:20:00Z">
        <w:r>
          <w:t>javascript</w:t>
        </w:r>
        <w:proofErr w:type="spellEnd"/>
        <w:r>
          <w:t xml:space="preserve"> </w:t>
        </w:r>
        <w:r>
          <w:rPr>
            <w:spacing w:val="17"/>
          </w:rPr>
          <w:t>y</w:t>
        </w:r>
      </w:ins>
      <w:ins w:id="288" w:author="luis angel barrancos ortiz" w:date="2015-05-29T19:19:00Z">
        <w:r>
          <w:rPr>
            <w:spacing w:val="1"/>
          </w:rPr>
          <w:t xml:space="preserve"> </w:t>
        </w:r>
        <w:r>
          <w:t>CSS.</w:t>
        </w:r>
        <w:r>
          <w:rPr>
            <w:spacing w:val="9"/>
          </w:rPr>
          <w:t xml:space="preserve"> </w:t>
        </w:r>
        <w:r>
          <w:t>Trabajando</w:t>
        </w:r>
        <w:r>
          <w:rPr>
            <w:spacing w:val="21"/>
          </w:rPr>
          <w:t xml:space="preserve"> </w:t>
        </w:r>
      </w:ins>
      <w:ins w:id="289" w:author="luis angel barrancos ortiz" w:date="2015-05-29T19:20:00Z">
        <w:r>
          <w:t xml:space="preserve">juntos </w:t>
        </w:r>
        <w:r>
          <w:rPr>
            <w:spacing w:val="10"/>
          </w:rPr>
          <w:t>con</w:t>
        </w:r>
      </w:ins>
      <w:ins w:id="290" w:author="luis angel barrancos ortiz" w:date="2015-05-29T19:19:00Z">
        <w:r>
          <w:rPr>
            <w:spacing w:val="6"/>
          </w:rPr>
          <w:t xml:space="preserve"> </w:t>
        </w:r>
        <w:r>
          <w:rPr>
            <w:w w:val="102"/>
          </w:rPr>
          <w:t xml:space="preserve">cada </w:t>
        </w:r>
        <w:r>
          <w:t>una</w:t>
        </w:r>
        <w:r>
          <w:rPr>
            <w:spacing w:val="36"/>
          </w:rPr>
          <w:t xml:space="preserve"> </w:t>
        </w:r>
        <w:r>
          <w:t>de</w:t>
        </w:r>
        <w:r>
          <w:rPr>
            <w:spacing w:val="34"/>
          </w:rPr>
          <w:t xml:space="preserve"> </w:t>
        </w:r>
        <w:r>
          <w:t>las</w:t>
        </w:r>
        <w:r>
          <w:rPr>
            <w:spacing w:val="35"/>
          </w:rPr>
          <w:t xml:space="preserve"> </w:t>
        </w:r>
        <w:r>
          <w:t>secciones</w:t>
        </w:r>
        <w:r>
          <w:rPr>
            <w:spacing w:val="49"/>
          </w:rPr>
          <w:t xml:space="preserve"> </w:t>
        </w:r>
        <w:r>
          <w:t>del</w:t>
        </w:r>
        <w:r>
          <w:rPr>
            <w:spacing w:val="35"/>
          </w:rPr>
          <w:t xml:space="preserve"> </w:t>
        </w:r>
        <w:r>
          <w:t>mapa,</w:t>
        </w:r>
        <w:r>
          <w:rPr>
            <w:spacing w:val="41"/>
          </w:rPr>
          <w:t xml:space="preserve"> </w:t>
        </w:r>
        <w:r>
          <w:t>puedes</w:t>
        </w:r>
        <w:r>
          <w:rPr>
            <w:spacing w:val="43"/>
          </w:rPr>
          <w:t xml:space="preserve"> </w:t>
        </w:r>
        <w:r>
          <w:t>notar</w:t>
        </w:r>
        <w:r>
          <w:rPr>
            <w:spacing w:val="39"/>
          </w:rPr>
          <w:t xml:space="preserve"> </w:t>
        </w:r>
        <w:r>
          <w:t>que</w:t>
        </w:r>
        <w:r>
          <w:rPr>
            <w:spacing w:val="36"/>
          </w:rPr>
          <w:t xml:space="preserve"> </w:t>
        </w:r>
        <w:r>
          <w:t>son</w:t>
        </w:r>
        <w:r>
          <w:rPr>
            <w:spacing w:val="36"/>
          </w:rPr>
          <w:t xml:space="preserve"> </w:t>
        </w:r>
        <w:r>
          <w:t>cargadas</w:t>
        </w:r>
        <w:r>
          <w:rPr>
            <w:spacing w:val="47"/>
          </w:rPr>
          <w:t xml:space="preserve"> </w:t>
        </w:r>
        <w:r>
          <w:t>cuando</w:t>
        </w:r>
        <w:r>
          <w:rPr>
            <w:spacing w:val="43"/>
          </w:rPr>
          <w:t xml:space="preserve"> </w:t>
        </w:r>
        <w:r>
          <w:t>te</w:t>
        </w:r>
        <w:r>
          <w:rPr>
            <w:spacing w:val="33"/>
          </w:rPr>
          <w:t xml:space="preserve"> </w:t>
        </w:r>
        <w:r>
          <w:t>mueves</w:t>
        </w:r>
        <w:r>
          <w:rPr>
            <w:spacing w:val="29"/>
          </w:rPr>
          <w:t xml:space="preserve"> </w:t>
        </w:r>
        <w:r>
          <w:t>o</w:t>
        </w:r>
        <w:r>
          <w:rPr>
            <w:spacing w:val="16"/>
          </w:rPr>
          <w:t xml:space="preserve"> </w:t>
        </w:r>
        <w:r>
          <w:rPr>
            <w:w w:val="102"/>
          </w:rPr>
          <w:t xml:space="preserve">haces </w:t>
        </w:r>
        <w:r>
          <w:t>zoom</w:t>
        </w:r>
        <w:r>
          <w:rPr>
            <w:spacing w:val="55"/>
          </w:rPr>
          <w:t xml:space="preserve"> </w:t>
        </w:r>
        <w:r>
          <w:t>en</w:t>
        </w:r>
        <w:r>
          <w:rPr>
            <w:spacing w:val="49"/>
          </w:rPr>
          <w:t xml:space="preserve"> </w:t>
        </w:r>
        <w:r>
          <w:t>el</w:t>
        </w:r>
        <w:r>
          <w:rPr>
            <w:spacing w:val="47"/>
          </w:rPr>
          <w:t xml:space="preserve"> </w:t>
        </w:r>
        <w:r>
          <w:t>mapa.</w:t>
        </w:r>
        <w:r>
          <w:rPr>
            <w:spacing w:val="56"/>
          </w:rPr>
          <w:t xml:space="preserve"> </w:t>
        </w:r>
        <w:r>
          <w:t>Esto</w:t>
        </w:r>
        <w:r>
          <w:rPr>
            <w:spacing w:val="53"/>
          </w:rPr>
          <w:t xml:space="preserve"> </w:t>
        </w:r>
        <w:r>
          <w:t>ocurre</w:t>
        </w:r>
        <w:r>
          <w:rPr>
            <w:spacing w:val="56"/>
          </w:rPr>
          <w:t xml:space="preserve"> </w:t>
        </w:r>
      </w:ins>
      <w:ins w:id="291" w:author="luis angel barrancos ortiz" w:date="2015-05-29T19:20:00Z">
        <w:r>
          <w:t xml:space="preserve">mediante </w:t>
        </w:r>
        <w:r>
          <w:rPr>
            <w:spacing w:val="1"/>
          </w:rPr>
          <w:t>los métodos</w:t>
        </w:r>
      </w:ins>
      <w:ins w:id="292" w:author="luis angel barrancos ortiz" w:date="2015-05-29T19:19:00Z">
        <w:r>
          <w:rPr>
            <w:spacing w:val="46"/>
          </w:rPr>
          <w:t xml:space="preserve"> </w:t>
        </w:r>
        <w:r>
          <w:t>AJAX</w:t>
        </w:r>
        <w:r>
          <w:rPr>
            <w:spacing w:val="40"/>
          </w:rPr>
          <w:t xml:space="preserve"> </w:t>
        </w:r>
        <w:r>
          <w:t>y</w:t>
        </w:r>
        <w:r>
          <w:rPr>
            <w:spacing w:val="31"/>
          </w:rPr>
          <w:t xml:space="preserve"> </w:t>
        </w:r>
        <w:r>
          <w:t>después</w:t>
        </w:r>
        <w:r>
          <w:rPr>
            <w:spacing w:val="46"/>
          </w:rPr>
          <w:t xml:space="preserve"> </w:t>
        </w:r>
        <w:r>
          <w:t>son</w:t>
        </w:r>
        <w:r>
          <w:rPr>
            <w:spacing w:val="36"/>
          </w:rPr>
          <w:t xml:space="preserve"> </w:t>
        </w:r>
        <w:r>
          <w:t>insertadas</w:t>
        </w:r>
        <w:r>
          <w:rPr>
            <w:spacing w:val="49"/>
          </w:rPr>
          <w:t xml:space="preserve"> </w:t>
        </w:r>
        <w:r>
          <w:t>en</w:t>
        </w:r>
        <w:r>
          <w:rPr>
            <w:spacing w:val="34"/>
          </w:rPr>
          <w:t xml:space="preserve"> </w:t>
        </w:r>
        <w:r>
          <w:rPr>
            <w:w w:val="102"/>
          </w:rPr>
          <w:t xml:space="preserve">un </w:t>
        </w:r>
        <w:r>
          <w:t>elemento</w:t>
        </w:r>
        <w:r>
          <w:rPr>
            <w:spacing w:val="20"/>
          </w:rPr>
          <w:t xml:space="preserve"> </w:t>
        </w:r>
        <w:r>
          <w:t>&lt;DIV</w:t>
        </w:r>
      </w:ins>
      <w:ins w:id="293" w:author="luis angel barrancos ortiz" w:date="2015-05-29T19:20:00Z">
        <w:r>
          <w:t xml:space="preserve">&gt; </w:t>
        </w:r>
        <w:r>
          <w:rPr>
            <w:spacing w:val="15"/>
          </w:rPr>
          <w:t>basado</w:t>
        </w:r>
      </w:ins>
      <w:ins w:id="294" w:author="luis angel barrancos ortiz" w:date="2015-05-29T19:19:00Z">
        <w:r>
          <w:rPr>
            <w:spacing w:val="16"/>
          </w:rPr>
          <w:t xml:space="preserve"> </w:t>
        </w:r>
        <w:r>
          <w:t>en</w:t>
        </w:r>
        <w:r>
          <w:rPr>
            <w:spacing w:val="7"/>
          </w:rPr>
          <w:t xml:space="preserve"> </w:t>
        </w:r>
        <w:r>
          <w:t>coordenadas</w:t>
        </w:r>
        <w:r>
          <w:rPr>
            <w:spacing w:val="27"/>
          </w:rPr>
          <w:t xml:space="preserve"> </w:t>
        </w:r>
        <w:r>
          <w:t>del</w:t>
        </w:r>
        <w:r>
          <w:rPr>
            <w:spacing w:val="8"/>
          </w:rPr>
          <w:t xml:space="preserve"> </w:t>
        </w:r>
        <w:r>
          <w:rPr>
            <w:w w:val="102"/>
          </w:rPr>
          <w:t>mapa.</w:t>
        </w:r>
      </w:ins>
    </w:p>
    <w:p w14:paraId="6F95D703" w14:textId="186E8D28" w:rsidR="00B4297B" w:rsidRDefault="00B4297B">
      <w:pPr>
        <w:rPr>
          <w:ins w:id="295" w:author="luis angel barrancos ortiz" w:date="2015-05-29T19:19:00Z"/>
        </w:rPr>
        <w:pPrChange w:id="296" w:author="luis angel barrancos ortiz" w:date="2015-05-29T19:20:00Z">
          <w:pPr>
            <w:spacing w:line="284" w:lineRule="auto"/>
            <w:ind w:left="100" w:right="91"/>
          </w:pPr>
        </w:pPrChange>
      </w:pPr>
      <w:ins w:id="297" w:author="luis angel barrancos ortiz" w:date="2015-05-29T19:19:00Z">
        <w:r>
          <w:t>La</w:t>
        </w:r>
        <w:r>
          <w:rPr>
            <w:spacing w:val="34"/>
          </w:rPr>
          <w:t xml:space="preserve"> </w:t>
        </w:r>
        <w:r>
          <w:t>API</w:t>
        </w:r>
        <w:r>
          <w:rPr>
            <w:spacing w:val="36"/>
          </w:rPr>
          <w:t xml:space="preserve"> </w:t>
        </w:r>
        <w:r>
          <w:t>de</w:t>
        </w:r>
        <w:r>
          <w:rPr>
            <w:spacing w:val="19"/>
          </w:rPr>
          <w:t xml:space="preserve"> </w:t>
        </w:r>
        <w:r>
          <w:t>Google</w:t>
        </w:r>
        <w:r>
          <w:rPr>
            <w:spacing w:val="28"/>
          </w:rPr>
          <w:t xml:space="preserve"> </w:t>
        </w:r>
        <w:proofErr w:type="spellStart"/>
        <w:r>
          <w:t>Maps</w:t>
        </w:r>
        <w:proofErr w:type="spellEnd"/>
        <w:r>
          <w:rPr>
            <w:spacing w:val="25"/>
          </w:rPr>
          <w:t xml:space="preserve"> </w:t>
        </w:r>
        <w:r>
          <w:t>es</w:t>
        </w:r>
        <w:r>
          <w:rPr>
            <w:spacing w:val="19"/>
          </w:rPr>
          <w:t xml:space="preserve"> </w:t>
        </w:r>
        <w:r>
          <w:t>un</w:t>
        </w:r>
        <w:r>
          <w:rPr>
            <w:spacing w:val="19"/>
          </w:rPr>
          <w:t xml:space="preserve"> </w:t>
        </w:r>
        <w:r>
          <w:t>conjunto</w:t>
        </w:r>
        <w:r>
          <w:rPr>
            <w:spacing w:val="31"/>
          </w:rPr>
          <w:t xml:space="preserve"> </w:t>
        </w:r>
        <w:r>
          <w:t>de</w:t>
        </w:r>
        <w:r>
          <w:rPr>
            <w:spacing w:val="19"/>
          </w:rPr>
          <w:t xml:space="preserve"> </w:t>
        </w:r>
        <w:r>
          <w:t>clases</w:t>
        </w:r>
        <w:r>
          <w:rPr>
            <w:spacing w:val="26"/>
          </w:rPr>
          <w:t xml:space="preserve"> </w:t>
        </w:r>
        <w:r>
          <w:t>con</w:t>
        </w:r>
        <w:r>
          <w:rPr>
            <w:spacing w:val="21"/>
          </w:rPr>
          <w:t xml:space="preserve"> </w:t>
        </w:r>
        <w:r>
          <w:t>métodos</w:t>
        </w:r>
        <w:r>
          <w:rPr>
            <w:spacing w:val="31"/>
          </w:rPr>
          <w:t xml:space="preserve"> </w:t>
        </w:r>
        <w:r>
          <w:t>y</w:t>
        </w:r>
        <w:r>
          <w:rPr>
            <w:spacing w:val="16"/>
          </w:rPr>
          <w:t xml:space="preserve"> </w:t>
        </w:r>
        <w:r>
          <w:t>propiedades</w:t>
        </w:r>
        <w:r>
          <w:rPr>
            <w:spacing w:val="38"/>
          </w:rPr>
          <w:t xml:space="preserve"> </w:t>
        </w:r>
        <w:r>
          <w:t>que</w:t>
        </w:r>
        <w:r>
          <w:rPr>
            <w:spacing w:val="21"/>
          </w:rPr>
          <w:t xml:space="preserve"> </w:t>
        </w:r>
        <w:r>
          <w:t>pueden</w:t>
        </w:r>
        <w:r>
          <w:rPr>
            <w:spacing w:val="29"/>
          </w:rPr>
          <w:t xml:space="preserve"> </w:t>
        </w:r>
        <w:r>
          <w:rPr>
            <w:w w:val="102"/>
          </w:rPr>
          <w:t xml:space="preserve">ser </w:t>
        </w:r>
        <w:r>
          <w:t>usadas</w:t>
        </w:r>
        <w:r>
          <w:rPr>
            <w:spacing w:val="16"/>
          </w:rPr>
          <w:t xml:space="preserve"> </w:t>
        </w:r>
        <w:r>
          <w:t>para</w:t>
        </w:r>
        <w:r>
          <w:rPr>
            <w:spacing w:val="11"/>
          </w:rPr>
          <w:t xml:space="preserve"> </w:t>
        </w:r>
        <w:r>
          <w:t>manipular</w:t>
        </w:r>
        <w:r>
          <w:rPr>
            <w:spacing w:val="21"/>
          </w:rPr>
          <w:t xml:space="preserve"> </w:t>
        </w:r>
        <w:r>
          <w:t>el</w:t>
        </w:r>
        <w:r>
          <w:rPr>
            <w:spacing w:val="5"/>
          </w:rPr>
          <w:t xml:space="preserve"> </w:t>
        </w:r>
        <w:r>
          <w:t>mapa</w:t>
        </w:r>
        <w:r>
          <w:rPr>
            <w:spacing w:val="13"/>
          </w:rPr>
          <w:t xml:space="preserve"> </w:t>
        </w:r>
        <w:r>
          <w:t>como</w:t>
        </w:r>
        <w:r>
          <w:rPr>
            <w:spacing w:val="13"/>
          </w:rPr>
          <w:t xml:space="preserve"> </w:t>
        </w:r>
      </w:ins>
      <w:ins w:id="298" w:author="luis angel barrancos ortiz" w:date="2015-05-29T19:21:00Z">
        <w:r>
          <w:t>uno</w:t>
        </w:r>
      </w:ins>
      <w:ins w:id="299" w:author="luis angel barrancos ortiz" w:date="2015-05-29T19:19:00Z">
        <w:r>
          <w:rPr>
            <w:spacing w:val="6"/>
          </w:rPr>
          <w:t xml:space="preserve"> </w:t>
        </w:r>
        <w:r>
          <w:rPr>
            <w:w w:val="102"/>
          </w:rPr>
          <w:t>quiera.</w:t>
        </w:r>
      </w:ins>
    </w:p>
    <w:p w14:paraId="612E44FB" w14:textId="3DA22C08" w:rsidR="00B4297B" w:rsidRDefault="00AC6E0B">
      <w:pPr>
        <w:pStyle w:val="Ttulo1"/>
        <w:rPr>
          <w:ins w:id="300" w:author="luis angel barrancos ortiz" w:date="2015-05-29T19:43:00Z"/>
        </w:rPr>
        <w:pPrChange w:id="301" w:author="luis angel barrancos ortiz" w:date="2015-05-29T19:42:00Z">
          <w:pPr>
            <w:spacing w:before="1"/>
            <w:ind w:left="100"/>
          </w:pPr>
        </w:pPrChange>
      </w:pPr>
      <w:proofErr w:type="spellStart"/>
      <w:ins w:id="302" w:author="luis angel barrancos ortiz" w:date="2015-05-29T19:43:00Z">
        <w:r>
          <w:t>Gestures</w:t>
        </w:r>
        <w:proofErr w:type="spellEnd"/>
        <w:r>
          <w:t xml:space="preserve"> </w:t>
        </w:r>
        <w:proofErr w:type="spellStart"/>
        <w:r>
          <w:t>Builder</w:t>
        </w:r>
      </w:ins>
      <w:proofErr w:type="spellEnd"/>
      <w:customXmlInsRangeStart w:id="303" w:author="luis angel barrancos ortiz" w:date="2015-05-29T19:51:00Z"/>
      <w:sdt>
        <w:sdtPr>
          <w:id w:val="-386497115"/>
          <w:citation/>
        </w:sdtPr>
        <w:sdtEndPr/>
        <w:sdtContent>
          <w:customXmlInsRangeEnd w:id="303"/>
          <w:ins w:id="304" w:author="luis angel barrancos ortiz" w:date="2015-05-29T19:51:00Z">
            <w:r>
              <w:fldChar w:fldCharType="begin"/>
            </w:r>
            <w:r>
              <w:rPr>
                <w:lang w:val="en-US"/>
              </w:rPr>
              <w:instrText xml:space="preserve"> CITATION Jes12 \l 1033 </w:instrText>
            </w:r>
          </w:ins>
          <w:r>
            <w:fldChar w:fldCharType="separate"/>
          </w:r>
          <w:ins w:id="305" w:author="luis angel barrancos ortiz" w:date="2015-05-29T19:51:00Z">
            <w:r>
              <w:rPr>
                <w:noProof/>
                <w:lang w:val="en-US"/>
              </w:rPr>
              <w:t xml:space="preserve"> (Gironés, 2012)</w:t>
            </w:r>
            <w:r>
              <w:fldChar w:fldCharType="end"/>
            </w:r>
          </w:ins>
          <w:customXmlInsRangeStart w:id="306" w:author="luis angel barrancos ortiz" w:date="2015-05-29T19:51:00Z"/>
        </w:sdtContent>
      </w:sdt>
      <w:customXmlInsRangeEnd w:id="306"/>
    </w:p>
    <w:p w14:paraId="1B89D9CD" w14:textId="528776D1" w:rsidR="00AC6E0B" w:rsidRDefault="00AC6E0B">
      <w:pPr>
        <w:rPr>
          <w:ins w:id="307" w:author="luis angel barrancos ortiz" w:date="2015-05-29T19:44:00Z"/>
        </w:rPr>
        <w:pPrChange w:id="308" w:author="luis angel barrancos ortiz" w:date="2015-05-29T19:43:00Z">
          <w:pPr>
            <w:spacing w:before="1"/>
            <w:ind w:left="100"/>
          </w:pPr>
        </w:pPrChange>
      </w:pPr>
      <w:ins w:id="309" w:author="luis angel barrancos ortiz" w:date="2015-05-29T19:43:00Z">
        <w:r w:rsidRPr="00AC6E0B">
          <w:rPr>
            <w:rPrChange w:id="310" w:author="luis angel barrancos ortiz" w:date="2015-05-29T19:43:00Z">
              <w:rPr>
                <w:lang w:val="es-ES"/>
              </w:rPr>
            </w:rPrChange>
          </w:rPr>
          <w:t>La pantalla táctil es uno de los mecanismos más cómodos para interaccionar con un</w:t>
        </w:r>
        <w:r>
          <w:t xml:space="preserve"> </w:t>
        </w:r>
        <w:r w:rsidRPr="00AC6E0B">
          <w:rPr>
            <w:rPrChange w:id="311" w:author="luis angel barrancos ortiz" w:date="2015-05-29T19:43:00Z">
              <w:rPr>
                <w:lang w:val="es-ES"/>
              </w:rPr>
            </w:rPrChange>
          </w:rPr>
          <w:t xml:space="preserve">teléfono </w:t>
        </w:r>
        <w:proofErr w:type="spellStart"/>
        <w:r w:rsidRPr="00AC6E0B">
          <w:rPr>
            <w:rPrChange w:id="312" w:author="luis angel barrancos ortiz" w:date="2015-05-29T19:43:00Z">
              <w:rPr>
                <w:lang w:val="es-ES"/>
              </w:rPr>
            </w:rPrChange>
          </w:rPr>
          <w:t>Android</w:t>
        </w:r>
        <w:proofErr w:type="spellEnd"/>
        <w:r w:rsidRPr="00AC6E0B">
          <w:rPr>
            <w:rPrChange w:id="313" w:author="luis angel barrancos ortiz" w:date="2015-05-29T19:43:00Z">
              <w:rPr>
                <w:lang w:val="es-ES"/>
              </w:rPr>
            </w:rPrChange>
          </w:rPr>
          <w:t>. No obstante el reducido tamaño de la pantalla en los teléfonos</w:t>
        </w:r>
        <w:r>
          <w:t xml:space="preserve"> </w:t>
        </w:r>
        <w:r w:rsidRPr="00AC6E0B">
          <w:rPr>
            <w:rPrChange w:id="314" w:author="luis angel barrancos ortiz" w:date="2015-05-29T19:43:00Z">
              <w:rPr>
                <w:lang w:val="es-ES"/>
              </w:rPr>
            </w:rPrChange>
          </w:rPr>
          <w:t>móviles hace que el diseño de la interfaz de usuario sea complejo. Por ejemplo,</w:t>
        </w:r>
        <w:r>
          <w:t xml:space="preserve"> </w:t>
        </w:r>
        <w:r w:rsidRPr="00AC6E0B">
          <w:rPr>
            <w:rPrChange w:id="315" w:author="luis angel barrancos ortiz" w:date="2015-05-29T19:43:00Z">
              <w:rPr>
                <w:lang w:val="es-ES"/>
              </w:rPr>
            </w:rPrChange>
          </w:rPr>
          <w:t>tratar de introducir las decenas de botones y menús que incorporan la mayoría de</w:t>
        </w:r>
        <w:r>
          <w:t xml:space="preserve"> </w:t>
        </w:r>
        <w:r w:rsidRPr="00AC6E0B">
          <w:rPr>
            <w:rPrChange w:id="316" w:author="luis angel barrancos ortiz" w:date="2015-05-29T19:43:00Z">
              <w:rPr>
                <w:lang w:val="es-ES"/>
              </w:rPr>
            </w:rPrChange>
          </w:rPr>
          <w:t xml:space="preserve">aplicaciones de sobremesa sería imposible en </w:t>
        </w:r>
        <w:r>
          <w:t xml:space="preserve">una pantalla de 3 pulgadas. Para </w:t>
        </w:r>
        <w:r w:rsidRPr="00AC6E0B">
          <w:rPr>
            <w:rPrChange w:id="317" w:author="luis angel barrancos ortiz" w:date="2015-05-29T19:43:00Z">
              <w:rPr>
                <w:lang w:val="es-ES"/>
              </w:rPr>
            </w:rPrChange>
          </w:rPr>
          <w:t xml:space="preserve">tratar de dar nuevas alternativas en el diseño de interfaz de usuario, a partir del SDK1.6, se incorporan las </w:t>
        </w:r>
        <w:proofErr w:type="spellStart"/>
        <w:r w:rsidRPr="00AC6E0B">
          <w:rPr>
            <w:rPrChange w:id="318" w:author="luis angel barrancos ortiz" w:date="2015-05-29T19:43:00Z">
              <w:rPr>
                <w:lang w:val="es-ES"/>
              </w:rPr>
            </w:rPrChange>
          </w:rPr>
          <w:t>gestures</w:t>
        </w:r>
        <w:proofErr w:type="spellEnd"/>
        <w:r w:rsidRPr="00AC6E0B">
          <w:rPr>
            <w:rPrChange w:id="319" w:author="luis angel barrancos ortiz" w:date="2015-05-29T19:43:00Z">
              <w:rPr>
                <w:lang w:val="es-ES"/>
              </w:rPr>
            </w:rPrChange>
          </w:rPr>
          <w:t>.</w:t>
        </w:r>
      </w:ins>
    </w:p>
    <w:p w14:paraId="31E6100F" w14:textId="55F73406" w:rsidR="00AC6E0B" w:rsidRPr="00AC6E0B" w:rsidRDefault="00AC6E0B">
      <w:pPr>
        <w:rPr>
          <w:ins w:id="320" w:author="luis angel barrancos ortiz" w:date="2015-05-29T19:16:00Z"/>
        </w:rPr>
        <w:pPrChange w:id="321" w:author="luis angel barrancos ortiz" w:date="2015-05-29T19:45:00Z">
          <w:pPr>
            <w:spacing w:before="1"/>
            <w:ind w:left="100"/>
          </w:pPr>
        </w:pPrChange>
      </w:pPr>
      <w:ins w:id="322" w:author="luis angel barrancos ortiz" w:date="2015-05-29T19:44:00Z">
        <w:r>
          <w:t>Una </w:t>
        </w:r>
        <w:proofErr w:type="spellStart"/>
        <w:r w:rsidRPr="00AC6E0B">
          <w:rPr>
            <w:rPrChange w:id="323" w:author="luis angel barrancos ortiz" w:date="2015-05-29T19:45:00Z">
              <w:rPr>
                <w:rStyle w:val="nfasis"/>
                <w:rFonts w:ascii="Arial" w:hAnsi="Arial" w:cs="Arial"/>
                <w:sz w:val="21"/>
                <w:szCs w:val="21"/>
              </w:rPr>
            </w:rPrChange>
          </w:rPr>
          <w:t>gesture</w:t>
        </w:r>
        <w:proofErr w:type="spellEnd"/>
        <w:r>
          <w:t> es un movimiento pregrabado sobre la pantalla táctil, que la aplicación puede reconocer. De esta forma, la aplicación podrá realizar acciones especiales en función de la </w:t>
        </w:r>
        <w:proofErr w:type="spellStart"/>
        <w:r w:rsidRPr="00AC6E0B">
          <w:rPr>
            <w:rPrChange w:id="324" w:author="luis angel barrancos ortiz" w:date="2015-05-29T19:45:00Z">
              <w:rPr>
                <w:rStyle w:val="nfasis"/>
                <w:rFonts w:ascii="Arial" w:hAnsi="Arial" w:cs="Arial"/>
                <w:sz w:val="21"/>
                <w:szCs w:val="21"/>
              </w:rPr>
            </w:rPrChange>
          </w:rPr>
          <w:t>gesture</w:t>
        </w:r>
        <w:proofErr w:type="spellEnd"/>
        <w:r>
          <w:t> introducida por el usuario. Esto permite simplificar mucho una interfaz de usuario al poder reducir el número de botones.</w:t>
        </w:r>
      </w:ins>
    </w:p>
    <w:p w14:paraId="1E8647A8" w14:textId="1832FE4B" w:rsidR="00DC5AAB" w:rsidRPr="00D85BB1" w:rsidRDefault="000F0763">
      <w:pPr>
        <w:pStyle w:val="Ttulo1"/>
        <w:rPr>
          <w:ins w:id="325" w:author="luis angel barrancos ortiz" w:date="2015-05-29T17:21:00Z"/>
        </w:rPr>
        <w:pPrChange w:id="326" w:author="luis angel barrancos ortiz" w:date="2015-05-29T20:17:00Z">
          <w:pPr/>
        </w:pPrChange>
      </w:pPr>
      <w:proofErr w:type="spellStart"/>
      <w:ins w:id="327" w:author="luis angel barrancos ortiz" w:date="2015-05-29T20:17:00Z">
        <w:r>
          <w:t>Android</w:t>
        </w:r>
        <w:proofErr w:type="spellEnd"/>
        <w:r>
          <w:t xml:space="preserve"> Studio</w:t>
        </w:r>
      </w:ins>
    </w:p>
    <w:p w14:paraId="1F29E20A" w14:textId="77777777" w:rsidR="00913182" w:rsidRDefault="00913182" w:rsidP="00D36277">
      <w:pPr>
        <w:rPr>
          <w:ins w:id="328" w:author="luis angel barrancos ortiz" w:date="2015-05-29T17:21:00Z"/>
        </w:rPr>
      </w:pPr>
    </w:p>
    <w:p w14:paraId="4EBD14A4" w14:textId="77777777" w:rsidR="00913182" w:rsidRDefault="00913182" w:rsidP="00D36277">
      <w:pPr>
        <w:rPr>
          <w:ins w:id="329" w:author="luis angel barrancos ortiz" w:date="2015-05-29T17:21:00Z"/>
        </w:rPr>
      </w:pPr>
    </w:p>
    <w:p w14:paraId="6840A6B5" w14:textId="77777777" w:rsidR="00913182" w:rsidRDefault="00913182" w:rsidP="00D36277">
      <w:pPr>
        <w:rPr>
          <w:ins w:id="330" w:author="luis angel barrancos ortiz" w:date="2015-05-29T17:21:00Z"/>
        </w:rPr>
      </w:pPr>
    </w:p>
    <w:p w14:paraId="4511686A" w14:textId="77777777" w:rsidR="00913182" w:rsidRDefault="00913182" w:rsidP="00D36277">
      <w:pPr>
        <w:rPr>
          <w:ins w:id="331" w:author="luis angel barrancos ortiz" w:date="2015-05-29T17:21:00Z"/>
        </w:rPr>
      </w:pPr>
    </w:p>
    <w:p w14:paraId="12179C07" w14:textId="77777777" w:rsidR="00913182" w:rsidRDefault="00913182" w:rsidP="00D36277">
      <w:pPr>
        <w:rPr>
          <w:ins w:id="332" w:author="luis angel barrancos ortiz" w:date="2015-05-29T17:21:00Z"/>
        </w:rPr>
      </w:pPr>
    </w:p>
    <w:p w14:paraId="545F6EE5" w14:textId="77777777" w:rsidR="00913182" w:rsidRDefault="00913182" w:rsidP="00D36277">
      <w:pPr>
        <w:rPr>
          <w:ins w:id="333" w:author="luis angel barrancos ortiz" w:date="2015-05-29T17:21:00Z"/>
        </w:rPr>
      </w:pPr>
    </w:p>
    <w:p w14:paraId="352CE0E2" w14:textId="77777777" w:rsidR="00913182" w:rsidRDefault="00913182" w:rsidP="00D36277">
      <w:pPr>
        <w:rPr>
          <w:ins w:id="334" w:author="luis angel barrancos ortiz" w:date="2015-05-29T17:21:00Z"/>
        </w:rPr>
      </w:pPr>
    </w:p>
    <w:p w14:paraId="691360AC" w14:textId="77777777" w:rsidR="00913182" w:rsidRDefault="00913182" w:rsidP="00D36277">
      <w:pPr>
        <w:rPr>
          <w:ins w:id="335" w:author="luis angel barrancos ortiz" w:date="2015-05-29T17:21:00Z"/>
        </w:rPr>
      </w:pPr>
    </w:p>
    <w:p w14:paraId="15A01242" w14:textId="77777777" w:rsidR="00913182" w:rsidRDefault="00913182" w:rsidP="00D36277">
      <w:pPr>
        <w:rPr>
          <w:ins w:id="336" w:author="luis angel barrancos ortiz" w:date="2015-05-29T17:21:00Z"/>
        </w:rPr>
      </w:pPr>
    </w:p>
    <w:p w14:paraId="057876C7" w14:textId="77777777" w:rsidR="00913182" w:rsidRDefault="00913182" w:rsidP="00D36277">
      <w:pPr>
        <w:rPr>
          <w:ins w:id="337" w:author="luis angel barrancos ortiz" w:date="2015-05-29T17:21:00Z"/>
        </w:rPr>
      </w:pPr>
    </w:p>
    <w:p w14:paraId="04CD7BD9" w14:textId="77777777" w:rsidR="00913182" w:rsidRDefault="00913182" w:rsidP="00D36277">
      <w:pPr>
        <w:rPr>
          <w:ins w:id="338" w:author="luis angel barrancos ortiz" w:date="2015-05-29T17:21:00Z"/>
        </w:rPr>
      </w:pPr>
    </w:p>
    <w:p w14:paraId="79179206" w14:textId="77777777" w:rsidR="00913182" w:rsidRDefault="00913182" w:rsidP="00D36277">
      <w:pPr>
        <w:rPr>
          <w:ins w:id="339" w:author="luis angel barrancos ortiz" w:date="2015-05-29T17:21:00Z"/>
        </w:rPr>
      </w:pPr>
    </w:p>
    <w:p w14:paraId="6498F230" w14:textId="77777777" w:rsidR="00913182" w:rsidRDefault="00913182" w:rsidP="00D36277">
      <w:pPr>
        <w:rPr>
          <w:ins w:id="340" w:author="luis angel barrancos ortiz" w:date="2015-05-29T17:21:00Z"/>
        </w:rPr>
      </w:pPr>
    </w:p>
    <w:p w14:paraId="20D1D1CA" w14:textId="77777777" w:rsidR="00913182" w:rsidRDefault="00913182" w:rsidP="00D36277">
      <w:pPr>
        <w:rPr>
          <w:ins w:id="341" w:author="luis angel barrancos ortiz" w:date="2015-05-29T17:21:00Z"/>
        </w:rPr>
      </w:pPr>
    </w:p>
    <w:p w14:paraId="30A38407" w14:textId="77777777" w:rsidR="00913182" w:rsidRDefault="00913182" w:rsidP="00D36277">
      <w:pPr>
        <w:rPr>
          <w:ins w:id="342" w:author="luis angel barrancos ortiz" w:date="2015-05-29T17:21:00Z"/>
        </w:rPr>
      </w:pPr>
    </w:p>
    <w:p w14:paraId="2667CCE3" w14:textId="77777777" w:rsidR="00913182" w:rsidRDefault="00913182" w:rsidP="00D36277">
      <w:pPr>
        <w:rPr>
          <w:ins w:id="343" w:author="luis angel barrancos ortiz" w:date="2015-05-29T17:21:00Z"/>
        </w:rPr>
      </w:pPr>
    </w:p>
    <w:p w14:paraId="47B37745" w14:textId="77777777" w:rsidR="00913182" w:rsidRDefault="00913182" w:rsidP="00D36277">
      <w:pPr>
        <w:rPr>
          <w:ins w:id="344" w:author="luis angel barrancos ortiz" w:date="2015-05-29T17:21:00Z"/>
        </w:rPr>
      </w:pPr>
    </w:p>
    <w:p w14:paraId="3115CC17" w14:textId="77777777" w:rsidR="00913182" w:rsidRDefault="00913182" w:rsidP="00D36277">
      <w:pPr>
        <w:rPr>
          <w:ins w:id="345" w:author="luis angel barrancos ortiz" w:date="2015-05-29T17:21:00Z"/>
        </w:rPr>
      </w:pPr>
    </w:p>
    <w:p w14:paraId="5C1B2F81" w14:textId="77777777" w:rsidR="00913182" w:rsidRDefault="00913182" w:rsidP="00D36277">
      <w:pPr>
        <w:rPr>
          <w:ins w:id="346" w:author="luis angel barrancos ortiz" w:date="2015-05-29T17:21:00Z"/>
        </w:rPr>
      </w:pPr>
    </w:p>
    <w:p w14:paraId="3E4E32AD" w14:textId="77777777" w:rsidR="00913182" w:rsidRDefault="00913182" w:rsidP="00D36277">
      <w:pPr>
        <w:rPr>
          <w:ins w:id="347" w:author="luis angel barrancos ortiz" w:date="2015-05-29T17:21:00Z"/>
        </w:rPr>
      </w:pPr>
    </w:p>
    <w:p w14:paraId="26366CCB" w14:textId="77777777" w:rsidR="00913182" w:rsidRDefault="00913182" w:rsidP="00D36277">
      <w:pPr>
        <w:rPr>
          <w:ins w:id="348" w:author="luis angel barrancos ortiz" w:date="2015-05-29T17:21:00Z"/>
        </w:rPr>
      </w:pPr>
    </w:p>
    <w:p w14:paraId="49C1679A" w14:textId="77777777" w:rsidR="00913182" w:rsidRDefault="00913182" w:rsidP="00D36277"/>
    <w:p w14:paraId="7939DD2D" w14:textId="77777777" w:rsidR="006F3FF2" w:rsidRDefault="006F3FF2" w:rsidP="006F3FF2">
      <w:pPr>
        <w:pStyle w:val="Ttulo1"/>
        <w:numPr>
          <w:ilvl w:val="0"/>
          <w:numId w:val="0"/>
        </w:numPr>
        <w:ind w:left="708" w:hanging="708"/>
      </w:pPr>
      <w:bookmarkStart w:id="349" w:name="_Toc417646128"/>
      <w:r>
        <w:lastRenderedPageBreak/>
        <w:t>CAPITULO 3. DESARROLLO</w:t>
      </w:r>
      <w:bookmarkEnd w:id="349"/>
    </w:p>
    <w:p w14:paraId="3BE6F6C4" w14:textId="77777777" w:rsidR="006F3FF2" w:rsidRDefault="006F3FF2" w:rsidP="006F3FF2">
      <w:pPr>
        <w:pStyle w:val="Ttulo1"/>
        <w:numPr>
          <w:ilvl w:val="0"/>
          <w:numId w:val="19"/>
        </w:numPr>
        <w:spacing w:before="100" w:after="100"/>
        <w:ind w:left="454" w:hanging="227"/>
      </w:pPr>
      <w:bookmarkStart w:id="350" w:name="_Toc417646129"/>
      <w:r>
        <w:t>CAPTURA DE REQUISITOS.</w:t>
      </w:r>
      <w:bookmarkEnd w:id="350"/>
    </w:p>
    <w:p w14:paraId="26959AF1" w14:textId="77777777" w:rsidR="006F3FF2" w:rsidRDefault="006F3FF2" w:rsidP="006F3FF2">
      <w:pPr>
        <w:pStyle w:val="Ttulo2"/>
        <w:numPr>
          <w:ilvl w:val="1"/>
          <w:numId w:val="19"/>
        </w:numPr>
        <w:spacing w:before="100" w:after="100"/>
        <w:ind w:left="794" w:hanging="397"/>
      </w:pPr>
      <w:bookmarkStart w:id="351" w:name="_Toc417646130"/>
      <w:r w:rsidRPr="007266BF">
        <w:t>Encontrar Actores y casos de uso</w:t>
      </w:r>
      <w:bookmarkEnd w:id="351"/>
    </w:p>
    <w:p w14:paraId="5465CBF1" w14:textId="77777777" w:rsidR="006F3FF2" w:rsidRPr="003B4273" w:rsidRDefault="006F3FF2" w:rsidP="006F3FF2">
      <w:pPr>
        <w:pStyle w:val="Prrafodelista"/>
        <w:numPr>
          <w:ilvl w:val="0"/>
          <w:numId w:val="20"/>
        </w:numPr>
        <w:spacing w:after="0"/>
        <w:contextualSpacing/>
        <w:rPr>
          <w:b/>
        </w:rPr>
      </w:pPr>
      <w:r w:rsidRPr="003B4273">
        <w:rPr>
          <w:b/>
        </w:rPr>
        <w:t>Actores</w:t>
      </w:r>
    </w:p>
    <w:p w14:paraId="604DC5D3" w14:textId="77777777" w:rsidR="006F3FF2" w:rsidRPr="003B4273" w:rsidRDefault="006F3FF2" w:rsidP="006F3FF2">
      <w:pPr>
        <w:pStyle w:val="Prrafodelista"/>
        <w:numPr>
          <w:ilvl w:val="0"/>
          <w:numId w:val="21"/>
        </w:numPr>
        <w:spacing w:after="0"/>
        <w:contextualSpacing/>
      </w:pPr>
      <w:r w:rsidRPr="003B4273">
        <w:t>Cliente.</w:t>
      </w:r>
    </w:p>
    <w:p w14:paraId="22AB115C" w14:textId="77777777" w:rsidR="006F3FF2" w:rsidRPr="003B4273" w:rsidRDefault="006F3FF2" w:rsidP="006F3FF2">
      <w:pPr>
        <w:pStyle w:val="Prrafodelista"/>
        <w:numPr>
          <w:ilvl w:val="0"/>
          <w:numId w:val="21"/>
        </w:numPr>
        <w:spacing w:after="0"/>
        <w:contextualSpacing/>
      </w:pPr>
      <w:r w:rsidRPr="003B4273">
        <w:t>Operador.</w:t>
      </w:r>
    </w:p>
    <w:p w14:paraId="17C5CADE" w14:textId="77777777" w:rsidR="006F3FF2" w:rsidRPr="003B4273" w:rsidRDefault="006F3FF2" w:rsidP="006F3FF2">
      <w:pPr>
        <w:pStyle w:val="Prrafodelista"/>
        <w:numPr>
          <w:ilvl w:val="0"/>
          <w:numId w:val="21"/>
        </w:numPr>
        <w:spacing w:after="0"/>
        <w:contextualSpacing/>
      </w:pPr>
      <w:r w:rsidRPr="003B4273">
        <w:t>Conductor.</w:t>
      </w:r>
    </w:p>
    <w:p w14:paraId="1A047553" w14:textId="77777777" w:rsidR="006F3FF2" w:rsidRDefault="006F3FF2" w:rsidP="006F3FF2">
      <w:pPr>
        <w:pStyle w:val="Prrafodelista"/>
        <w:numPr>
          <w:ilvl w:val="0"/>
          <w:numId w:val="21"/>
        </w:numPr>
        <w:spacing w:after="0"/>
        <w:contextualSpacing/>
      </w:pPr>
      <w:r w:rsidRPr="003B4273">
        <w:t>Paramédico.</w:t>
      </w:r>
    </w:p>
    <w:p w14:paraId="3815C05A" w14:textId="77777777" w:rsidR="006F3FF2" w:rsidRDefault="006F3FF2" w:rsidP="006F3FF2">
      <w:pPr>
        <w:pStyle w:val="Prrafodelista"/>
        <w:numPr>
          <w:ilvl w:val="0"/>
          <w:numId w:val="21"/>
        </w:numPr>
        <w:spacing w:after="0"/>
        <w:contextualSpacing/>
      </w:pPr>
      <w:r>
        <w:t>Aplicación Móvil Cliente.</w:t>
      </w:r>
    </w:p>
    <w:p w14:paraId="3581164F" w14:textId="77777777" w:rsidR="006F3FF2" w:rsidRDefault="006F3FF2" w:rsidP="006F3FF2">
      <w:pPr>
        <w:pStyle w:val="Prrafodelista"/>
        <w:numPr>
          <w:ilvl w:val="0"/>
          <w:numId w:val="21"/>
        </w:numPr>
        <w:spacing w:after="0"/>
        <w:contextualSpacing/>
      </w:pPr>
      <w:r>
        <w:t>Aplicación Móvil Ambulancia.</w:t>
      </w:r>
    </w:p>
    <w:p w14:paraId="3441B7D5" w14:textId="77777777" w:rsidR="006F3FF2" w:rsidRPr="003B4273" w:rsidRDefault="006F3FF2" w:rsidP="006F3FF2">
      <w:pPr>
        <w:pStyle w:val="Prrafodelista"/>
        <w:numPr>
          <w:ilvl w:val="0"/>
          <w:numId w:val="21"/>
        </w:numPr>
        <w:spacing w:after="0"/>
        <w:contextualSpacing/>
      </w:pPr>
      <w:r>
        <w:t>Aplicación Web Operador.</w:t>
      </w:r>
    </w:p>
    <w:p w14:paraId="583625C4" w14:textId="77777777" w:rsidR="006F3FF2" w:rsidRPr="003B4273" w:rsidRDefault="006F3FF2" w:rsidP="006F3FF2">
      <w:pPr>
        <w:pStyle w:val="Prrafodelista"/>
        <w:numPr>
          <w:ilvl w:val="0"/>
          <w:numId w:val="20"/>
        </w:numPr>
        <w:contextualSpacing/>
        <w:rPr>
          <w:b/>
        </w:rPr>
      </w:pPr>
      <w:r w:rsidRPr="003B4273">
        <w:rPr>
          <w:b/>
        </w:rPr>
        <w:t>Lista de Casos de Usos</w:t>
      </w:r>
    </w:p>
    <w:p w14:paraId="3053C3AB" w14:textId="77777777" w:rsidR="006F3FF2" w:rsidRPr="00F83ABF" w:rsidRDefault="006F3FF2" w:rsidP="006F3FF2">
      <w:pPr>
        <w:rPr>
          <w:b/>
        </w:rPr>
      </w:pPr>
      <w:r w:rsidRPr="00F83ABF">
        <w:rPr>
          <w:b/>
        </w:rPr>
        <w:t>Aplicación móvil cliente</w:t>
      </w:r>
    </w:p>
    <w:p w14:paraId="18864D71" w14:textId="77777777" w:rsidR="006F3FF2" w:rsidRPr="00643429" w:rsidRDefault="006F3FF2" w:rsidP="006F3FF2">
      <w:pPr>
        <w:pStyle w:val="Prrafodelista"/>
        <w:numPr>
          <w:ilvl w:val="0"/>
          <w:numId w:val="27"/>
        </w:numPr>
        <w:spacing w:after="0"/>
        <w:ind w:left="1428"/>
        <w:contextualSpacing/>
      </w:pPr>
      <w:r w:rsidRPr="00643429">
        <w:t xml:space="preserve">Solicitar Afiliación. </w:t>
      </w:r>
    </w:p>
    <w:p w14:paraId="7355A51D" w14:textId="77777777" w:rsidR="006F3FF2" w:rsidRPr="00643429" w:rsidRDefault="006F3FF2" w:rsidP="006F3FF2">
      <w:pPr>
        <w:pStyle w:val="Prrafodelista"/>
        <w:numPr>
          <w:ilvl w:val="0"/>
          <w:numId w:val="27"/>
        </w:numPr>
        <w:spacing w:after="0"/>
        <w:ind w:left="1428"/>
        <w:contextualSpacing/>
      </w:pPr>
      <w:r w:rsidRPr="00643429">
        <w:t>Solicitar Ambulancia.</w:t>
      </w:r>
    </w:p>
    <w:p w14:paraId="37AC4B29" w14:textId="77777777" w:rsidR="006F3FF2" w:rsidRPr="00643429" w:rsidRDefault="006F3FF2" w:rsidP="006F3FF2">
      <w:pPr>
        <w:pStyle w:val="Prrafodelista"/>
        <w:numPr>
          <w:ilvl w:val="0"/>
          <w:numId w:val="27"/>
        </w:numPr>
        <w:spacing w:after="0"/>
        <w:ind w:left="1428"/>
        <w:contextualSpacing/>
      </w:pPr>
      <w:r w:rsidRPr="00643429">
        <w:t>Gestionar Gesto.</w:t>
      </w:r>
    </w:p>
    <w:p w14:paraId="67CC4706" w14:textId="320ED2F8" w:rsidR="006F3FF2" w:rsidRPr="00643429" w:rsidDel="0062096F" w:rsidRDefault="006F3FF2" w:rsidP="006F3FF2">
      <w:pPr>
        <w:pStyle w:val="Prrafodelista"/>
        <w:numPr>
          <w:ilvl w:val="0"/>
          <w:numId w:val="27"/>
        </w:numPr>
        <w:spacing w:after="0"/>
        <w:ind w:left="1428"/>
        <w:contextualSpacing/>
        <w:rPr>
          <w:del w:id="352" w:author="carlos cruz" w:date="2015-05-29T15:15:00Z"/>
        </w:rPr>
      </w:pPr>
      <w:del w:id="353" w:author="carlos cruz" w:date="2015-05-29T15:15:00Z">
        <w:r w:rsidRPr="00643429" w:rsidDel="0062096F">
          <w:delText>Gestionar Datos.</w:delText>
        </w:r>
      </w:del>
    </w:p>
    <w:p w14:paraId="22CD96EF" w14:textId="77777777" w:rsidR="006F3FF2" w:rsidRPr="00643429" w:rsidRDefault="006F3FF2" w:rsidP="006F3FF2">
      <w:pPr>
        <w:pStyle w:val="Prrafodelista"/>
        <w:numPr>
          <w:ilvl w:val="0"/>
          <w:numId w:val="27"/>
        </w:numPr>
        <w:spacing w:after="0"/>
        <w:ind w:left="1428"/>
        <w:contextualSpacing/>
      </w:pPr>
      <w:r w:rsidRPr="00643429">
        <w:t>Visualizar Primeros Auxilios.</w:t>
      </w:r>
    </w:p>
    <w:p w14:paraId="44241BED" w14:textId="77777777" w:rsidR="006F3FF2" w:rsidRPr="00F83ABF" w:rsidRDefault="006F3FF2" w:rsidP="006F3FF2">
      <w:pPr>
        <w:rPr>
          <w:b/>
        </w:rPr>
      </w:pPr>
      <w:r w:rsidRPr="00F83ABF">
        <w:rPr>
          <w:b/>
        </w:rPr>
        <w:t>Servicio web</w:t>
      </w:r>
    </w:p>
    <w:p w14:paraId="3850296A" w14:textId="28ACB425" w:rsidR="006F3FF2" w:rsidRPr="00643429" w:rsidDel="0062096F" w:rsidRDefault="006F3FF2" w:rsidP="006F3FF2">
      <w:pPr>
        <w:pStyle w:val="Prrafodelista"/>
        <w:numPr>
          <w:ilvl w:val="0"/>
          <w:numId w:val="27"/>
        </w:numPr>
        <w:spacing w:after="0" w:line="276" w:lineRule="auto"/>
        <w:ind w:left="1428"/>
        <w:contextualSpacing/>
        <w:rPr>
          <w:del w:id="354" w:author="carlos cruz" w:date="2015-05-29T15:15:00Z"/>
        </w:rPr>
      </w:pPr>
      <w:del w:id="355" w:author="carlos cruz" w:date="2015-05-29T15:15:00Z">
        <w:r w:rsidRPr="00643429" w:rsidDel="0062096F">
          <w:delText xml:space="preserve">Notificar </w:delText>
        </w:r>
      </w:del>
    </w:p>
    <w:p w14:paraId="0F77DE38" w14:textId="77777777" w:rsidR="003B0366" w:rsidRDefault="006F3FF2" w:rsidP="006F3FF2">
      <w:pPr>
        <w:pStyle w:val="Prrafodelista"/>
        <w:numPr>
          <w:ilvl w:val="0"/>
          <w:numId w:val="27"/>
        </w:numPr>
        <w:spacing w:after="0"/>
        <w:ind w:left="1428"/>
        <w:contextualSpacing/>
        <w:rPr>
          <w:ins w:id="356" w:author="luis angel barrancos ortiz" w:date="2015-05-30T16:56:00Z"/>
        </w:rPr>
      </w:pPr>
      <w:r w:rsidRPr="00643429">
        <w:t>Asignar Ambulancia</w:t>
      </w:r>
      <w:ins w:id="357" w:author="luis angel barrancos ortiz" w:date="2015-05-29T20:20:00Z">
        <w:r w:rsidR="008D0CC0">
          <w:t xml:space="preserve"> al Incidente.</w:t>
        </w:r>
      </w:ins>
    </w:p>
    <w:p w14:paraId="7651AAEF" w14:textId="44998C10" w:rsidR="006F3FF2" w:rsidRPr="00643429" w:rsidRDefault="003B0366" w:rsidP="006F3FF2">
      <w:pPr>
        <w:pStyle w:val="Prrafodelista"/>
        <w:numPr>
          <w:ilvl w:val="0"/>
          <w:numId w:val="27"/>
        </w:numPr>
        <w:spacing w:after="0"/>
        <w:ind w:left="1428"/>
        <w:contextualSpacing/>
      </w:pPr>
      <w:ins w:id="358" w:author="luis angel barrancos ortiz" w:date="2015-05-30T16:56:00Z">
        <w:r>
          <w:t>Notificar</w:t>
        </w:r>
      </w:ins>
      <w:ins w:id="359" w:author="luis angel barrancos ortiz" w:date="2015-05-29T20:20:00Z">
        <w:r w:rsidR="008D0CC0">
          <w:t>.</w:t>
        </w:r>
      </w:ins>
      <w:del w:id="360" w:author="luis angel barrancos ortiz" w:date="2015-05-29T20:20:00Z">
        <w:r w:rsidR="006F3FF2" w:rsidRPr="00643429" w:rsidDel="008D0CC0">
          <w:delText>.</w:delText>
        </w:r>
      </w:del>
    </w:p>
    <w:p w14:paraId="36179473" w14:textId="77777777" w:rsidR="006F3FF2" w:rsidRPr="00F83ABF" w:rsidRDefault="006F3FF2" w:rsidP="006F3FF2">
      <w:pPr>
        <w:rPr>
          <w:b/>
        </w:rPr>
      </w:pPr>
      <w:r w:rsidRPr="00F83ABF">
        <w:rPr>
          <w:b/>
        </w:rPr>
        <w:t>Aplicación móvil ambulancia</w:t>
      </w:r>
    </w:p>
    <w:p w14:paraId="41A6E2E8" w14:textId="02527944" w:rsidR="006F3FF2" w:rsidDel="005E2046" w:rsidRDefault="006F3FF2" w:rsidP="006F3FF2">
      <w:pPr>
        <w:pStyle w:val="Prrafodelista"/>
        <w:numPr>
          <w:ilvl w:val="0"/>
          <w:numId w:val="27"/>
        </w:numPr>
        <w:spacing w:after="0"/>
        <w:ind w:left="1428"/>
        <w:contextualSpacing/>
        <w:rPr>
          <w:del w:id="361" w:author="carlos cruz" w:date="2015-05-29T15:16:00Z"/>
        </w:rPr>
      </w:pPr>
      <w:del w:id="362" w:author="carlos cruz" w:date="2015-05-29T15:16:00Z">
        <w:r w:rsidDel="005E2046">
          <w:delText>Trazar</w:delText>
        </w:r>
        <w:r w:rsidRPr="00643429" w:rsidDel="005E2046">
          <w:delText xml:space="preserve"> Ruta</w:delText>
        </w:r>
      </w:del>
      <w:del w:id="363" w:author="carlos cruz" w:date="2015-05-29T15:15:00Z">
        <w:r w:rsidDel="0062096F">
          <w:delText xml:space="preserve"> Offline</w:delText>
        </w:r>
      </w:del>
      <w:del w:id="364" w:author="carlos cruz" w:date="2015-05-29T15:16:00Z">
        <w:r w:rsidRPr="00643429" w:rsidDel="005E2046">
          <w:delText>.</w:delText>
        </w:r>
      </w:del>
    </w:p>
    <w:p w14:paraId="3A5BC409" w14:textId="77777777" w:rsidR="006F3FF2" w:rsidRDefault="006F3FF2" w:rsidP="006F3FF2">
      <w:pPr>
        <w:pStyle w:val="Prrafodelista"/>
        <w:numPr>
          <w:ilvl w:val="0"/>
          <w:numId w:val="27"/>
        </w:numPr>
        <w:spacing w:after="0"/>
        <w:ind w:left="1428"/>
        <w:contextualSpacing/>
      </w:pPr>
      <w:r>
        <w:t>Cambiar Estado.</w:t>
      </w:r>
    </w:p>
    <w:p w14:paraId="6D7C5A5E" w14:textId="1E85D031" w:rsidR="006F3FF2" w:rsidRDefault="008115B6" w:rsidP="006F3FF2">
      <w:pPr>
        <w:pStyle w:val="Prrafodelista"/>
        <w:numPr>
          <w:ilvl w:val="0"/>
          <w:numId w:val="27"/>
        </w:numPr>
        <w:spacing w:after="0"/>
        <w:ind w:left="1428"/>
        <w:contextualSpacing/>
      </w:pPr>
      <w:r>
        <w:t>Solicitar Centro</w:t>
      </w:r>
      <w:r w:rsidR="006F3FF2" w:rsidRPr="00643429">
        <w:t xml:space="preserve"> De Salud.</w:t>
      </w:r>
    </w:p>
    <w:p w14:paraId="56A3C4D4" w14:textId="77777777" w:rsidR="006F3FF2" w:rsidRDefault="006F3FF2" w:rsidP="006F3FF2">
      <w:pPr>
        <w:pStyle w:val="Prrafodelista"/>
        <w:numPr>
          <w:ilvl w:val="0"/>
          <w:numId w:val="27"/>
        </w:numPr>
        <w:spacing w:after="0"/>
        <w:ind w:left="1428"/>
        <w:contextualSpacing/>
        <w:rPr>
          <w:ins w:id="365" w:author="luis angel barrancos ortiz" w:date="2015-05-29T20:25:00Z"/>
        </w:rPr>
      </w:pPr>
      <w:r w:rsidRPr="00643429">
        <w:t>Visualizar Historia Clínica.</w:t>
      </w:r>
    </w:p>
    <w:p w14:paraId="21C0FEB1" w14:textId="3F55189F" w:rsidR="00217D1A" w:rsidRDefault="00217D1A">
      <w:pPr>
        <w:spacing w:after="0"/>
        <w:contextualSpacing/>
        <w:rPr>
          <w:ins w:id="366" w:author="luis angel barrancos ortiz" w:date="2015-05-29T20:25:00Z"/>
        </w:rPr>
        <w:pPrChange w:id="367" w:author="luis angel barrancos ortiz" w:date="2015-05-29T20:25:00Z">
          <w:pPr>
            <w:pStyle w:val="Prrafodelista"/>
            <w:numPr>
              <w:numId w:val="27"/>
            </w:numPr>
            <w:spacing w:after="0"/>
            <w:ind w:left="1428" w:hanging="360"/>
            <w:contextualSpacing/>
          </w:pPr>
        </w:pPrChange>
      </w:pPr>
    </w:p>
    <w:p w14:paraId="11BA9E3C" w14:textId="77777777" w:rsidR="00217D1A" w:rsidRPr="00643429" w:rsidRDefault="00217D1A">
      <w:pPr>
        <w:spacing w:after="0"/>
        <w:contextualSpacing/>
        <w:pPrChange w:id="368" w:author="luis angel barrancos ortiz" w:date="2015-05-29T20:25:00Z">
          <w:pPr>
            <w:pStyle w:val="Prrafodelista"/>
            <w:numPr>
              <w:numId w:val="27"/>
            </w:numPr>
            <w:spacing w:after="0"/>
            <w:ind w:left="1428" w:hanging="360"/>
            <w:contextualSpacing/>
          </w:pPr>
        </w:pPrChange>
      </w:pPr>
    </w:p>
    <w:p w14:paraId="63C2DC72" w14:textId="77777777" w:rsidR="006F3FF2" w:rsidRPr="00F83ABF" w:rsidRDefault="006F3FF2" w:rsidP="006F3FF2">
      <w:pPr>
        <w:rPr>
          <w:b/>
        </w:rPr>
      </w:pPr>
      <w:r w:rsidRPr="00F83ABF">
        <w:rPr>
          <w:b/>
        </w:rPr>
        <w:t>Aplicación web operador</w:t>
      </w:r>
    </w:p>
    <w:p w14:paraId="458FDCAD" w14:textId="702734BE" w:rsidR="006F3FF2" w:rsidRPr="00643429" w:rsidRDefault="006F3FF2" w:rsidP="006F3FF2">
      <w:pPr>
        <w:pStyle w:val="Prrafodelista"/>
        <w:numPr>
          <w:ilvl w:val="0"/>
          <w:numId w:val="27"/>
        </w:numPr>
        <w:spacing w:after="0"/>
        <w:ind w:left="1428"/>
        <w:contextualSpacing/>
      </w:pPr>
      <w:r>
        <w:t>Trazar</w:t>
      </w:r>
      <w:r w:rsidRPr="00643429">
        <w:t xml:space="preserve"> Rut</w:t>
      </w:r>
      <w:ins w:id="369" w:author="luis angel barrancos ortiz" w:date="2015-05-29T20:21:00Z">
        <w:r w:rsidR="008D0CC0">
          <w:t>a</w:t>
        </w:r>
      </w:ins>
      <w:del w:id="370" w:author="luis angel barrancos ortiz" w:date="2015-05-29T20:20:00Z">
        <w:r w:rsidRPr="00643429" w:rsidDel="008D0CC0">
          <w:delText>a</w:delText>
        </w:r>
        <w:r w:rsidDel="008D0CC0">
          <w:delText xml:space="preserve"> Online</w:delText>
        </w:r>
      </w:del>
      <w:r w:rsidRPr="00643429">
        <w:t>.</w:t>
      </w:r>
    </w:p>
    <w:p w14:paraId="3B11BBD4" w14:textId="77777777" w:rsidR="006F3FF2" w:rsidRDefault="006F3FF2" w:rsidP="006F3FF2">
      <w:pPr>
        <w:pStyle w:val="Prrafodelista"/>
        <w:numPr>
          <w:ilvl w:val="0"/>
          <w:numId w:val="27"/>
        </w:numPr>
        <w:spacing w:after="0"/>
        <w:ind w:left="1428"/>
        <w:contextualSpacing/>
      </w:pPr>
      <w:r w:rsidRPr="00643429">
        <w:t xml:space="preserve">Confirmar Afiliación. </w:t>
      </w:r>
    </w:p>
    <w:p w14:paraId="325F8BD5" w14:textId="43CFB93C" w:rsidR="006F3FF2" w:rsidRDefault="001C3866" w:rsidP="006F3FF2">
      <w:pPr>
        <w:pStyle w:val="Prrafodelista"/>
        <w:numPr>
          <w:ilvl w:val="0"/>
          <w:numId w:val="27"/>
        </w:numPr>
        <w:spacing w:after="0"/>
        <w:ind w:left="1428"/>
        <w:contextualSpacing/>
        <w:rPr>
          <w:ins w:id="371" w:author="luis angel barrancos ortiz" w:date="2015-05-29T20:20:00Z"/>
        </w:rPr>
      </w:pPr>
      <w:r>
        <w:t>Establecer Perfil</w:t>
      </w:r>
      <w:ins w:id="372" w:author="luis angel barrancos ortiz" w:date="2015-05-30T16:16:00Z">
        <w:r w:rsidR="001E24BE">
          <w:t>es</w:t>
        </w:r>
      </w:ins>
      <w:r>
        <w:t xml:space="preserve"> de </w:t>
      </w:r>
      <w:ins w:id="373" w:author="luis angel barrancos ortiz" w:date="2015-05-30T16:16:00Z">
        <w:r w:rsidR="001E24BE">
          <w:t>Desc</w:t>
        </w:r>
      </w:ins>
      <w:del w:id="374" w:author="luis angel barrancos ortiz" w:date="2015-05-30T16:16:00Z">
        <w:r>
          <w:delText>C</w:delText>
        </w:r>
      </w:del>
      <w:r>
        <w:t>ongestión</w:t>
      </w:r>
      <w:r w:rsidR="006F3FF2">
        <w:t>.</w:t>
      </w:r>
    </w:p>
    <w:p w14:paraId="7EDD7E07" w14:textId="1BB0EEBD" w:rsidR="008D0CC0" w:rsidRPr="00643429" w:rsidRDefault="008D0CC0" w:rsidP="006F3FF2">
      <w:pPr>
        <w:pStyle w:val="Prrafodelista"/>
        <w:numPr>
          <w:ilvl w:val="0"/>
          <w:numId w:val="27"/>
        </w:numPr>
        <w:spacing w:after="0"/>
        <w:ind w:left="1428"/>
        <w:contextualSpacing/>
      </w:pPr>
      <w:ins w:id="375" w:author="luis angel barrancos ortiz" w:date="2015-05-29T20:20:00Z">
        <w:r>
          <w:t>Asignar Ambulancia al Cuadrante.</w:t>
        </w:r>
      </w:ins>
    </w:p>
    <w:p w14:paraId="16843FBA" w14:textId="77777777" w:rsidR="006F3FF2" w:rsidRDefault="006F3FF2" w:rsidP="006F3FF2">
      <w:pPr>
        <w:pStyle w:val="Ttulo2"/>
        <w:numPr>
          <w:ilvl w:val="1"/>
          <w:numId w:val="19"/>
        </w:numPr>
        <w:spacing w:before="100" w:after="100"/>
        <w:ind w:left="794" w:hanging="397"/>
      </w:pPr>
      <w:bookmarkStart w:id="376" w:name="_Toc417646131"/>
      <w:r w:rsidRPr="007266BF">
        <w:t>Priorizar los casos de usos</w:t>
      </w:r>
      <w:bookmarkEnd w:id="376"/>
    </w:p>
    <w:tbl>
      <w:tblPr>
        <w:tblW w:w="8005" w:type="dxa"/>
        <w:tblInd w:w="776" w:type="dxa"/>
        <w:tblCellMar>
          <w:left w:w="70" w:type="dxa"/>
          <w:right w:w="70" w:type="dxa"/>
        </w:tblCellMar>
        <w:tblLook w:val="04A0" w:firstRow="1" w:lastRow="0" w:firstColumn="1" w:lastColumn="0" w:noHBand="0" w:noVBand="1"/>
        <w:tblPrChange w:id="377" w:author="carlos cruz" w:date="2015-05-29T15:17:00Z">
          <w:tblPr>
            <w:tblW w:w="7441" w:type="dxa"/>
            <w:tblInd w:w="776" w:type="dxa"/>
            <w:tblCellMar>
              <w:left w:w="70" w:type="dxa"/>
              <w:right w:w="70" w:type="dxa"/>
            </w:tblCellMar>
            <w:tblLook w:val="04A0" w:firstRow="1" w:lastRow="0" w:firstColumn="1" w:lastColumn="0" w:noHBand="0" w:noVBand="1"/>
          </w:tblPr>
        </w:tblPrChange>
      </w:tblPr>
      <w:tblGrid>
        <w:gridCol w:w="1591"/>
        <w:gridCol w:w="4540"/>
        <w:gridCol w:w="1985"/>
        <w:tblGridChange w:id="378">
          <w:tblGrid>
            <w:gridCol w:w="851"/>
            <w:gridCol w:w="629"/>
            <w:gridCol w:w="962"/>
            <w:gridCol w:w="3578"/>
            <w:gridCol w:w="962"/>
            <w:gridCol w:w="1023"/>
            <w:gridCol w:w="962"/>
          </w:tblGrid>
        </w:tblGridChange>
      </w:tblGrid>
      <w:tr w:rsidR="006F3FF2" w:rsidRPr="00A52731" w14:paraId="0F100E48" w14:textId="77777777" w:rsidTr="00A75814">
        <w:trPr>
          <w:trHeight w:val="300"/>
          <w:trPrChange w:id="379"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70AD47" w:fill="70AD47"/>
            <w:noWrap/>
            <w:vAlign w:val="center"/>
            <w:hideMark/>
            <w:tcPrChange w:id="380" w:author="carlos cruz" w:date="2015-05-29T15:17:00Z">
              <w:tcPr>
                <w:tcW w:w="1480" w:type="dxa"/>
                <w:gridSpan w:val="2"/>
                <w:tcBorders>
                  <w:top w:val="single" w:sz="4" w:space="0" w:color="70AD47"/>
                  <w:left w:val="single" w:sz="4" w:space="0" w:color="70AD47"/>
                  <w:bottom w:val="nil"/>
                  <w:right w:val="nil"/>
                </w:tcBorders>
                <w:shd w:val="clear" w:color="70AD47" w:fill="70AD47"/>
                <w:noWrap/>
                <w:vAlign w:val="center"/>
                <w:hideMark/>
              </w:tcPr>
            </w:tcPrChange>
          </w:tcPr>
          <w:p w14:paraId="6A8D71C6" w14:textId="77777777" w:rsidR="006F3FF2" w:rsidRPr="008D0CC0" w:rsidRDefault="006F3FF2" w:rsidP="003928A6">
            <w:pPr>
              <w:spacing w:before="0" w:beforeAutospacing="0" w:after="0" w:afterAutospacing="0" w:line="240" w:lineRule="auto"/>
              <w:ind w:firstLine="0"/>
              <w:rPr>
                <w:rFonts w:eastAsia="Times New Roman" w:cs="Calibri"/>
                <w:b/>
                <w:bCs/>
                <w:color w:val="FFFFFF"/>
                <w:lang w:eastAsia="es-BO"/>
              </w:rPr>
            </w:pPr>
            <w:proofErr w:type="spellStart"/>
            <w:r w:rsidRPr="008D0CC0">
              <w:rPr>
                <w:rFonts w:eastAsia="Times New Roman" w:cs="Calibri"/>
                <w:b/>
                <w:bCs/>
                <w:color w:val="000000" w:themeColor="text1"/>
                <w:lang w:eastAsia="es-BO"/>
                <w:rPrChange w:id="381" w:author="luis angel barrancos ortiz" w:date="2015-05-29T20:21:00Z">
                  <w:rPr>
                    <w:rFonts w:eastAsia="Times New Roman" w:cs="Calibri"/>
                    <w:b/>
                    <w:bCs/>
                    <w:color w:val="FFFFFF"/>
                    <w:lang w:eastAsia="es-BO"/>
                  </w:rPr>
                </w:rPrChange>
              </w:rPr>
              <w:t>Nro</w:t>
            </w:r>
            <w:proofErr w:type="spellEnd"/>
          </w:p>
        </w:tc>
        <w:tc>
          <w:tcPr>
            <w:tcW w:w="4540" w:type="dxa"/>
            <w:tcBorders>
              <w:top w:val="single" w:sz="4" w:space="0" w:color="70AD47"/>
              <w:left w:val="nil"/>
              <w:bottom w:val="nil"/>
              <w:right w:val="nil"/>
            </w:tcBorders>
            <w:shd w:val="clear" w:color="70AD47" w:fill="70AD47"/>
            <w:noWrap/>
            <w:vAlign w:val="bottom"/>
            <w:hideMark/>
            <w:tcPrChange w:id="382" w:author="carlos cruz" w:date="2015-05-29T15:17:00Z">
              <w:tcPr>
                <w:tcW w:w="4540" w:type="dxa"/>
                <w:gridSpan w:val="2"/>
                <w:tcBorders>
                  <w:top w:val="single" w:sz="4" w:space="0" w:color="70AD47"/>
                  <w:left w:val="nil"/>
                  <w:bottom w:val="nil"/>
                  <w:right w:val="nil"/>
                </w:tcBorders>
                <w:shd w:val="clear" w:color="70AD47" w:fill="70AD47"/>
                <w:noWrap/>
                <w:vAlign w:val="bottom"/>
                <w:hideMark/>
              </w:tcPr>
            </w:tcPrChange>
          </w:tcPr>
          <w:p w14:paraId="4F52A367" w14:textId="77777777" w:rsidR="006F3FF2" w:rsidRPr="00A52731" w:rsidRDefault="006F3FF2" w:rsidP="003928A6">
            <w:pPr>
              <w:pStyle w:val="Ttulo3"/>
            </w:pPr>
            <w:bookmarkStart w:id="383" w:name="_Toc417646132"/>
            <w:r w:rsidRPr="00A52731">
              <w:t>Caso De Uso</w:t>
            </w:r>
            <w:bookmarkEnd w:id="383"/>
          </w:p>
        </w:tc>
        <w:tc>
          <w:tcPr>
            <w:tcW w:w="1985" w:type="dxa"/>
            <w:tcBorders>
              <w:top w:val="single" w:sz="4" w:space="0" w:color="70AD47"/>
              <w:left w:val="nil"/>
              <w:bottom w:val="nil"/>
              <w:right w:val="single" w:sz="4" w:space="0" w:color="70AD47"/>
            </w:tcBorders>
            <w:shd w:val="clear" w:color="70AD47" w:fill="70AD47"/>
            <w:noWrap/>
            <w:vAlign w:val="bottom"/>
            <w:hideMark/>
            <w:tcPrChange w:id="384" w:author="carlos cruz" w:date="2015-05-29T15:17:00Z">
              <w:tcPr>
                <w:tcW w:w="1421" w:type="dxa"/>
                <w:gridSpan w:val="2"/>
                <w:tcBorders>
                  <w:top w:val="single" w:sz="4" w:space="0" w:color="70AD47"/>
                  <w:left w:val="nil"/>
                  <w:bottom w:val="nil"/>
                  <w:right w:val="single" w:sz="4" w:space="0" w:color="70AD47"/>
                </w:tcBorders>
                <w:shd w:val="clear" w:color="70AD47" w:fill="70AD47"/>
                <w:noWrap/>
                <w:vAlign w:val="bottom"/>
                <w:hideMark/>
              </w:tcPr>
            </w:tcPrChange>
          </w:tcPr>
          <w:p w14:paraId="30538487" w14:textId="77777777" w:rsidR="006F3FF2" w:rsidRPr="00A52731" w:rsidRDefault="006F3FF2" w:rsidP="003928A6">
            <w:pPr>
              <w:pStyle w:val="Ttulo4"/>
            </w:pPr>
            <w:r w:rsidRPr="00A52731">
              <w:t>Prioridad</w:t>
            </w:r>
          </w:p>
        </w:tc>
      </w:tr>
      <w:tr w:rsidR="006F3FF2" w:rsidRPr="00A52731" w14:paraId="7A7DEFA4" w14:textId="77777777" w:rsidTr="00A75814">
        <w:trPr>
          <w:trHeight w:val="300"/>
          <w:trPrChange w:id="385"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86"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76008E75" w14:textId="77777777" w:rsidR="006F3FF2" w:rsidRPr="00A52731" w:rsidRDefault="006F3FF2" w:rsidP="003928A6">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C.U.1.</w:t>
            </w:r>
            <w:r w:rsidRPr="00A52731">
              <w:rPr>
                <w:rFonts w:eastAsia="Times New Roman" w:cs="Times New Roman"/>
                <w:color w:val="000000"/>
                <w:sz w:val="14"/>
                <w:szCs w:val="14"/>
                <w:lang w:eastAsia="es-BO"/>
              </w:rPr>
              <w:t>       </w:t>
            </w:r>
          </w:p>
        </w:tc>
        <w:tc>
          <w:tcPr>
            <w:tcW w:w="4540" w:type="dxa"/>
            <w:tcBorders>
              <w:top w:val="single" w:sz="4" w:space="0" w:color="70AD47"/>
              <w:left w:val="nil"/>
              <w:bottom w:val="nil"/>
              <w:right w:val="nil"/>
            </w:tcBorders>
            <w:shd w:val="clear" w:color="auto" w:fill="auto"/>
            <w:noWrap/>
            <w:vAlign w:val="bottom"/>
            <w:hideMark/>
            <w:tcPrChange w:id="387"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0E662873"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Solicitar Afiliación</w:t>
            </w:r>
          </w:p>
        </w:tc>
        <w:tc>
          <w:tcPr>
            <w:tcW w:w="1985" w:type="dxa"/>
            <w:tcBorders>
              <w:top w:val="single" w:sz="4" w:space="0" w:color="70AD47"/>
              <w:left w:val="nil"/>
              <w:bottom w:val="nil"/>
              <w:right w:val="single" w:sz="4" w:space="0" w:color="70AD47"/>
            </w:tcBorders>
            <w:shd w:val="clear" w:color="auto" w:fill="auto"/>
            <w:noWrap/>
            <w:vAlign w:val="bottom"/>
            <w:hideMark/>
            <w:tcPrChange w:id="388"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002A86B1" w14:textId="631A9B7C"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28CDC3CF" w14:textId="77777777" w:rsidTr="00A75814">
        <w:trPr>
          <w:trHeight w:val="300"/>
          <w:trPrChange w:id="389"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90"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4C5F6163" w14:textId="77777777" w:rsidR="006F3FF2" w:rsidRPr="00A52731" w:rsidRDefault="006F3FF2" w:rsidP="003928A6">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C.U.2.</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391"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0227F01B"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Solicitar Ambulancia</w:t>
            </w:r>
          </w:p>
        </w:tc>
        <w:tc>
          <w:tcPr>
            <w:tcW w:w="1985" w:type="dxa"/>
            <w:tcBorders>
              <w:top w:val="single" w:sz="4" w:space="0" w:color="70AD47"/>
              <w:left w:val="nil"/>
              <w:bottom w:val="nil"/>
              <w:right w:val="single" w:sz="4" w:space="0" w:color="70AD47"/>
            </w:tcBorders>
            <w:shd w:val="clear" w:color="auto" w:fill="auto"/>
            <w:noWrap/>
            <w:vAlign w:val="bottom"/>
            <w:hideMark/>
            <w:tcPrChange w:id="392"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5132E6D1" w14:textId="00EA52F0" w:rsidR="006F3FF2" w:rsidRPr="00A52731" w:rsidRDefault="00B653C7" w:rsidP="00B653C7">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1D417D3A" w14:textId="77777777" w:rsidTr="00A75814">
        <w:trPr>
          <w:trHeight w:val="300"/>
          <w:trPrChange w:id="393"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94"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78DDAB8C" w14:textId="77777777" w:rsidR="006F3FF2" w:rsidRPr="00A52731" w:rsidRDefault="006F3FF2" w:rsidP="003928A6">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C.U.3.</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395"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6B0B0168"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Gestionar Gesto</w:t>
            </w:r>
          </w:p>
        </w:tc>
        <w:tc>
          <w:tcPr>
            <w:tcW w:w="1985" w:type="dxa"/>
            <w:tcBorders>
              <w:top w:val="single" w:sz="4" w:space="0" w:color="70AD47"/>
              <w:left w:val="nil"/>
              <w:bottom w:val="nil"/>
              <w:right w:val="single" w:sz="4" w:space="0" w:color="70AD47"/>
            </w:tcBorders>
            <w:shd w:val="clear" w:color="auto" w:fill="auto"/>
            <w:noWrap/>
            <w:vAlign w:val="bottom"/>
            <w:hideMark/>
            <w:tcPrChange w:id="396"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2041F42F" w14:textId="1D4537E7"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6F3FF2" w:rsidRPr="00A52731" w:rsidDel="00A75814" w14:paraId="592ADE0B" w14:textId="065B9A42" w:rsidTr="00A75814">
        <w:trPr>
          <w:trHeight w:val="300"/>
          <w:del w:id="397" w:author="carlos cruz" w:date="2015-05-29T15:17:00Z"/>
          <w:trPrChange w:id="398"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99"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746DDEDA" w14:textId="3CDF87F5" w:rsidR="006F3FF2" w:rsidRPr="00A52731" w:rsidDel="00A75814" w:rsidRDefault="006F3FF2" w:rsidP="003928A6">
            <w:pPr>
              <w:spacing w:before="0" w:beforeAutospacing="0" w:after="0" w:afterAutospacing="0" w:line="240" w:lineRule="auto"/>
              <w:ind w:firstLine="0"/>
              <w:rPr>
                <w:del w:id="400" w:author="carlos cruz" w:date="2015-05-29T15:17:00Z"/>
                <w:rFonts w:eastAsia="Times New Roman" w:cs="Calibri"/>
                <w:color w:val="000000"/>
                <w:lang w:eastAsia="es-BO"/>
              </w:rPr>
            </w:pPr>
            <w:del w:id="401" w:author="carlos cruz" w:date="2015-05-29T15:17:00Z">
              <w:r w:rsidRPr="00A52731" w:rsidDel="00A75814">
                <w:rPr>
                  <w:rFonts w:eastAsia="Times New Roman" w:cs="Calibri"/>
                  <w:color w:val="000000"/>
                  <w:lang w:eastAsia="es-BO"/>
                </w:rPr>
                <w:delText>C.U.4.</w:delText>
              </w:r>
              <w:r w:rsidRPr="00A52731" w:rsidDel="00A75814">
                <w:rPr>
                  <w:rFonts w:eastAsia="Times New Roman" w:cs="Times New Roman"/>
                  <w:color w:val="000000"/>
                  <w:sz w:val="14"/>
                  <w:szCs w:val="14"/>
                  <w:lang w:eastAsia="es-BO"/>
                </w:rPr>
                <w:delText xml:space="preserve">        </w:delText>
              </w:r>
            </w:del>
          </w:p>
        </w:tc>
        <w:tc>
          <w:tcPr>
            <w:tcW w:w="4540" w:type="dxa"/>
            <w:tcBorders>
              <w:top w:val="single" w:sz="4" w:space="0" w:color="70AD47"/>
              <w:left w:val="nil"/>
              <w:bottom w:val="nil"/>
              <w:right w:val="nil"/>
            </w:tcBorders>
            <w:shd w:val="clear" w:color="auto" w:fill="auto"/>
            <w:noWrap/>
            <w:vAlign w:val="bottom"/>
            <w:hideMark/>
            <w:tcPrChange w:id="402"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360B47A8" w14:textId="614D6F90" w:rsidR="006F3FF2" w:rsidRPr="00A52731" w:rsidDel="00A75814" w:rsidRDefault="006F3FF2" w:rsidP="003928A6">
            <w:pPr>
              <w:spacing w:before="0" w:beforeAutospacing="0" w:after="0" w:afterAutospacing="0" w:line="240" w:lineRule="auto"/>
              <w:ind w:firstLine="0"/>
              <w:jc w:val="left"/>
              <w:rPr>
                <w:del w:id="403" w:author="carlos cruz" w:date="2015-05-29T15:17:00Z"/>
                <w:rFonts w:eastAsia="Times New Roman" w:cs="Calibri"/>
                <w:color w:val="000000"/>
                <w:lang w:eastAsia="es-BO"/>
              </w:rPr>
            </w:pPr>
            <w:del w:id="404" w:author="carlos cruz" w:date="2015-05-29T15:17:00Z">
              <w:r w:rsidRPr="00A52731" w:rsidDel="00A75814">
                <w:rPr>
                  <w:rFonts w:eastAsia="Times New Roman" w:cs="Calibri"/>
                  <w:color w:val="000000"/>
                  <w:lang w:eastAsia="es-BO"/>
                </w:rPr>
                <w:delText>Gestionar Datos</w:delText>
              </w:r>
            </w:del>
          </w:p>
        </w:tc>
        <w:tc>
          <w:tcPr>
            <w:tcW w:w="1985" w:type="dxa"/>
            <w:tcBorders>
              <w:top w:val="single" w:sz="4" w:space="0" w:color="70AD47"/>
              <w:left w:val="nil"/>
              <w:bottom w:val="nil"/>
              <w:right w:val="single" w:sz="4" w:space="0" w:color="70AD47"/>
            </w:tcBorders>
            <w:shd w:val="clear" w:color="auto" w:fill="auto"/>
            <w:noWrap/>
            <w:vAlign w:val="bottom"/>
            <w:hideMark/>
            <w:tcPrChange w:id="405"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69C8D89D" w14:textId="78483D10" w:rsidR="006F3FF2" w:rsidRPr="00A52731" w:rsidDel="00A75814" w:rsidRDefault="00B653C7" w:rsidP="003928A6">
            <w:pPr>
              <w:spacing w:before="0" w:beforeAutospacing="0" w:after="0" w:afterAutospacing="0" w:line="240" w:lineRule="auto"/>
              <w:ind w:firstLine="0"/>
              <w:jc w:val="left"/>
              <w:rPr>
                <w:del w:id="406" w:author="carlos cruz" w:date="2015-05-29T15:17:00Z"/>
                <w:rFonts w:eastAsia="Times New Roman" w:cs="Calibri"/>
                <w:color w:val="000000"/>
                <w:lang w:eastAsia="es-BO"/>
              </w:rPr>
            </w:pPr>
            <w:del w:id="407" w:author="carlos cruz" w:date="2015-05-29T15:17:00Z">
              <w:r w:rsidDel="00A75814">
                <w:rPr>
                  <w:rFonts w:eastAsia="Times New Roman" w:cs="Calibri"/>
                  <w:color w:val="000000"/>
                  <w:lang w:eastAsia="es-BO"/>
                </w:rPr>
                <w:delText>alta</w:delText>
              </w:r>
            </w:del>
          </w:p>
        </w:tc>
      </w:tr>
      <w:tr w:rsidR="006F3FF2" w:rsidRPr="00A52731" w14:paraId="7EEB8A08" w14:textId="77777777" w:rsidTr="00A75814">
        <w:trPr>
          <w:trHeight w:val="300"/>
          <w:trPrChange w:id="408"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09"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5C95321F" w14:textId="38CC7F9E"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10" w:author="carlos cruz" w:date="2015-05-29T15:17:00Z">
              <w:r w:rsidRPr="00A52731" w:rsidDel="00A75814">
                <w:rPr>
                  <w:rFonts w:eastAsia="Times New Roman" w:cs="Calibri"/>
                  <w:color w:val="000000"/>
                  <w:lang w:eastAsia="es-BO"/>
                </w:rPr>
                <w:delText>5</w:delText>
              </w:r>
            </w:del>
            <w:ins w:id="411" w:author="carlos cruz" w:date="2015-05-29T15:17:00Z">
              <w:r w:rsidR="00A75814">
                <w:rPr>
                  <w:rFonts w:eastAsia="Times New Roman" w:cs="Calibri"/>
                  <w:color w:val="000000"/>
                  <w:lang w:eastAsia="es-BO"/>
                </w:rPr>
                <w:t>4</w:t>
              </w:r>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412"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62B0BF34"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Visualizar Primeros Auxilios</w:t>
            </w:r>
          </w:p>
        </w:tc>
        <w:tc>
          <w:tcPr>
            <w:tcW w:w="1985" w:type="dxa"/>
            <w:tcBorders>
              <w:top w:val="single" w:sz="4" w:space="0" w:color="70AD47"/>
              <w:left w:val="nil"/>
              <w:bottom w:val="nil"/>
              <w:right w:val="single" w:sz="4" w:space="0" w:color="70AD47"/>
            </w:tcBorders>
            <w:shd w:val="clear" w:color="auto" w:fill="auto"/>
            <w:noWrap/>
            <w:vAlign w:val="bottom"/>
            <w:hideMark/>
            <w:tcPrChange w:id="413"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31A415F8" w14:textId="45941342"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baja</w:t>
            </w:r>
          </w:p>
        </w:tc>
      </w:tr>
      <w:tr w:rsidR="006F3FF2" w:rsidRPr="00A52731" w:rsidDel="00A75814" w14:paraId="2E2A833E" w14:textId="607E6ACC" w:rsidTr="00A75814">
        <w:trPr>
          <w:trHeight w:val="300"/>
          <w:del w:id="414" w:author="carlos cruz" w:date="2015-05-29T15:17:00Z"/>
          <w:trPrChange w:id="415"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16"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2D1B44ED" w14:textId="20844CC8" w:rsidR="006F3FF2" w:rsidRPr="00A52731" w:rsidDel="00A75814" w:rsidRDefault="006F3FF2" w:rsidP="003928A6">
            <w:pPr>
              <w:spacing w:before="0" w:beforeAutospacing="0" w:after="0" w:afterAutospacing="0" w:line="240" w:lineRule="auto"/>
              <w:ind w:firstLine="0"/>
              <w:rPr>
                <w:del w:id="417" w:author="carlos cruz" w:date="2015-05-29T15:17:00Z"/>
                <w:rFonts w:eastAsia="Times New Roman" w:cs="Calibri"/>
                <w:color w:val="000000"/>
                <w:lang w:eastAsia="es-BO"/>
              </w:rPr>
            </w:pPr>
            <w:del w:id="418" w:author="carlos cruz" w:date="2015-05-29T15:17:00Z">
              <w:r w:rsidRPr="00A52731" w:rsidDel="00A75814">
                <w:rPr>
                  <w:rFonts w:eastAsia="Times New Roman" w:cs="Calibri"/>
                  <w:color w:val="000000"/>
                  <w:lang w:eastAsia="es-BO"/>
                </w:rPr>
                <w:delText>C.U.6.</w:delText>
              </w:r>
              <w:r w:rsidRPr="00A52731" w:rsidDel="00A75814">
                <w:rPr>
                  <w:rFonts w:eastAsia="Times New Roman" w:cs="Times New Roman"/>
                  <w:color w:val="000000"/>
                  <w:sz w:val="14"/>
                  <w:szCs w:val="14"/>
                  <w:lang w:eastAsia="es-BO"/>
                </w:rPr>
                <w:delText xml:space="preserve">        </w:delText>
              </w:r>
            </w:del>
          </w:p>
        </w:tc>
        <w:tc>
          <w:tcPr>
            <w:tcW w:w="4540" w:type="dxa"/>
            <w:tcBorders>
              <w:top w:val="single" w:sz="4" w:space="0" w:color="70AD47"/>
              <w:left w:val="nil"/>
              <w:bottom w:val="nil"/>
              <w:right w:val="nil"/>
            </w:tcBorders>
            <w:shd w:val="clear" w:color="auto" w:fill="auto"/>
            <w:noWrap/>
            <w:vAlign w:val="bottom"/>
            <w:hideMark/>
            <w:tcPrChange w:id="419"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0A3000DB" w14:textId="379D2BF2" w:rsidR="006F3FF2" w:rsidRPr="00A52731" w:rsidDel="00A75814" w:rsidRDefault="006F3FF2" w:rsidP="003928A6">
            <w:pPr>
              <w:spacing w:before="0" w:beforeAutospacing="0" w:after="0" w:afterAutospacing="0" w:line="240" w:lineRule="auto"/>
              <w:ind w:firstLine="0"/>
              <w:jc w:val="left"/>
              <w:rPr>
                <w:del w:id="420" w:author="carlos cruz" w:date="2015-05-29T15:17:00Z"/>
                <w:rFonts w:eastAsia="Times New Roman" w:cs="Calibri"/>
                <w:color w:val="000000"/>
                <w:lang w:eastAsia="es-BO"/>
              </w:rPr>
            </w:pPr>
            <w:del w:id="421" w:author="carlos cruz" w:date="2015-05-29T15:17:00Z">
              <w:r w:rsidRPr="00A52731" w:rsidDel="00A75814">
                <w:rPr>
                  <w:rFonts w:eastAsia="Times New Roman" w:cs="Calibri"/>
                  <w:color w:val="000000"/>
                  <w:lang w:eastAsia="es-BO"/>
                </w:rPr>
                <w:delText xml:space="preserve">Notificar </w:delText>
              </w:r>
            </w:del>
          </w:p>
        </w:tc>
        <w:tc>
          <w:tcPr>
            <w:tcW w:w="1985" w:type="dxa"/>
            <w:tcBorders>
              <w:top w:val="single" w:sz="4" w:space="0" w:color="70AD47"/>
              <w:left w:val="nil"/>
              <w:bottom w:val="nil"/>
              <w:right w:val="single" w:sz="4" w:space="0" w:color="70AD47"/>
            </w:tcBorders>
            <w:shd w:val="clear" w:color="auto" w:fill="auto"/>
            <w:noWrap/>
            <w:vAlign w:val="bottom"/>
            <w:hideMark/>
            <w:tcPrChange w:id="422"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6E9D9358" w14:textId="0E1BEDCC" w:rsidR="006F3FF2" w:rsidRPr="00A52731" w:rsidDel="00A75814" w:rsidRDefault="00B653C7" w:rsidP="003928A6">
            <w:pPr>
              <w:spacing w:before="0" w:beforeAutospacing="0" w:after="0" w:afterAutospacing="0" w:line="240" w:lineRule="auto"/>
              <w:ind w:firstLine="0"/>
              <w:jc w:val="left"/>
              <w:rPr>
                <w:del w:id="423" w:author="carlos cruz" w:date="2015-05-29T15:17:00Z"/>
                <w:rFonts w:eastAsia="Times New Roman" w:cs="Calibri"/>
                <w:color w:val="000000"/>
                <w:lang w:eastAsia="es-BO"/>
              </w:rPr>
            </w:pPr>
            <w:del w:id="424" w:author="carlos cruz" w:date="2015-05-29T15:17:00Z">
              <w:r w:rsidDel="00A75814">
                <w:rPr>
                  <w:rFonts w:eastAsia="Times New Roman" w:cs="Calibri"/>
                  <w:color w:val="000000"/>
                  <w:lang w:eastAsia="es-BO"/>
                </w:rPr>
                <w:delText>baja</w:delText>
              </w:r>
            </w:del>
          </w:p>
        </w:tc>
      </w:tr>
      <w:tr w:rsidR="006F3FF2" w:rsidRPr="00A52731" w14:paraId="2F98F5AC" w14:textId="77777777" w:rsidTr="00A75814">
        <w:trPr>
          <w:trHeight w:val="300"/>
          <w:trPrChange w:id="425"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26"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2FF9A722" w14:textId="63C0B74F"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27" w:author="carlos cruz" w:date="2015-05-29T15:17:00Z">
              <w:r w:rsidRPr="00A52731" w:rsidDel="00A75814">
                <w:rPr>
                  <w:rFonts w:eastAsia="Times New Roman" w:cs="Calibri"/>
                  <w:color w:val="000000"/>
                  <w:lang w:eastAsia="es-BO"/>
                </w:rPr>
                <w:delText>7</w:delText>
              </w:r>
            </w:del>
            <w:ins w:id="428" w:author="carlos cruz" w:date="2015-05-29T15:17:00Z">
              <w:r w:rsidR="00A75814">
                <w:rPr>
                  <w:rFonts w:eastAsia="Times New Roman" w:cs="Calibri"/>
                  <w:color w:val="000000"/>
                  <w:lang w:eastAsia="es-BO"/>
                </w:rPr>
                <w:t>5</w:t>
              </w:r>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429"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178D9361" w14:textId="3CC03D1F"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Asignar Ambulancia</w:t>
            </w:r>
            <w:ins w:id="430" w:author="luis angel barrancos ortiz" w:date="2015-05-29T20:21:00Z">
              <w:r w:rsidR="008D0CC0">
                <w:rPr>
                  <w:rFonts w:eastAsia="Times New Roman" w:cs="Calibri"/>
                  <w:color w:val="000000"/>
                  <w:lang w:eastAsia="es-BO"/>
                </w:rPr>
                <w:t xml:space="preserve"> al Incidente</w:t>
              </w:r>
            </w:ins>
          </w:p>
        </w:tc>
        <w:tc>
          <w:tcPr>
            <w:tcW w:w="1985" w:type="dxa"/>
            <w:tcBorders>
              <w:top w:val="single" w:sz="4" w:space="0" w:color="70AD47"/>
              <w:left w:val="nil"/>
              <w:bottom w:val="nil"/>
              <w:right w:val="single" w:sz="4" w:space="0" w:color="70AD47"/>
            </w:tcBorders>
            <w:shd w:val="clear" w:color="auto" w:fill="auto"/>
            <w:noWrap/>
            <w:vAlign w:val="bottom"/>
            <w:hideMark/>
            <w:tcPrChange w:id="431"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2D5BA36A" w14:textId="07FB67A9"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3B0366" w:rsidRPr="00A52731" w14:paraId="48CEE828" w14:textId="77777777" w:rsidTr="00A75814">
        <w:trPr>
          <w:trHeight w:val="300"/>
          <w:ins w:id="432" w:author="luis angel barrancos ortiz" w:date="2015-05-30T16:56:00Z"/>
        </w:trPr>
        <w:tc>
          <w:tcPr>
            <w:tcW w:w="1480" w:type="dxa"/>
            <w:tcBorders>
              <w:top w:val="single" w:sz="4" w:space="0" w:color="70AD47"/>
              <w:left w:val="single" w:sz="4" w:space="0" w:color="70AD47"/>
              <w:bottom w:val="nil"/>
              <w:right w:val="nil"/>
            </w:tcBorders>
            <w:shd w:val="clear" w:color="auto" w:fill="auto"/>
            <w:noWrap/>
            <w:vAlign w:val="center"/>
          </w:tcPr>
          <w:p w14:paraId="11F95967" w14:textId="4BE38132" w:rsidR="003B0366" w:rsidRPr="00A52731" w:rsidRDefault="003B0366">
            <w:pPr>
              <w:spacing w:before="0" w:beforeAutospacing="0" w:after="0" w:afterAutospacing="0" w:line="240" w:lineRule="auto"/>
              <w:ind w:firstLine="0"/>
              <w:rPr>
                <w:ins w:id="433" w:author="luis angel barrancos ortiz" w:date="2015-05-30T16:56:00Z"/>
                <w:rFonts w:eastAsia="Times New Roman" w:cs="Calibri"/>
                <w:color w:val="000000"/>
                <w:lang w:eastAsia="es-BO"/>
              </w:rPr>
            </w:pPr>
            <w:ins w:id="434" w:author="luis angel barrancos ortiz" w:date="2015-05-30T16:56:00Z">
              <w:r>
                <w:rPr>
                  <w:rFonts w:eastAsia="Times New Roman" w:cs="Calibri"/>
                  <w:color w:val="000000"/>
                  <w:lang w:eastAsia="es-BO"/>
                </w:rPr>
                <w:t>C.U.6.</w:t>
              </w:r>
            </w:ins>
          </w:p>
        </w:tc>
        <w:tc>
          <w:tcPr>
            <w:tcW w:w="4540" w:type="dxa"/>
            <w:tcBorders>
              <w:top w:val="single" w:sz="4" w:space="0" w:color="70AD47"/>
              <w:left w:val="nil"/>
              <w:bottom w:val="nil"/>
              <w:right w:val="nil"/>
            </w:tcBorders>
            <w:shd w:val="clear" w:color="auto" w:fill="auto"/>
            <w:noWrap/>
            <w:vAlign w:val="bottom"/>
          </w:tcPr>
          <w:p w14:paraId="25E790EC" w14:textId="77AF9E5A" w:rsidR="003B0366" w:rsidRPr="00A52731" w:rsidRDefault="003B0366" w:rsidP="003928A6">
            <w:pPr>
              <w:spacing w:before="0" w:beforeAutospacing="0" w:after="0" w:afterAutospacing="0" w:line="240" w:lineRule="auto"/>
              <w:ind w:firstLine="0"/>
              <w:jc w:val="left"/>
              <w:rPr>
                <w:ins w:id="435" w:author="luis angel barrancos ortiz" w:date="2015-05-30T16:56:00Z"/>
                <w:rFonts w:eastAsia="Times New Roman" w:cs="Calibri"/>
                <w:color w:val="000000"/>
                <w:lang w:eastAsia="es-BO"/>
              </w:rPr>
            </w:pPr>
            <w:ins w:id="436" w:author="luis angel barrancos ortiz" w:date="2015-05-30T16:57:00Z">
              <w:r>
                <w:rPr>
                  <w:rFonts w:eastAsia="Times New Roman" w:cs="Calibri"/>
                  <w:color w:val="000000"/>
                  <w:lang w:eastAsia="es-BO"/>
                </w:rPr>
                <w:t xml:space="preserve">Notificar </w:t>
              </w:r>
            </w:ins>
          </w:p>
        </w:tc>
        <w:tc>
          <w:tcPr>
            <w:tcW w:w="1985" w:type="dxa"/>
            <w:tcBorders>
              <w:top w:val="single" w:sz="4" w:space="0" w:color="70AD47"/>
              <w:left w:val="nil"/>
              <w:bottom w:val="nil"/>
              <w:right w:val="single" w:sz="4" w:space="0" w:color="70AD47"/>
            </w:tcBorders>
            <w:shd w:val="clear" w:color="auto" w:fill="auto"/>
            <w:noWrap/>
            <w:vAlign w:val="bottom"/>
          </w:tcPr>
          <w:p w14:paraId="3FAF72AB" w14:textId="77777777" w:rsidR="003B0366" w:rsidRDefault="003B0366" w:rsidP="003928A6">
            <w:pPr>
              <w:spacing w:before="0" w:beforeAutospacing="0" w:after="0" w:afterAutospacing="0" w:line="240" w:lineRule="auto"/>
              <w:ind w:firstLine="0"/>
              <w:jc w:val="left"/>
              <w:rPr>
                <w:ins w:id="437" w:author="luis angel barrancos ortiz" w:date="2015-05-30T16:56:00Z"/>
                <w:rFonts w:eastAsia="Times New Roman" w:cs="Calibri"/>
                <w:color w:val="000000"/>
                <w:lang w:eastAsia="es-BO"/>
              </w:rPr>
            </w:pPr>
          </w:p>
        </w:tc>
      </w:tr>
      <w:tr w:rsidR="006F3FF2" w:rsidRPr="00A52731" w:rsidDel="00A75814" w14:paraId="4335DDCC" w14:textId="16132913" w:rsidTr="00A75814">
        <w:trPr>
          <w:trHeight w:val="300"/>
          <w:del w:id="438" w:author="carlos cruz" w:date="2015-05-29T15:17:00Z"/>
          <w:trPrChange w:id="439"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40"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1A158AFF" w14:textId="2BDCCF6B" w:rsidR="006F3FF2" w:rsidRPr="00A52731" w:rsidDel="00A75814" w:rsidRDefault="006F3FF2" w:rsidP="003928A6">
            <w:pPr>
              <w:spacing w:before="0" w:beforeAutospacing="0" w:after="0" w:afterAutospacing="0" w:line="240" w:lineRule="auto"/>
              <w:ind w:firstLine="0"/>
              <w:rPr>
                <w:del w:id="441" w:author="carlos cruz" w:date="2015-05-29T15:17:00Z"/>
                <w:rFonts w:eastAsia="Times New Roman" w:cs="Calibri"/>
                <w:color w:val="000000"/>
                <w:lang w:eastAsia="es-BO"/>
              </w:rPr>
            </w:pPr>
            <w:del w:id="442" w:author="carlos cruz" w:date="2015-05-29T15:17:00Z">
              <w:r w:rsidRPr="00A52731" w:rsidDel="00A75814">
                <w:rPr>
                  <w:rFonts w:eastAsia="Times New Roman" w:cs="Calibri"/>
                  <w:color w:val="000000"/>
                  <w:lang w:eastAsia="es-BO"/>
                </w:rPr>
                <w:delText>C.U.8.</w:delText>
              </w:r>
              <w:r w:rsidRPr="00A52731" w:rsidDel="00A75814">
                <w:rPr>
                  <w:rFonts w:eastAsia="Times New Roman" w:cs="Times New Roman"/>
                  <w:color w:val="000000"/>
                  <w:sz w:val="14"/>
                  <w:szCs w:val="14"/>
                  <w:lang w:eastAsia="es-BO"/>
                </w:rPr>
                <w:delText xml:space="preserve">        </w:delText>
              </w:r>
            </w:del>
          </w:p>
        </w:tc>
        <w:tc>
          <w:tcPr>
            <w:tcW w:w="4540" w:type="dxa"/>
            <w:tcBorders>
              <w:top w:val="single" w:sz="4" w:space="0" w:color="70AD47"/>
              <w:left w:val="nil"/>
              <w:bottom w:val="nil"/>
              <w:right w:val="nil"/>
            </w:tcBorders>
            <w:shd w:val="clear" w:color="auto" w:fill="auto"/>
            <w:noWrap/>
            <w:vAlign w:val="bottom"/>
            <w:hideMark/>
            <w:tcPrChange w:id="443"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4782255D" w14:textId="6A5BFF05" w:rsidR="006F3FF2" w:rsidRPr="00A52731" w:rsidDel="00A75814" w:rsidRDefault="006F3FF2" w:rsidP="003928A6">
            <w:pPr>
              <w:spacing w:before="0" w:beforeAutospacing="0" w:after="0" w:afterAutospacing="0" w:line="240" w:lineRule="auto"/>
              <w:ind w:firstLine="0"/>
              <w:jc w:val="left"/>
              <w:rPr>
                <w:del w:id="444" w:author="carlos cruz" w:date="2015-05-29T15:17:00Z"/>
                <w:rFonts w:eastAsia="Times New Roman" w:cs="Calibri"/>
                <w:color w:val="000000"/>
                <w:lang w:eastAsia="es-BO"/>
              </w:rPr>
            </w:pPr>
            <w:del w:id="445" w:author="carlos cruz" w:date="2015-05-29T15:17:00Z">
              <w:r w:rsidRPr="00A52731" w:rsidDel="00A75814">
                <w:rPr>
                  <w:rFonts w:eastAsia="Times New Roman" w:cs="Calibri"/>
                  <w:color w:val="000000"/>
                  <w:lang w:eastAsia="es-BO"/>
                </w:rPr>
                <w:delText>Trazar Ruta Offline</w:delText>
              </w:r>
            </w:del>
          </w:p>
        </w:tc>
        <w:tc>
          <w:tcPr>
            <w:tcW w:w="1985" w:type="dxa"/>
            <w:tcBorders>
              <w:top w:val="single" w:sz="4" w:space="0" w:color="70AD47"/>
              <w:left w:val="nil"/>
              <w:bottom w:val="nil"/>
              <w:right w:val="single" w:sz="4" w:space="0" w:color="70AD47"/>
            </w:tcBorders>
            <w:shd w:val="clear" w:color="auto" w:fill="auto"/>
            <w:noWrap/>
            <w:vAlign w:val="bottom"/>
            <w:hideMark/>
            <w:tcPrChange w:id="446"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66E03A9F" w14:textId="258C6533" w:rsidR="006F3FF2" w:rsidRPr="00A52731" w:rsidDel="00A75814" w:rsidRDefault="00B653C7" w:rsidP="003928A6">
            <w:pPr>
              <w:spacing w:before="0" w:beforeAutospacing="0" w:after="0" w:afterAutospacing="0" w:line="240" w:lineRule="auto"/>
              <w:ind w:firstLine="0"/>
              <w:jc w:val="left"/>
              <w:rPr>
                <w:del w:id="447" w:author="carlos cruz" w:date="2015-05-29T15:17:00Z"/>
                <w:rFonts w:eastAsia="Times New Roman" w:cs="Calibri"/>
                <w:color w:val="000000"/>
                <w:lang w:eastAsia="es-BO"/>
              </w:rPr>
            </w:pPr>
            <w:del w:id="448" w:author="carlos cruz" w:date="2015-05-29T15:17:00Z">
              <w:r w:rsidDel="00A75814">
                <w:rPr>
                  <w:rFonts w:eastAsia="Times New Roman" w:cs="Calibri"/>
                  <w:color w:val="000000"/>
                  <w:lang w:eastAsia="es-BO"/>
                </w:rPr>
                <w:delText>baja</w:delText>
              </w:r>
            </w:del>
          </w:p>
        </w:tc>
      </w:tr>
      <w:tr w:rsidR="006F3FF2" w:rsidRPr="00A52731" w14:paraId="3EBFBB21" w14:textId="77777777" w:rsidTr="00A75814">
        <w:trPr>
          <w:trHeight w:val="300"/>
          <w:trPrChange w:id="449"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50"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048AB481" w14:textId="66791548"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51" w:author="carlos cruz" w:date="2015-05-29T15:17:00Z">
              <w:r w:rsidRPr="00A52731" w:rsidDel="00A75814">
                <w:rPr>
                  <w:rFonts w:eastAsia="Times New Roman" w:cs="Calibri"/>
                  <w:color w:val="000000"/>
                  <w:lang w:eastAsia="es-BO"/>
                </w:rPr>
                <w:delText>9</w:delText>
              </w:r>
            </w:del>
            <w:ins w:id="452" w:author="luis angel barrancos ortiz" w:date="2015-05-30T16:57:00Z">
              <w:r w:rsidR="003B0366">
                <w:rPr>
                  <w:rFonts w:eastAsia="Times New Roman" w:cs="Calibri"/>
                  <w:color w:val="000000"/>
                  <w:lang w:eastAsia="es-BO"/>
                </w:rPr>
                <w:t>7</w:t>
              </w:r>
            </w:ins>
            <w:ins w:id="453" w:author="carlos cruz" w:date="2015-05-29T15:18:00Z">
              <w:del w:id="454" w:author="luis angel barrancos ortiz" w:date="2015-05-30T16:57:00Z">
                <w:r w:rsidR="00A75814" w:rsidDel="003B0366">
                  <w:rPr>
                    <w:rFonts w:eastAsia="Times New Roman" w:cs="Calibri"/>
                    <w:color w:val="000000"/>
                    <w:lang w:eastAsia="es-BO"/>
                  </w:rPr>
                  <w:delText>6</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455"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583B60B9"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Cambiar Estado</w:t>
            </w:r>
          </w:p>
        </w:tc>
        <w:tc>
          <w:tcPr>
            <w:tcW w:w="1985" w:type="dxa"/>
            <w:tcBorders>
              <w:top w:val="single" w:sz="4" w:space="0" w:color="70AD47"/>
              <w:left w:val="nil"/>
              <w:bottom w:val="nil"/>
              <w:right w:val="single" w:sz="4" w:space="0" w:color="70AD47"/>
            </w:tcBorders>
            <w:shd w:val="clear" w:color="auto" w:fill="auto"/>
            <w:noWrap/>
            <w:vAlign w:val="bottom"/>
            <w:hideMark/>
            <w:tcPrChange w:id="456"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78FA8B52" w14:textId="6C9E7E5A"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baja</w:t>
            </w:r>
          </w:p>
        </w:tc>
      </w:tr>
      <w:tr w:rsidR="006F3FF2" w:rsidRPr="00A52731" w14:paraId="2FE29548" w14:textId="77777777" w:rsidTr="00A75814">
        <w:trPr>
          <w:trHeight w:val="300"/>
          <w:trPrChange w:id="457"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58"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5C7AC205" w14:textId="10585230"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59" w:author="carlos cruz" w:date="2015-05-29T15:17:00Z">
              <w:r w:rsidRPr="00A52731" w:rsidDel="00A75814">
                <w:rPr>
                  <w:rFonts w:eastAsia="Times New Roman" w:cs="Calibri"/>
                  <w:color w:val="000000"/>
                  <w:lang w:eastAsia="es-BO"/>
                </w:rPr>
                <w:delText>10</w:delText>
              </w:r>
            </w:del>
            <w:ins w:id="460" w:author="luis angel barrancos ortiz" w:date="2015-05-30T16:57:00Z">
              <w:r w:rsidR="003B0366">
                <w:rPr>
                  <w:rFonts w:eastAsia="Times New Roman" w:cs="Calibri"/>
                  <w:color w:val="000000"/>
                  <w:lang w:eastAsia="es-BO"/>
                </w:rPr>
                <w:t>8</w:t>
              </w:r>
            </w:ins>
            <w:ins w:id="461" w:author="carlos cruz" w:date="2015-05-29T15:18:00Z">
              <w:del w:id="462" w:author="luis angel barrancos ortiz" w:date="2015-05-30T16:57:00Z">
                <w:r w:rsidR="00A75814" w:rsidDel="003B0366">
                  <w:rPr>
                    <w:rFonts w:eastAsia="Times New Roman" w:cs="Calibri"/>
                    <w:color w:val="000000"/>
                    <w:lang w:eastAsia="es-BO"/>
                  </w:rPr>
                  <w:delText>7</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463"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6C721C45" w14:textId="0698C4F8" w:rsidR="006F3FF2" w:rsidRPr="00A52731" w:rsidRDefault="008115B6"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Solicitar Centro</w:t>
            </w:r>
            <w:r w:rsidR="006F3FF2" w:rsidRPr="00A52731">
              <w:rPr>
                <w:rFonts w:eastAsia="Times New Roman" w:cs="Calibri"/>
                <w:color w:val="000000"/>
                <w:lang w:eastAsia="es-BO"/>
              </w:rPr>
              <w:t xml:space="preserve"> De Salud</w:t>
            </w:r>
          </w:p>
        </w:tc>
        <w:tc>
          <w:tcPr>
            <w:tcW w:w="1985" w:type="dxa"/>
            <w:tcBorders>
              <w:top w:val="single" w:sz="4" w:space="0" w:color="70AD47"/>
              <w:left w:val="nil"/>
              <w:bottom w:val="nil"/>
              <w:right w:val="single" w:sz="4" w:space="0" w:color="70AD47"/>
            </w:tcBorders>
            <w:shd w:val="clear" w:color="auto" w:fill="auto"/>
            <w:noWrap/>
            <w:vAlign w:val="bottom"/>
            <w:hideMark/>
            <w:tcPrChange w:id="464"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70B376D4" w14:textId="0EC0F29F"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5D76ECFC" w14:textId="77777777" w:rsidTr="00A75814">
        <w:trPr>
          <w:trHeight w:val="300"/>
          <w:trPrChange w:id="465"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66"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2285C526" w14:textId="04BB9FEC"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67" w:author="carlos cruz" w:date="2015-05-29T15:17:00Z">
              <w:r w:rsidRPr="00A52731" w:rsidDel="00A75814">
                <w:rPr>
                  <w:rFonts w:eastAsia="Times New Roman" w:cs="Calibri"/>
                  <w:color w:val="000000"/>
                  <w:lang w:eastAsia="es-BO"/>
                </w:rPr>
                <w:delText>11</w:delText>
              </w:r>
            </w:del>
            <w:ins w:id="468" w:author="luis angel barrancos ortiz" w:date="2015-05-30T16:57:00Z">
              <w:r w:rsidR="003B0366">
                <w:rPr>
                  <w:rFonts w:eastAsia="Times New Roman" w:cs="Calibri"/>
                  <w:color w:val="000000"/>
                  <w:lang w:eastAsia="es-BO"/>
                </w:rPr>
                <w:t>9</w:t>
              </w:r>
            </w:ins>
            <w:ins w:id="469" w:author="carlos cruz" w:date="2015-05-29T15:18:00Z">
              <w:del w:id="470" w:author="luis angel barrancos ortiz" w:date="2015-05-30T16:57:00Z">
                <w:r w:rsidR="00A75814" w:rsidDel="003B0366">
                  <w:rPr>
                    <w:rFonts w:eastAsia="Times New Roman" w:cs="Calibri"/>
                    <w:color w:val="000000"/>
                    <w:lang w:eastAsia="es-BO"/>
                  </w:rPr>
                  <w:delText>8</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w:t>
            </w:r>
          </w:p>
        </w:tc>
        <w:tc>
          <w:tcPr>
            <w:tcW w:w="4540" w:type="dxa"/>
            <w:tcBorders>
              <w:top w:val="single" w:sz="4" w:space="0" w:color="70AD47"/>
              <w:left w:val="nil"/>
              <w:bottom w:val="nil"/>
              <w:right w:val="nil"/>
            </w:tcBorders>
            <w:shd w:val="clear" w:color="auto" w:fill="auto"/>
            <w:noWrap/>
            <w:vAlign w:val="bottom"/>
            <w:hideMark/>
            <w:tcPrChange w:id="471"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00E8FC0E"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Visualizar Historia Clínica</w:t>
            </w:r>
          </w:p>
        </w:tc>
        <w:tc>
          <w:tcPr>
            <w:tcW w:w="1985" w:type="dxa"/>
            <w:tcBorders>
              <w:top w:val="single" w:sz="4" w:space="0" w:color="70AD47"/>
              <w:left w:val="nil"/>
              <w:bottom w:val="nil"/>
              <w:right w:val="single" w:sz="4" w:space="0" w:color="70AD47"/>
            </w:tcBorders>
            <w:shd w:val="clear" w:color="auto" w:fill="auto"/>
            <w:noWrap/>
            <w:vAlign w:val="bottom"/>
            <w:hideMark/>
            <w:tcPrChange w:id="472"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051A4FE0" w14:textId="0C8D15FD"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6F3FF2" w:rsidRPr="00A52731" w14:paraId="57D6B45F" w14:textId="77777777" w:rsidTr="00A75814">
        <w:trPr>
          <w:trHeight w:val="300"/>
          <w:trPrChange w:id="473"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74"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366E761E" w14:textId="31F149AD"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75" w:author="carlos cruz" w:date="2015-05-29T15:17:00Z">
              <w:r w:rsidRPr="00A52731" w:rsidDel="00A75814">
                <w:rPr>
                  <w:rFonts w:eastAsia="Times New Roman" w:cs="Calibri"/>
                  <w:color w:val="000000"/>
                  <w:lang w:eastAsia="es-BO"/>
                </w:rPr>
                <w:delText>12</w:delText>
              </w:r>
            </w:del>
            <w:ins w:id="476" w:author="luis angel barrancos ortiz" w:date="2015-05-30T16:57:00Z">
              <w:r w:rsidR="003B0366">
                <w:rPr>
                  <w:rFonts w:eastAsia="Times New Roman" w:cs="Calibri"/>
                  <w:color w:val="000000"/>
                  <w:lang w:eastAsia="es-BO"/>
                </w:rPr>
                <w:t>10</w:t>
              </w:r>
            </w:ins>
            <w:ins w:id="477" w:author="carlos cruz" w:date="2015-05-29T15:18:00Z">
              <w:del w:id="478" w:author="luis angel barrancos ortiz" w:date="2015-05-30T16:57:00Z">
                <w:r w:rsidR="00A75814" w:rsidDel="003B0366">
                  <w:rPr>
                    <w:rFonts w:eastAsia="Times New Roman" w:cs="Calibri"/>
                    <w:color w:val="000000"/>
                    <w:lang w:eastAsia="es-BO"/>
                  </w:rPr>
                  <w:delText>9</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479"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46B62D12"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Trazar Ruta</w:t>
            </w:r>
            <w:del w:id="480" w:author="luis angel barrancos ortiz" w:date="2015-05-29T20:22:00Z">
              <w:r w:rsidRPr="00A52731" w:rsidDel="008D0CC0">
                <w:rPr>
                  <w:rFonts w:eastAsia="Times New Roman" w:cs="Calibri"/>
                  <w:color w:val="000000"/>
                  <w:lang w:eastAsia="es-BO"/>
                </w:rPr>
                <w:delText xml:space="preserve"> Online</w:delText>
              </w:r>
            </w:del>
          </w:p>
        </w:tc>
        <w:tc>
          <w:tcPr>
            <w:tcW w:w="1985" w:type="dxa"/>
            <w:tcBorders>
              <w:top w:val="single" w:sz="4" w:space="0" w:color="70AD47"/>
              <w:left w:val="nil"/>
              <w:bottom w:val="nil"/>
              <w:right w:val="single" w:sz="4" w:space="0" w:color="70AD47"/>
            </w:tcBorders>
            <w:shd w:val="clear" w:color="auto" w:fill="auto"/>
            <w:noWrap/>
            <w:vAlign w:val="bottom"/>
            <w:hideMark/>
            <w:tcPrChange w:id="481"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55EBF304" w14:textId="0D36BA5B"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6F3FF2" w:rsidRPr="00A52731" w14:paraId="26D41CC8" w14:textId="77777777" w:rsidTr="00A75814">
        <w:trPr>
          <w:trHeight w:val="300"/>
          <w:trPrChange w:id="482"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83"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62D28B22" w14:textId="3AAA4E27" w:rsidR="006F3FF2" w:rsidRPr="00A52731" w:rsidRDefault="006F3FF2">
            <w:pPr>
              <w:spacing w:before="0" w:beforeAutospacing="0" w:after="0" w:afterAutospacing="0" w:line="240" w:lineRule="auto"/>
              <w:ind w:firstLine="0"/>
              <w:rPr>
                <w:rFonts w:eastAsia="Times New Roman" w:cs="Calibri"/>
                <w:color w:val="000000"/>
                <w:lang w:eastAsia="es-BO"/>
              </w:rPr>
            </w:pPr>
            <w:bookmarkStart w:id="484" w:name="RANGE!A14"/>
            <w:r w:rsidRPr="00A52731">
              <w:rPr>
                <w:rFonts w:eastAsia="Times New Roman" w:cs="Calibri"/>
                <w:color w:val="000000"/>
                <w:lang w:eastAsia="es-BO"/>
              </w:rPr>
              <w:t>C.U.</w:t>
            </w:r>
            <w:del w:id="485" w:author="carlos cruz" w:date="2015-05-29T15:17:00Z">
              <w:r w:rsidRPr="00A52731" w:rsidDel="00A75814">
                <w:rPr>
                  <w:rFonts w:eastAsia="Times New Roman" w:cs="Calibri"/>
                  <w:color w:val="000000"/>
                  <w:lang w:eastAsia="es-BO"/>
                </w:rPr>
                <w:delText>13</w:delText>
              </w:r>
            </w:del>
            <w:ins w:id="486" w:author="carlos cruz" w:date="2015-05-29T15:17:00Z">
              <w:r w:rsidR="00A75814">
                <w:rPr>
                  <w:rFonts w:eastAsia="Times New Roman" w:cs="Calibri"/>
                  <w:color w:val="000000"/>
                  <w:lang w:eastAsia="es-BO"/>
                </w:rPr>
                <w:t>1</w:t>
              </w:r>
            </w:ins>
            <w:ins w:id="487" w:author="luis angel barrancos ortiz" w:date="2015-05-30T16:57:00Z">
              <w:r w:rsidR="003B0366">
                <w:rPr>
                  <w:rFonts w:eastAsia="Times New Roman" w:cs="Calibri"/>
                  <w:color w:val="000000"/>
                  <w:lang w:eastAsia="es-BO"/>
                </w:rPr>
                <w:t>1</w:t>
              </w:r>
            </w:ins>
            <w:ins w:id="488" w:author="carlos cruz" w:date="2015-05-29T15:18:00Z">
              <w:del w:id="489" w:author="luis angel barrancos ortiz" w:date="2015-05-30T16:57:00Z">
                <w:r w:rsidR="00A75814" w:rsidDel="003B0366">
                  <w:rPr>
                    <w:rFonts w:eastAsia="Times New Roman" w:cs="Calibri"/>
                    <w:color w:val="000000"/>
                    <w:lang w:eastAsia="es-BO"/>
                  </w:rPr>
                  <w:delText>0</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bookmarkEnd w:id="484"/>
          </w:p>
        </w:tc>
        <w:tc>
          <w:tcPr>
            <w:tcW w:w="4540" w:type="dxa"/>
            <w:tcBorders>
              <w:top w:val="single" w:sz="4" w:space="0" w:color="70AD47"/>
              <w:left w:val="nil"/>
              <w:bottom w:val="nil"/>
              <w:right w:val="nil"/>
            </w:tcBorders>
            <w:shd w:val="clear" w:color="auto" w:fill="auto"/>
            <w:noWrap/>
            <w:vAlign w:val="bottom"/>
            <w:hideMark/>
            <w:tcPrChange w:id="490"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42308366"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Confirmar Afiliación</w:t>
            </w:r>
          </w:p>
        </w:tc>
        <w:tc>
          <w:tcPr>
            <w:tcW w:w="1985" w:type="dxa"/>
            <w:tcBorders>
              <w:top w:val="single" w:sz="4" w:space="0" w:color="70AD47"/>
              <w:left w:val="nil"/>
              <w:bottom w:val="nil"/>
              <w:right w:val="single" w:sz="4" w:space="0" w:color="70AD47"/>
            </w:tcBorders>
            <w:shd w:val="clear" w:color="auto" w:fill="auto"/>
            <w:noWrap/>
            <w:vAlign w:val="bottom"/>
            <w:hideMark/>
            <w:tcPrChange w:id="491"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5A2DB70C" w14:textId="4F93469E"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2DAD4B91" w14:textId="77777777" w:rsidTr="00A75814">
        <w:trPr>
          <w:trHeight w:val="300"/>
          <w:trPrChange w:id="492" w:author="carlos cruz" w:date="2015-05-29T15:17:00Z">
            <w:trPr>
              <w:gridAfter w:val="0"/>
              <w:trHeight w:val="300"/>
            </w:trPr>
          </w:trPrChange>
        </w:trPr>
        <w:tc>
          <w:tcPr>
            <w:tcW w:w="1480" w:type="dxa"/>
            <w:tcBorders>
              <w:top w:val="single" w:sz="4" w:space="0" w:color="70AD47"/>
              <w:left w:val="single" w:sz="4" w:space="0" w:color="70AD47"/>
              <w:bottom w:val="single" w:sz="4" w:space="0" w:color="70AD47"/>
              <w:right w:val="nil"/>
            </w:tcBorders>
            <w:shd w:val="clear" w:color="auto" w:fill="auto"/>
            <w:noWrap/>
            <w:vAlign w:val="center"/>
            <w:hideMark/>
            <w:tcPrChange w:id="493" w:author="carlos cruz" w:date="2015-05-29T15:17:00Z">
              <w:tcPr>
                <w:tcW w:w="1480" w:type="dxa"/>
                <w:gridSpan w:val="2"/>
                <w:tcBorders>
                  <w:top w:val="single" w:sz="4" w:space="0" w:color="70AD47"/>
                  <w:left w:val="single" w:sz="4" w:space="0" w:color="70AD47"/>
                  <w:bottom w:val="single" w:sz="4" w:space="0" w:color="70AD47"/>
                  <w:right w:val="nil"/>
                </w:tcBorders>
                <w:shd w:val="clear" w:color="auto" w:fill="auto"/>
                <w:noWrap/>
                <w:vAlign w:val="center"/>
                <w:hideMark/>
              </w:tcPr>
            </w:tcPrChange>
          </w:tcPr>
          <w:p w14:paraId="3260DAD5" w14:textId="211BEFDE"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94" w:author="carlos cruz" w:date="2015-05-29T15:17:00Z">
              <w:r w:rsidRPr="00A52731" w:rsidDel="00A75814">
                <w:rPr>
                  <w:rFonts w:eastAsia="Times New Roman" w:cs="Calibri"/>
                  <w:color w:val="000000"/>
                  <w:lang w:eastAsia="es-BO"/>
                </w:rPr>
                <w:delText>14</w:delText>
              </w:r>
            </w:del>
            <w:ins w:id="495" w:author="carlos cruz" w:date="2015-05-29T15:17:00Z">
              <w:r w:rsidR="00A75814">
                <w:rPr>
                  <w:rFonts w:eastAsia="Times New Roman" w:cs="Calibri"/>
                  <w:color w:val="000000"/>
                  <w:lang w:eastAsia="es-BO"/>
                </w:rPr>
                <w:t>1</w:t>
              </w:r>
            </w:ins>
            <w:ins w:id="496" w:author="luis angel barrancos ortiz" w:date="2015-05-30T16:57:00Z">
              <w:r w:rsidR="003B0366">
                <w:rPr>
                  <w:rFonts w:eastAsia="Times New Roman" w:cs="Calibri"/>
                  <w:color w:val="000000"/>
                  <w:lang w:eastAsia="es-BO"/>
                </w:rPr>
                <w:t>2</w:t>
              </w:r>
            </w:ins>
            <w:ins w:id="497" w:author="carlos cruz" w:date="2015-05-29T15:18:00Z">
              <w:del w:id="498" w:author="luis angel barrancos ortiz" w:date="2015-05-30T16:57:00Z">
                <w:r w:rsidR="00A75814" w:rsidDel="003B0366">
                  <w:rPr>
                    <w:rFonts w:eastAsia="Times New Roman" w:cs="Calibri"/>
                    <w:color w:val="000000"/>
                    <w:lang w:eastAsia="es-BO"/>
                  </w:rPr>
                  <w:delText>1</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single" w:sz="4" w:space="0" w:color="70AD47"/>
              <w:right w:val="nil"/>
            </w:tcBorders>
            <w:shd w:val="clear" w:color="auto" w:fill="auto"/>
            <w:noWrap/>
            <w:vAlign w:val="bottom"/>
            <w:hideMark/>
            <w:tcPrChange w:id="499" w:author="carlos cruz" w:date="2015-05-29T15:17:00Z">
              <w:tcPr>
                <w:tcW w:w="4540" w:type="dxa"/>
                <w:gridSpan w:val="2"/>
                <w:tcBorders>
                  <w:top w:val="single" w:sz="4" w:space="0" w:color="70AD47"/>
                  <w:left w:val="nil"/>
                  <w:bottom w:val="single" w:sz="4" w:space="0" w:color="70AD47"/>
                  <w:right w:val="nil"/>
                </w:tcBorders>
                <w:shd w:val="clear" w:color="auto" w:fill="auto"/>
                <w:noWrap/>
                <w:vAlign w:val="bottom"/>
                <w:hideMark/>
              </w:tcPr>
            </w:tcPrChange>
          </w:tcPr>
          <w:p w14:paraId="48B7DD5E" w14:textId="2E3644BB" w:rsidR="006F3FF2" w:rsidRPr="00A52731" w:rsidRDefault="00210B00" w:rsidP="00210B00">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Establecer Perfil</w:t>
            </w:r>
            <w:ins w:id="500" w:author="luis angel barrancos ortiz" w:date="2015-05-30T16:16:00Z">
              <w:r w:rsidR="001E24BE">
                <w:rPr>
                  <w:rFonts w:eastAsia="Times New Roman" w:cs="Calibri"/>
                  <w:color w:val="000000"/>
                  <w:lang w:eastAsia="es-BO"/>
                </w:rPr>
                <w:t>es</w:t>
              </w:r>
            </w:ins>
            <w:r>
              <w:rPr>
                <w:rFonts w:eastAsia="Times New Roman" w:cs="Calibri"/>
                <w:color w:val="000000"/>
                <w:lang w:eastAsia="es-BO"/>
              </w:rPr>
              <w:t xml:space="preserve"> de </w:t>
            </w:r>
            <w:ins w:id="501" w:author="luis angel barrancos ortiz" w:date="2015-05-30T16:16:00Z">
              <w:r w:rsidR="001E24BE">
                <w:rPr>
                  <w:rFonts w:eastAsia="Times New Roman" w:cs="Calibri"/>
                  <w:color w:val="000000"/>
                  <w:lang w:eastAsia="es-BO"/>
                </w:rPr>
                <w:t>Desc</w:t>
              </w:r>
            </w:ins>
            <w:del w:id="502" w:author="luis angel barrancos ortiz" w:date="2015-05-30T16:16:00Z">
              <w:r>
                <w:rPr>
                  <w:rFonts w:eastAsia="Times New Roman" w:cs="Calibri"/>
                  <w:color w:val="000000"/>
                  <w:lang w:eastAsia="es-BO"/>
                </w:rPr>
                <w:delText>C</w:delText>
              </w:r>
            </w:del>
            <w:r>
              <w:rPr>
                <w:rFonts w:eastAsia="Times New Roman" w:cs="Calibri"/>
                <w:color w:val="000000"/>
                <w:lang w:eastAsia="es-BO"/>
              </w:rPr>
              <w:t>ongestión</w:t>
            </w:r>
          </w:p>
        </w:tc>
        <w:tc>
          <w:tcPr>
            <w:tcW w:w="1985" w:type="dxa"/>
            <w:tcBorders>
              <w:top w:val="single" w:sz="4" w:space="0" w:color="70AD47"/>
              <w:left w:val="nil"/>
              <w:bottom w:val="single" w:sz="4" w:space="0" w:color="70AD47"/>
              <w:right w:val="single" w:sz="4" w:space="0" w:color="70AD47"/>
            </w:tcBorders>
            <w:shd w:val="clear" w:color="auto" w:fill="auto"/>
            <w:noWrap/>
            <w:vAlign w:val="bottom"/>
            <w:hideMark/>
            <w:tcPrChange w:id="503" w:author="carlos cruz" w:date="2015-05-29T15:17:00Z">
              <w:tcPr>
                <w:tcW w:w="1421" w:type="dxa"/>
                <w:gridSpan w:val="2"/>
                <w:tcBorders>
                  <w:top w:val="single" w:sz="4" w:space="0" w:color="70AD47"/>
                  <w:left w:val="nil"/>
                  <w:bottom w:val="single" w:sz="4" w:space="0" w:color="70AD47"/>
                  <w:right w:val="single" w:sz="4" w:space="0" w:color="70AD47"/>
                </w:tcBorders>
                <w:shd w:val="clear" w:color="auto" w:fill="auto"/>
                <w:noWrap/>
                <w:vAlign w:val="bottom"/>
                <w:hideMark/>
              </w:tcPr>
            </w:tcPrChange>
          </w:tcPr>
          <w:p w14:paraId="50B43DA2" w14:textId="61DA0FE0"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8D0CC0" w:rsidRPr="00A52731" w14:paraId="7EBA6946" w14:textId="77777777" w:rsidTr="00A75814">
        <w:trPr>
          <w:trHeight w:val="300"/>
          <w:ins w:id="504" w:author="luis angel barrancos ortiz" w:date="2015-05-29T20:22:00Z"/>
        </w:trPr>
        <w:tc>
          <w:tcPr>
            <w:tcW w:w="1480" w:type="dxa"/>
            <w:tcBorders>
              <w:top w:val="single" w:sz="4" w:space="0" w:color="70AD47"/>
              <w:left w:val="single" w:sz="4" w:space="0" w:color="70AD47"/>
              <w:bottom w:val="single" w:sz="4" w:space="0" w:color="70AD47"/>
              <w:right w:val="nil"/>
            </w:tcBorders>
            <w:shd w:val="clear" w:color="auto" w:fill="auto"/>
            <w:noWrap/>
            <w:vAlign w:val="center"/>
          </w:tcPr>
          <w:p w14:paraId="229E0A6D" w14:textId="0F86AB93" w:rsidR="008D0CC0" w:rsidRPr="00A52731" w:rsidRDefault="008D0CC0">
            <w:pPr>
              <w:spacing w:before="0" w:beforeAutospacing="0" w:after="0" w:afterAutospacing="0" w:line="240" w:lineRule="auto"/>
              <w:ind w:firstLine="0"/>
              <w:rPr>
                <w:ins w:id="505" w:author="luis angel barrancos ortiz" w:date="2015-05-29T20:22:00Z"/>
                <w:rFonts w:eastAsia="Times New Roman" w:cs="Calibri"/>
                <w:color w:val="000000"/>
                <w:lang w:eastAsia="es-BO"/>
              </w:rPr>
            </w:pPr>
            <w:ins w:id="506" w:author="luis angel barrancos ortiz" w:date="2015-05-29T20:22:00Z">
              <w:r>
                <w:rPr>
                  <w:rFonts w:eastAsia="Times New Roman" w:cs="Calibri"/>
                  <w:color w:val="000000"/>
                  <w:lang w:eastAsia="es-BO"/>
                </w:rPr>
                <w:t>C.U.</w:t>
              </w:r>
              <w:r w:rsidR="003B0366">
                <w:rPr>
                  <w:rFonts w:eastAsia="Times New Roman" w:cs="Calibri"/>
                  <w:color w:val="000000"/>
                  <w:lang w:eastAsia="es-BO"/>
                </w:rPr>
                <w:t>1</w:t>
              </w:r>
            </w:ins>
            <w:ins w:id="507" w:author="luis angel barrancos ortiz" w:date="2015-05-30T16:57:00Z">
              <w:r w:rsidR="003B0366">
                <w:rPr>
                  <w:rFonts w:eastAsia="Times New Roman" w:cs="Calibri"/>
                  <w:color w:val="000000"/>
                  <w:lang w:eastAsia="es-BO"/>
                </w:rPr>
                <w:t>3</w:t>
              </w:r>
            </w:ins>
            <w:ins w:id="508" w:author="luis angel barrancos ortiz" w:date="2015-05-29T20:22:00Z">
              <w:r>
                <w:rPr>
                  <w:rFonts w:eastAsia="Times New Roman" w:cs="Calibri"/>
                  <w:color w:val="000000"/>
                  <w:lang w:eastAsia="es-BO"/>
                </w:rPr>
                <w:t xml:space="preserve">. </w:t>
              </w:r>
            </w:ins>
          </w:p>
        </w:tc>
        <w:tc>
          <w:tcPr>
            <w:tcW w:w="4540" w:type="dxa"/>
            <w:tcBorders>
              <w:top w:val="single" w:sz="4" w:space="0" w:color="70AD47"/>
              <w:left w:val="nil"/>
              <w:bottom w:val="single" w:sz="4" w:space="0" w:color="70AD47"/>
              <w:right w:val="nil"/>
            </w:tcBorders>
            <w:shd w:val="clear" w:color="auto" w:fill="auto"/>
            <w:noWrap/>
            <w:vAlign w:val="bottom"/>
          </w:tcPr>
          <w:p w14:paraId="2402ACCC" w14:textId="5D17DA8B" w:rsidR="008D0CC0" w:rsidRDefault="008D0CC0" w:rsidP="00210B00">
            <w:pPr>
              <w:spacing w:before="0" w:beforeAutospacing="0" w:after="0" w:afterAutospacing="0" w:line="240" w:lineRule="auto"/>
              <w:ind w:firstLine="0"/>
              <w:jc w:val="left"/>
              <w:rPr>
                <w:ins w:id="509" w:author="luis angel barrancos ortiz" w:date="2015-05-29T20:22:00Z"/>
                <w:rFonts w:eastAsia="Times New Roman" w:cs="Calibri"/>
                <w:color w:val="000000"/>
                <w:lang w:eastAsia="es-BO"/>
              </w:rPr>
            </w:pPr>
            <w:ins w:id="510" w:author="luis angel barrancos ortiz" w:date="2015-05-29T20:22:00Z">
              <w:r>
                <w:rPr>
                  <w:rFonts w:eastAsia="Times New Roman" w:cs="Calibri"/>
                  <w:color w:val="000000"/>
                  <w:lang w:eastAsia="es-BO"/>
                </w:rPr>
                <w:t>Asignar Ambulancia al Cuadrante</w:t>
              </w:r>
            </w:ins>
          </w:p>
        </w:tc>
        <w:tc>
          <w:tcPr>
            <w:tcW w:w="1985" w:type="dxa"/>
            <w:tcBorders>
              <w:top w:val="single" w:sz="4" w:space="0" w:color="70AD47"/>
              <w:left w:val="nil"/>
              <w:bottom w:val="single" w:sz="4" w:space="0" w:color="70AD47"/>
              <w:right w:val="single" w:sz="4" w:space="0" w:color="70AD47"/>
            </w:tcBorders>
            <w:shd w:val="clear" w:color="auto" w:fill="auto"/>
            <w:noWrap/>
            <w:vAlign w:val="bottom"/>
          </w:tcPr>
          <w:p w14:paraId="15ABE69A" w14:textId="7727EC65" w:rsidR="008D0CC0" w:rsidRDefault="008D0CC0" w:rsidP="003928A6">
            <w:pPr>
              <w:spacing w:before="0" w:beforeAutospacing="0" w:after="0" w:afterAutospacing="0" w:line="240" w:lineRule="auto"/>
              <w:ind w:firstLine="0"/>
              <w:jc w:val="left"/>
              <w:rPr>
                <w:ins w:id="511" w:author="luis angel barrancos ortiz" w:date="2015-05-29T20:22:00Z"/>
                <w:rFonts w:eastAsia="Times New Roman" w:cs="Calibri"/>
                <w:color w:val="000000"/>
                <w:lang w:eastAsia="es-BO"/>
              </w:rPr>
            </w:pPr>
            <w:ins w:id="512" w:author="luis angel barrancos ortiz" w:date="2015-05-29T20:22:00Z">
              <w:r>
                <w:rPr>
                  <w:rFonts w:eastAsia="Times New Roman" w:cs="Calibri"/>
                  <w:color w:val="000000"/>
                  <w:lang w:eastAsia="es-BO"/>
                </w:rPr>
                <w:t>alta</w:t>
              </w:r>
            </w:ins>
          </w:p>
        </w:tc>
      </w:tr>
    </w:tbl>
    <w:p w14:paraId="6C38B9BD" w14:textId="77777777" w:rsidR="006F3FF2" w:rsidRPr="00A52731" w:rsidRDefault="006F3FF2" w:rsidP="006F3FF2"/>
    <w:p w14:paraId="573A6D1D" w14:textId="77777777" w:rsidR="006F3FF2" w:rsidRDefault="006F3FF2" w:rsidP="006F3FF2"/>
    <w:p w14:paraId="7778C946" w14:textId="77777777" w:rsidR="006F3FF2" w:rsidRPr="00060E1A" w:rsidRDefault="006F3FF2" w:rsidP="006F3FF2"/>
    <w:p w14:paraId="6FCE772A" w14:textId="77777777" w:rsidR="006F3FF2" w:rsidRDefault="006F3FF2" w:rsidP="006F3FF2">
      <w:pPr>
        <w:pStyle w:val="Ttulo2"/>
        <w:numPr>
          <w:ilvl w:val="1"/>
          <w:numId w:val="19"/>
        </w:numPr>
        <w:spacing w:before="100" w:after="100"/>
        <w:ind w:left="794" w:hanging="397"/>
        <w:rPr>
          <w:ins w:id="513" w:author="carlos cruz" w:date="2015-05-30T09:50:00Z"/>
        </w:rPr>
      </w:pPr>
      <w:bookmarkStart w:id="514" w:name="_Toc417646133"/>
      <w:r w:rsidRPr="007266BF">
        <w:lastRenderedPageBreak/>
        <w:t>Detallar Casos de Usos</w:t>
      </w:r>
      <w:bookmarkEnd w:id="514"/>
    </w:p>
    <w:p w14:paraId="5DC97D1E" w14:textId="77777777" w:rsidR="0074083C" w:rsidRDefault="0074083C" w:rsidP="0074083C">
      <w:pPr>
        <w:pStyle w:val="Titulo3"/>
        <w:numPr>
          <w:ilvl w:val="0"/>
          <w:numId w:val="32"/>
        </w:numPr>
        <w:rPr>
          <w:ins w:id="515" w:author="carlos cruz" w:date="2015-05-30T09:51:00Z"/>
        </w:rPr>
      </w:pPr>
      <w:ins w:id="516" w:author="carlos cruz" w:date="2015-05-30T09:51:00Z">
        <w:r w:rsidRPr="00643429">
          <w:t xml:space="preserve">Solicitar Afiliación. </w:t>
        </w:r>
      </w:ins>
    </w:p>
    <w:p w14:paraId="15D1D406" w14:textId="77777777" w:rsidR="0074083C" w:rsidRPr="00EC74D9" w:rsidRDefault="0074083C">
      <w:pPr>
        <w:ind w:left="1080" w:firstLine="0"/>
        <w:jc w:val="center"/>
        <w:rPr>
          <w:ins w:id="517" w:author="carlos cruz" w:date="2015-05-30T09:51:00Z"/>
        </w:rPr>
        <w:pPrChange w:id="518" w:author="carlos cruz" w:date="2015-05-30T09:51:00Z">
          <w:pPr>
            <w:pStyle w:val="Prrafodelista"/>
            <w:ind w:left="1080" w:firstLine="0"/>
            <w:jc w:val="center"/>
          </w:pPr>
        </w:pPrChange>
      </w:pPr>
      <w:ins w:id="519" w:author="carlos cruz" w:date="2015-05-30T09:51:00Z">
        <w:r w:rsidRPr="00EC74D9">
          <w:rPr>
            <w:noProof/>
            <w:lang w:val="es-ES" w:eastAsia="es-ES"/>
          </w:rPr>
          <w:drawing>
            <wp:inline distT="0" distB="0" distL="0" distR="0" wp14:anchorId="449FB307" wp14:editId="3DA3FEEA">
              <wp:extent cx="2933700" cy="1428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4083C" w:rsidRPr="007A6F19" w14:paraId="2BAE2097" w14:textId="77777777" w:rsidTr="000576A3">
        <w:trPr>
          <w:ins w:id="520" w:author="carlos cruz" w:date="2015-05-30T09:51:00Z"/>
        </w:trPr>
        <w:tc>
          <w:tcPr>
            <w:tcW w:w="9351" w:type="dxa"/>
            <w:gridSpan w:val="2"/>
            <w:shd w:val="clear" w:color="auto" w:fill="4F81BD"/>
          </w:tcPr>
          <w:p w14:paraId="2DBFA1C7" w14:textId="77777777" w:rsidR="0074083C" w:rsidRPr="007A6F19" w:rsidRDefault="0074083C" w:rsidP="000576A3">
            <w:pPr>
              <w:contextualSpacing/>
              <w:jc w:val="center"/>
              <w:rPr>
                <w:ins w:id="521" w:author="carlos cruz" w:date="2015-05-30T09:51:00Z"/>
                <w:rFonts w:cs="Calibri"/>
                <w:b/>
                <w:bCs/>
              </w:rPr>
            </w:pPr>
            <w:ins w:id="522" w:author="carlos cruz" w:date="2015-05-30T09:51:00Z">
              <w:r w:rsidRPr="007A6F19">
                <w:rPr>
                  <w:rFonts w:cs="Calibri"/>
                  <w:b/>
                  <w:bCs/>
                </w:rPr>
                <w:t>CASO DE USO:</w:t>
              </w:r>
              <w:r>
                <w:rPr>
                  <w:rFonts w:cs="Calibri"/>
                  <w:b/>
                  <w:bCs/>
                </w:rPr>
                <w:t xml:space="preserve"> Solicitar Afiliación </w:t>
              </w:r>
            </w:ins>
          </w:p>
        </w:tc>
      </w:tr>
      <w:tr w:rsidR="0074083C" w:rsidRPr="007A6F19" w14:paraId="47C0E226" w14:textId="77777777" w:rsidTr="000576A3">
        <w:trPr>
          <w:ins w:id="523" w:author="carlos cruz" w:date="2015-05-30T09:51:00Z"/>
        </w:trPr>
        <w:tc>
          <w:tcPr>
            <w:tcW w:w="2405" w:type="dxa"/>
            <w:shd w:val="clear" w:color="auto" w:fill="DBE5F1"/>
          </w:tcPr>
          <w:p w14:paraId="52251DC4" w14:textId="77777777" w:rsidR="0074083C" w:rsidRPr="007A6F19" w:rsidRDefault="0074083C" w:rsidP="000576A3">
            <w:pPr>
              <w:ind w:firstLine="0"/>
              <w:contextualSpacing/>
              <w:jc w:val="left"/>
              <w:rPr>
                <w:ins w:id="524" w:author="carlos cruz" w:date="2015-05-30T09:51:00Z"/>
                <w:rFonts w:cs="Calibri"/>
                <w:b/>
                <w:bCs/>
              </w:rPr>
            </w:pPr>
            <w:ins w:id="525" w:author="carlos cruz" w:date="2015-05-30T09:51:00Z">
              <w:r w:rsidRPr="007A6F19">
                <w:rPr>
                  <w:rFonts w:cs="Calibri"/>
                  <w:b/>
                  <w:bCs/>
                </w:rPr>
                <w:t>Actores Primarios:</w:t>
              </w:r>
            </w:ins>
          </w:p>
        </w:tc>
        <w:tc>
          <w:tcPr>
            <w:tcW w:w="6946" w:type="dxa"/>
          </w:tcPr>
          <w:p w14:paraId="74F3CB08" w14:textId="77777777" w:rsidR="0074083C" w:rsidRPr="007A6F19" w:rsidRDefault="0074083C" w:rsidP="000576A3">
            <w:pPr>
              <w:ind w:firstLine="0"/>
              <w:contextualSpacing/>
              <w:rPr>
                <w:ins w:id="526" w:author="carlos cruz" w:date="2015-05-30T09:51:00Z"/>
              </w:rPr>
            </w:pPr>
            <w:ins w:id="527" w:author="carlos cruz" w:date="2015-05-30T09:51:00Z">
              <w:r>
                <w:t>Cliente</w:t>
              </w:r>
            </w:ins>
          </w:p>
        </w:tc>
      </w:tr>
      <w:tr w:rsidR="0074083C" w:rsidRPr="007A6F19" w14:paraId="7539EEBC" w14:textId="77777777" w:rsidTr="000576A3">
        <w:trPr>
          <w:ins w:id="528" w:author="carlos cruz" w:date="2015-05-30T09:51:00Z"/>
        </w:trPr>
        <w:tc>
          <w:tcPr>
            <w:tcW w:w="2405" w:type="dxa"/>
            <w:shd w:val="clear" w:color="auto" w:fill="DBE5F1"/>
          </w:tcPr>
          <w:p w14:paraId="4DB0A98A" w14:textId="77777777" w:rsidR="0074083C" w:rsidRPr="007A6F19" w:rsidRDefault="0074083C" w:rsidP="000576A3">
            <w:pPr>
              <w:ind w:firstLine="0"/>
              <w:contextualSpacing/>
              <w:jc w:val="left"/>
              <w:rPr>
                <w:ins w:id="529" w:author="carlos cruz" w:date="2015-05-30T09:51:00Z"/>
                <w:rFonts w:cs="Calibri"/>
                <w:b/>
                <w:bCs/>
              </w:rPr>
            </w:pPr>
            <w:ins w:id="530" w:author="carlos cruz" w:date="2015-05-30T09:51:00Z">
              <w:r w:rsidRPr="007A6F19">
                <w:rPr>
                  <w:rFonts w:cs="Calibri"/>
                  <w:b/>
                  <w:bCs/>
                </w:rPr>
                <w:t>Actores secundarios:</w:t>
              </w:r>
            </w:ins>
          </w:p>
        </w:tc>
        <w:tc>
          <w:tcPr>
            <w:tcW w:w="6946" w:type="dxa"/>
          </w:tcPr>
          <w:p w14:paraId="0D64F5E4" w14:textId="77777777" w:rsidR="0074083C" w:rsidRPr="007A6F19" w:rsidRDefault="0074083C" w:rsidP="000576A3">
            <w:pPr>
              <w:ind w:firstLine="0"/>
              <w:contextualSpacing/>
              <w:rPr>
                <w:ins w:id="531" w:author="carlos cruz" w:date="2015-05-30T09:51:00Z"/>
                <w:rFonts w:cs="Calibri"/>
              </w:rPr>
            </w:pPr>
            <w:ins w:id="532" w:author="carlos cruz" w:date="2015-05-30T09:51:00Z">
              <w:r>
                <w:rPr>
                  <w:rFonts w:cs="Calibri"/>
                </w:rPr>
                <w:t>Servidor, Aplicación Móvil</w:t>
              </w:r>
            </w:ins>
          </w:p>
        </w:tc>
      </w:tr>
      <w:tr w:rsidR="0074083C" w:rsidRPr="007A6F19" w14:paraId="337611E5" w14:textId="77777777" w:rsidTr="000576A3">
        <w:trPr>
          <w:ins w:id="533" w:author="carlos cruz" w:date="2015-05-30T09:51:00Z"/>
        </w:trPr>
        <w:tc>
          <w:tcPr>
            <w:tcW w:w="2405" w:type="dxa"/>
            <w:shd w:val="clear" w:color="auto" w:fill="DBE5F1"/>
          </w:tcPr>
          <w:p w14:paraId="4A88AA5E" w14:textId="77777777" w:rsidR="0074083C" w:rsidRPr="007A6F19" w:rsidRDefault="0074083C" w:rsidP="000576A3">
            <w:pPr>
              <w:ind w:firstLine="0"/>
              <w:contextualSpacing/>
              <w:jc w:val="left"/>
              <w:rPr>
                <w:ins w:id="534" w:author="carlos cruz" w:date="2015-05-30T09:51:00Z"/>
                <w:rFonts w:cs="Calibri"/>
                <w:b/>
                <w:bCs/>
              </w:rPr>
            </w:pPr>
            <w:ins w:id="535" w:author="carlos cruz" w:date="2015-05-30T09:51:00Z">
              <w:r w:rsidRPr="007A6F19">
                <w:rPr>
                  <w:rFonts w:cs="Calibri"/>
                  <w:b/>
                  <w:bCs/>
                </w:rPr>
                <w:t>Descripción:</w:t>
              </w:r>
            </w:ins>
          </w:p>
        </w:tc>
        <w:tc>
          <w:tcPr>
            <w:tcW w:w="6946" w:type="dxa"/>
          </w:tcPr>
          <w:p w14:paraId="77FCAC97" w14:textId="77777777" w:rsidR="0074083C" w:rsidRPr="007A6F19" w:rsidRDefault="0074083C" w:rsidP="000576A3">
            <w:pPr>
              <w:pStyle w:val="Sinespaciado"/>
              <w:spacing w:before="240" w:beforeAutospacing="0" w:after="240" w:afterAutospacing="0"/>
              <w:ind w:firstLine="0"/>
              <w:rPr>
                <w:ins w:id="536" w:author="carlos cruz" w:date="2015-05-30T09:51:00Z"/>
              </w:rPr>
            </w:pPr>
            <w:ins w:id="537" w:author="carlos cruz" w:date="2015-05-30T09:51:00Z">
              <w:r>
                <w:t>Permite al cliente Realizar una solicitud de afiliación hacía Emercruz.</w:t>
              </w:r>
            </w:ins>
          </w:p>
        </w:tc>
      </w:tr>
      <w:tr w:rsidR="0074083C" w:rsidRPr="007A6F19" w14:paraId="37FA9D92" w14:textId="77777777" w:rsidTr="000576A3">
        <w:trPr>
          <w:ins w:id="538" w:author="carlos cruz" w:date="2015-05-30T09:51:00Z"/>
        </w:trPr>
        <w:tc>
          <w:tcPr>
            <w:tcW w:w="2405" w:type="dxa"/>
            <w:shd w:val="clear" w:color="auto" w:fill="DBE5F1"/>
          </w:tcPr>
          <w:p w14:paraId="53994D8A" w14:textId="77777777" w:rsidR="0074083C" w:rsidRPr="007A6F19" w:rsidRDefault="0074083C" w:rsidP="000576A3">
            <w:pPr>
              <w:ind w:firstLine="0"/>
              <w:contextualSpacing/>
              <w:jc w:val="left"/>
              <w:rPr>
                <w:ins w:id="539" w:author="carlos cruz" w:date="2015-05-30T09:51:00Z"/>
                <w:rFonts w:cs="Calibri"/>
                <w:b/>
                <w:bCs/>
              </w:rPr>
            </w:pPr>
            <w:ins w:id="540" w:author="carlos cruz" w:date="2015-05-30T09:51:00Z">
              <w:r w:rsidRPr="007A6F19">
                <w:rPr>
                  <w:rFonts w:cs="Calibri"/>
                  <w:b/>
                  <w:bCs/>
                </w:rPr>
                <w:t>Precondiciones:</w:t>
              </w:r>
            </w:ins>
          </w:p>
        </w:tc>
        <w:tc>
          <w:tcPr>
            <w:tcW w:w="6946" w:type="dxa"/>
          </w:tcPr>
          <w:p w14:paraId="3B408EAF" w14:textId="77777777" w:rsidR="0074083C" w:rsidRDefault="0074083C" w:rsidP="0074083C">
            <w:pPr>
              <w:pStyle w:val="Prrafodelista"/>
              <w:numPr>
                <w:ilvl w:val="0"/>
                <w:numId w:val="23"/>
              </w:numPr>
              <w:spacing w:line="276" w:lineRule="auto"/>
              <w:ind w:left="459"/>
              <w:contextualSpacing/>
              <w:rPr>
                <w:ins w:id="541" w:author="carlos cruz" w:date="2015-05-30T09:51:00Z"/>
              </w:rPr>
            </w:pPr>
            <w:ins w:id="542" w:author="carlos cruz" w:date="2015-05-30T09:51:00Z">
              <w:r>
                <w:t>El cliente debe tener instalada la aplicación para realizar su solicitud de afiliación.</w:t>
              </w:r>
            </w:ins>
          </w:p>
          <w:p w14:paraId="36AEAA77" w14:textId="77777777" w:rsidR="0074083C" w:rsidRDefault="0074083C" w:rsidP="0074083C">
            <w:pPr>
              <w:pStyle w:val="Prrafodelista"/>
              <w:numPr>
                <w:ilvl w:val="0"/>
                <w:numId w:val="23"/>
              </w:numPr>
              <w:spacing w:line="276" w:lineRule="auto"/>
              <w:ind w:left="459"/>
              <w:contextualSpacing/>
              <w:rPr>
                <w:ins w:id="543" w:author="carlos cruz" w:date="2015-05-30T09:51:00Z"/>
              </w:rPr>
            </w:pPr>
            <w:ins w:id="544" w:author="carlos cruz" w:date="2015-05-30T09:51:00Z">
              <w:r>
                <w:t>El cliente debe estar en el lugar de residencia para realizar la solicitud.</w:t>
              </w:r>
            </w:ins>
          </w:p>
          <w:p w14:paraId="65CE575E" w14:textId="77777777" w:rsidR="0074083C" w:rsidRPr="00F56394" w:rsidRDefault="0074083C" w:rsidP="0074083C">
            <w:pPr>
              <w:pStyle w:val="Prrafodelista"/>
              <w:numPr>
                <w:ilvl w:val="0"/>
                <w:numId w:val="23"/>
              </w:numPr>
              <w:spacing w:line="276" w:lineRule="auto"/>
              <w:ind w:left="459"/>
              <w:contextualSpacing/>
              <w:rPr>
                <w:ins w:id="545" w:author="carlos cruz" w:date="2015-05-30T09:51:00Z"/>
              </w:rPr>
            </w:pPr>
            <w:ins w:id="546" w:author="carlos cruz" w:date="2015-05-30T09:51:00Z">
              <w:r w:rsidRPr="00F56394">
                <w:t>El cliente debe contar con acceso a internet en su Smartphone.</w:t>
              </w:r>
            </w:ins>
          </w:p>
        </w:tc>
      </w:tr>
      <w:tr w:rsidR="0074083C" w:rsidRPr="007A6F19" w14:paraId="471C4CD4" w14:textId="77777777" w:rsidTr="000576A3">
        <w:trPr>
          <w:ins w:id="547" w:author="carlos cruz" w:date="2015-05-30T09:51:00Z"/>
        </w:trPr>
        <w:tc>
          <w:tcPr>
            <w:tcW w:w="2405" w:type="dxa"/>
            <w:shd w:val="clear" w:color="auto" w:fill="DBE5F1"/>
          </w:tcPr>
          <w:p w14:paraId="247BBD83" w14:textId="77777777" w:rsidR="0074083C" w:rsidRPr="007A6F19" w:rsidRDefault="0074083C" w:rsidP="000576A3">
            <w:pPr>
              <w:ind w:firstLine="0"/>
              <w:contextualSpacing/>
              <w:jc w:val="left"/>
              <w:rPr>
                <w:ins w:id="548" w:author="carlos cruz" w:date="2015-05-30T09:51:00Z"/>
                <w:rFonts w:cs="Calibri"/>
                <w:b/>
                <w:bCs/>
              </w:rPr>
            </w:pPr>
            <w:proofErr w:type="spellStart"/>
            <w:ins w:id="549" w:author="carlos cruz" w:date="2015-05-30T09:51:00Z">
              <w:r w:rsidRPr="007A6F19">
                <w:rPr>
                  <w:rFonts w:cs="Calibri"/>
                  <w:b/>
                  <w:bCs/>
                </w:rPr>
                <w:t>Pos</w:t>
              </w:r>
              <w:proofErr w:type="spellEnd"/>
              <w:r w:rsidRPr="007A6F19">
                <w:rPr>
                  <w:rFonts w:cs="Calibri"/>
                  <w:b/>
                  <w:bCs/>
                </w:rPr>
                <w:t xml:space="preserve"> condiciones:</w:t>
              </w:r>
            </w:ins>
          </w:p>
        </w:tc>
        <w:tc>
          <w:tcPr>
            <w:tcW w:w="6946" w:type="dxa"/>
          </w:tcPr>
          <w:p w14:paraId="3A220B67" w14:textId="77777777" w:rsidR="0074083C" w:rsidRPr="00F56394" w:rsidRDefault="0074083C" w:rsidP="0074083C">
            <w:pPr>
              <w:pStyle w:val="Prrafodelista"/>
              <w:numPr>
                <w:ilvl w:val="0"/>
                <w:numId w:val="23"/>
              </w:numPr>
              <w:spacing w:before="240" w:beforeAutospacing="0" w:line="276" w:lineRule="auto"/>
              <w:ind w:left="459"/>
              <w:contextualSpacing/>
              <w:rPr>
                <w:ins w:id="550" w:author="carlos cruz" w:date="2015-05-30T09:51:00Z"/>
              </w:rPr>
            </w:pPr>
            <w:ins w:id="551" w:author="carlos cruz" w:date="2015-05-30T09:51:00Z">
              <w:r w:rsidRPr="00F56394">
                <w:t>La</w:t>
              </w:r>
              <w:r>
                <w:t xml:space="preserve"> solicitud debe estar registrada en la </w:t>
              </w:r>
              <w:r w:rsidRPr="00F56394">
                <w:t>base de datos del servidor de Emercruz.</w:t>
              </w:r>
            </w:ins>
          </w:p>
        </w:tc>
      </w:tr>
      <w:tr w:rsidR="0074083C" w:rsidRPr="007A6F19" w14:paraId="429C0F1C" w14:textId="77777777" w:rsidTr="000576A3">
        <w:trPr>
          <w:ins w:id="552" w:author="carlos cruz" w:date="2015-05-30T09:51:00Z"/>
        </w:trPr>
        <w:tc>
          <w:tcPr>
            <w:tcW w:w="2405" w:type="dxa"/>
            <w:shd w:val="clear" w:color="auto" w:fill="DBE5F1"/>
          </w:tcPr>
          <w:p w14:paraId="23BC35C3" w14:textId="77777777" w:rsidR="0074083C" w:rsidRPr="007A6F19" w:rsidRDefault="0074083C" w:rsidP="000576A3">
            <w:pPr>
              <w:ind w:firstLine="0"/>
              <w:contextualSpacing/>
              <w:jc w:val="left"/>
              <w:rPr>
                <w:ins w:id="553" w:author="carlos cruz" w:date="2015-05-30T09:51:00Z"/>
                <w:rFonts w:cs="Calibri"/>
                <w:b/>
                <w:bCs/>
              </w:rPr>
            </w:pPr>
            <w:ins w:id="554" w:author="carlos cruz" w:date="2015-05-30T09:51:00Z">
              <w:r w:rsidRPr="007A6F19">
                <w:rPr>
                  <w:rFonts w:cs="Calibri"/>
                  <w:b/>
                  <w:bCs/>
                </w:rPr>
                <w:t>Flujo Principal:</w:t>
              </w:r>
            </w:ins>
          </w:p>
        </w:tc>
        <w:tc>
          <w:tcPr>
            <w:tcW w:w="6946" w:type="dxa"/>
          </w:tcPr>
          <w:p w14:paraId="06673E07" w14:textId="77777777" w:rsidR="0074083C" w:rsidRDefault="0074083C" w:rsidP="0074083C">
            <w:pPr>
              <w:pStyle w:val="Sinespaciado"/>
              <w:numPr>
                <w:ilvl w:val="0"/>
                <w:numId w:val="22"/>
              </w:numPr>
              <w:spacing w:before="240" w:beforeAutospacing="0"/>
              <w:ind w:left="317"/>
              <w:rPr>
                <w:ins w:id="555" w:author="carlos cruz" w:date="2015-05-30T09:51:00Z"/>
              </w:rPr>
            </w:pPr>
            <w:ins w:id="556" w:author="carlos cruz" w:date="2015-05-30T09:51:00Z">
              <w:r>
                <w:t>El caso de uso inicia cuando el Cliente selecciona la opción Solicitar Afiliación.</w:t>
              </w:r>
            </w:ins>
          </w:p>
          <w:p w14:paraId="41C35142" w14:textId="77777777" w:rsidR="0074083C" w:rsidRDefault="0074083C" w:rsidP="0074083C">
            <w:pPr>
              <w:pStyle w:val="Sinespaciado"/>
              <w:numPr>
                <w:ilvl w:val="0"/>
                <w:numId w:val="22"/>
              </w:numPr>
              <w:ind w:left="317"/>
              <w:rPr>
                <w:ins w:id="557" w:author="carlos cruz" w:date="2015-05-30T09:51:00Z"/>
              </w:rPr>
            </w:pPr>
            <w:ins w:id="558" w:author="carlos cruz" w:date="2015-05-30T09:51:00Z">
              <w:r>
                <w:t>El cliente ingresara los siguientes datos:</w:t>
              </w:r>
            </w:ins>
          </w:p>
          <w:p w14:paraId="7D112C16" w14:textId="77777777" w:rsidR="0074083C" w:rsidRDefault="0074083C" w:rsidP="0074083C">
            <w:pPr>
              <w:pStyle w:val="Sinespaciado"/>
              <w:numPr>
                <w:ilvl w:val="0"/>
                <w:numId w:val="23"/>
              </w:numPr>
              <w:rPr>
                <w:ins w:id="559" w:author="carlos cruz" w:date="2015-05-30T09:51:00Z"/>
              </w:rPr>
            </w:pPr>
            <w:ins w:id="560" w:author="carlos cruz" w:date="2015-05-30T09:51:00Z">
              <w:r>
                <w:t xml:space="preserve">Ci </w:t>
              </w:r>
            </w:ins>
          </w:p>
          <w:p w14:paraId="16D54367" w14:textId="77777777" w:rsidR="0074083C" w:rsidRDefault="0074083C" w:rsidP="0074083C">
            <w:pPr>
              <w:pStyle w:val="Sinespaciado"/>
              <w:numPr>
                <w:ilvl w:val="0"/>
                <w:numId w:val="23"/>
              </w:numPr>
              <w:rPr>
                <w:ins w:id="561" w:author="carlos cruz" w:date="2015-05-30T09:51:00Z"/>
              </w:rPr>
            </w:pPr>
            <w:ins w:id="562" w:author="carlos cruz" w:date="2015-05-30T09:51:00Z">
              <w:r>
                <w:t>Nombre</w:t>
              </w:r>
            </w:ins>
          </w:p>
          <w:p w14:paraId="0E878031" w14:textId="77777777" w:rsidR="0074083C" w:rsidRDefault="0074083C" w:rsidP="0074083C">
            <w:pPr>
              <w:pStyle w:val="Sinespaciado"/>
              <w:numPr>
                <w:ilvl w:val="0"/>
                <w:numId w:val="23"/>
              </w:numPr>
              <w:rPr>
                <w:ins w:id="563" w:author="carlos cruz" w:date="2015-05-30T09:51:00Z"/>
              </w:rPr>
            </w:pPr>
            <w:ins w:id="564" w:author="carlos cruz" w:date="2015-05-30T09:51:00Z">
              <w:r>
                <w:t xml:space="preserve">Dirección </w:t>
              </w:r>
            </w:ins>
          </w:p>
          <w:p w14:paraId="7F4D8CFF" w14:textId="77777777" w:rsidR="0074083C" w:rsidRDefault="0074083C" w:rsidP="0074083C">
            <w:pPr>
              <w:pStyle w:val="Sinespaciado"/>
              <w:numPr>
                <w:ilvl w:val="0"/>
                <w:numId w:val="23"/>
              </w:numPr>
              <w:rPr>
                <w:ins w:id="565" w:author="carlos cruz" w:date="2015-05-30T09:51:00Z"/>
              </w:rPr>
            </w:pPr>
            <w:ins w:id="566" w:author="carlos cruz" w:date="2015-05-30T09:51:00Z">
              <w:r>
                <w:lastRenderedPageBreak/>
                <w:t xml:space="preserve">Teléfono </w:t>
              </w:r>
            </w:ins>
          </w:p>
          <w:p w14:paraId="5D27117D" w14:textId="77777777" w:rsidR="0074083C" w:rsidRDefault="0074083C" w:rsidP="0074083C">
            <w:pPr>
              <w:pStyle w:val="Sinespaciado"/>
              <w:numPr>
                <w:ilvl w:val="0"/>
                <w:numId w:val="22"/>
              </w:numPr>
              <w:ind w:left="317"/>
              <w:rPr>
                <w:ins w:id="567" w:author="carlos cruz" w:date="2015-05-30T09:51:00Z"/>
              </w:rPr>
            </w:pPr>
            <w:ins w:id="568" w:author="carlos cruz" w:date="2015-05-30T09:51:00Z">
              <w:r>
                <w:t>La aplicación móvil validara los datos ingresados y habilita el GPS para mostrar la ubicación de la residencia.</w:t>
              </w:r>
            </w:ins>
          </w:p>
          <w:p w14:paraId="3ED6D62E" w14:textId="77777777" w:rsidR="0074083C" w:rsidRDefault="0074083C" w:rsidP="0074083C">
            <w:pPr>
              <w:pStyle w:val="Sinespaciado"/>
              <w:numPr>
                <w:ilvl w:val="0"/>
                <w:numId w:val="22"/>
              </w:numPr>
              <w:ind w:left="317"/>
              <w:rPr>
                <w:ins w:id="569" w:author="carlos cruz" w:date="2015-05-30T09:51:00Z"/>
              </w:rPr>
            </w:pPr>
            <w:ins w:id="570" w:author="carlos cruz" w:date="2015-05-30T09:51:00Z">
              <w:r>
                <w:t>Si el cliente no se encuentra en el lugar de residencia, deberá señalar su ubicación en el mapa.</w:t>
              </w:r>
            </w:ins>
          </w:p>
          <w:p w14:paraId="52E38085" w14:textId="77777777" w:rsidR="0074083C" w:rsidRDefault="0074083C" w:rsidP="0074083C">
            <w:pPr>
              <w:pStyle w:val="Sinespaciado"/>
              <w:numPr>
                <w:ilvl w:val="0"/>
                <w:numId w:val="22"/>
              </w:numPr>
              <w:ind w:left="317"/>
              <w:rPr>
                <w:ins w:id="571" w:author="carlos cruz" w:date="2015-05-30T09:51:00Z"/>
              </w:rPr>
            </w:pPr>
            <w:ins w:id="572" w:author="carlos cruz" w:date="2015-05-30T09:51:00Z">
              <w:r>
                <w:t xml:space="preserve"> La aplicación obtendrá las coordenadas.</w:t>
              </w:r>
            </w:ins>
          </w:p>
          <w:p w14:paraId="7CC65809" w14:textId="77777777" w:rsidR="0074083C" w:rsidRDefault="0074083C" w:rsidP="0074083C">
            <w:pPr>
              <w:pStyle w:val="Sinespaciado"/>
              <w:numPr>
                <w:ilvl w:val="0"/>
                <w:numId w:val="22"/>
              </w:numPr>
              <w:ind w:left="317"/>
              <w:rPr>
                <w:ins w:id="573" w:author="carlos cruz" w:date="2015-05-30T09:51:00Z"/>
              </w:rPr>
            </w:pPr>
            <w:ins w:id="574" w:author="carlos cruz" w:date="2015-05-30T09:51:00Z">
              <w:r>
                <w:t>La aplicación móvil enviara los datos al servidor.</w:t>
              </w:r>
            </w:ins>
          </w:p>
          <w:p w14:paraId="602C5CC9" w14:textId="77777777" w:rsidR="0074083C" w:rsidRDefault="0074083C" w:rsidP="0074083C">
            <w:pPr>
              <w:pStyle w:val="Sinespaciado"/>
              <w:numPr>
                <w:ilvl w:val="0"/>
                <w:numId w:val="22"/>
              </w:numPr>
              <w:ind w:left="317"/>
              <w:rPr>
                <w:ins w:id="575" w:author="carlos cruz" w:date="2015-05-30T09:51:00Z"/>
              </w:rPr>
            </w:pPr>
            <w:ins w:id="576" w:author="carlos cruz" w:date="2015-05-30T09:51:00Z">
              <w:r>
                <w:t>El servidor procesa la solicitud y los almacena de forma persistente en la base de datos.</w:t>
              </w:r>
            </w:ins>
          </w:p>
          <w:p w14:paraId="20F06D41" w14:textId="77777777" w:rsidR="0074083C" w:rsidRPr="00E62D19" w:rsidRDefault="0074083C" w:rsidP="0074083C">
            <w:pPr>
              <w:pStyle w:val="Sinespaciado"/>
              <w:numPr>
                <w:ilvl w:val="0"/>
                <w:numId w:val="22"/>
              </w:numPr>
              <w:ind w:left="317"/>
              <w:rPr>
                <w:ins w:id="577" w:author="carlos cruz" w:date="2015-05-30T09:51:00Z"/>
              </w:rPr>
            </w:pPr>
            <w:ins w:id="578" w:author="carlos cruz" w:date="2015-05-30T09:51:00Z">
              <w:r>
                <w:t>El caso de uso finaliza cuando servidor enviara una notificación indicando su solicitud asido registrada correctamente.</w:t>
              </w:r>
            </w:ins>
          </w:p>
        </w:tc>
      </w:tr>
      <w:tr w:rsidR="0074083C" w:rsidRPr="007A6F19" w14:paraId="4D0963A2" w14:textId="77777777" w:rsidTr="000576A3">
        <w:trPr>
          <w:ins w:id="579" w:author="carlos cruz" w:date="2015-05-30T09:51:00Z"/>
        </w:trPr>
        <w:tc>
          <w:tcPr>
            <w:tcW w:w="2405" w:type="dxa"/>
            <w:shd w:val="clear" w:color="auto" w:fill="DBE5F1"/>
          </w:tcPr>
          <w:p w14:paraId="77FC7D5C" w14:textId="77777777" w:rsidR="0074083C" w:rsidRPr="007A6F19" w:rsidRDefault="0074083C" w:rsidP="000576A3">
            <w:pPr>
              <w:ind w:right="-250" w:firstLine="0"/>
              <w:contextualSpacing/>
              <w:jc w:val="left"/>
              <w:rPr>
                <w:ins w:id="580" w:author="carlos cruz" w:date="2015-05-30T09:51:00Z"/>
                <w:rFonts w:cs="Calibri"/>
                <w:b/>
                <w:bCs/>
              </w:rPr>
            </w:pPr>
            <w:ins w:id="581" w:author="carlos cruz" w:date="2015-05-30T09:51:00Z">
              <w:r w:rsidRPr="007A6F19">
                <w:rPr>
                  <w:rFonts w:cs="Calibri"/>
                  <w:b/>
                  <w:bCs/>
                </w:rPr>
                <w:lastRenderedPageBreak/>
                <w:t>Flujo(s) alternativo(s):</w:t>
              </w:r>
            </w:ins>
          </w:p>
        </w:tc>
        <w:tc>
          <w:tcPr>
            <w:tcW w:w="6946" w:type="dxa"/>
          </w:tcPr>
          <w:p w14:paraId="2C622A9C" w14:textId="77777777" w:rsidR="0074083C" w:rsidRPr="00490048" w:rsidRDefault="0074083C" w:rsidP="0074083C">
            <w:pPr>
              <w:pStyle w:val="Prrafodelista"/>
              <w:numPr>
                <w:ilvl w:val="0"/>
                <w:numId w:val="24"/>
              </w:numPr>
              <w:spacing w:before="240" w:beforeAutospacing="0" w:line="276" w:lineRule="auto"/>
              <w:ind w:left="459"/>
              <w:contextualSpacing/>
              <w:rPr>
                <w:ins w:id="582" w:author="carlos cruz" w:date="2015-05-30T09:51:00Z"/>
              </w:rPr>
            </w:pPr>
            <w:ins w:id="583" w:author="carlos cruz" w:date="2015-05-30T09:51:00Z">
              <w:r>
                <w:t>En el punto 4</w:t>
              </w:r>
              <w:r w:rsidRPr="00F56394">
                <w:t>. del flujo principal, si el cliente no</w:t>
              </w:r>
              <w:r>
                <w:t xml:space="preserve"> se encuentra en el lugar de residencia debe señalar en el mapa el lugar donde vive</w:t>
              </w:r>
              <w:r w:rsidRPr="00F56394">
                <w:t>.</w:t>
              </w:r>
            </w:ins>
          </w:p>
        </w:tc>
      </w:tr>
    </w:tbl>
    <w:p w14:paraId="7C402A32" w14:textId="3A2DF80F" w:rsidR="0074083C" w:rsidRPr="008E2AF3" w:rsidRDefault="00EA5448">
      <w:pPr>
        <w:pStyle w:val="Encabezado"/>
        <w:tabs>
          <w:tab w:val="clear" w:pos="4419"/>
          <w:tab w:val="clear" w:pos="8838"/>
        </w:tabs>
        <w:spacing w:before="100" w:after="100" w:line="360" w:lineRule="auto"/>
        <w:jc w:val="center"/>
        <w:rPr>
          <w:ins w:id="584" w:author="carlos cruz" w:date="2015-05-30T09:51:00Z"/>
        </w:rPr>
        <w:pPrChange w:id="585" w:author="carlos cruz" w:date="2015-05-30T14:39:00Z">
          <w:pPr/>
        </w:pPrChange>
      </w:pPr>
      <w:ins w:id="586" w:author="carlos cruz" w:date="2015-05-30T14:39:00Z">
        <w:r w:rsidRPr="00EA5448">
          <w:rPr>
            <w:noProof/>
            <w:lang w:val="es-ES" w:eastAsia="es-ES"/>
          </w:rPr>
          <w:lastRenderedPageBreak/>
          <w:drawing>
            <wp:inline distT="0" distB="0" distL="0" distR="0" wp14:anchorId="136F33DD" wp14:editId="2DE16009">
              <wp:extent cx="2686050" cy="5457825"/>
              <wp:effectExtent l="0" t="0" r="0" b="9525"/>
              <wp:docPr id="51" name="Imagen 51" descr="C:\Users\karlos\AppData\Local\Temp\fla3C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rlos\AppData\Local\Temp\fla3C83.tmp\Snapsh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ins>
    </w:p>
    <w:p w14:paraId="60D7957D" w14:textId="2C69CBC0" w:rsidR="0074083C" w:rsidRPr="00EF076B" w:rsidDel="0074083C" w:rsidRDefault="0074083C">
      <w:pPr>
        <w:rPr>
          <w:del w:id="587" w:author="carlos cruz" w:date="2015-05-30T09:51:00Z"/>
        </w:rPr>
        <w:pPrChange w:id="588" w:author="carlos cruz" w:date="2015-05-30T09:50:00Z">
          <w:pPr>
            <w:pStyle w:val="Ttulo2"/>
            <w:numPr>
              <w:ilvl w:val="1"/>
              <w:numId w:val="19"/>
            </w:numPr>
            <w:spacing w:before="100" w:after="100"/>
            <w:ind w:left="794" w:hanging="397"/>
          </w:pPr>
        </w:pPrChange>
      </w:pPr>
    </w:p>
    <w:p w14:paraId="5EBE8675" w14:textId="2789AD5D" w:rsidR="006F3FF2" w:rsidRDefault="006F3FF2">
      <w:pPr>
        <w:pStyle w:val="Titulo3"/>
        <w:numPr>
          <w:ilvl w:val="0"/>
          <w:numId w:val="32"/>
        </w:numPr>
        <w:pPrChange w:id="589" w:author="carlos cruz" w:date="2015-05-30T09:56:00Z">
          <w:pPr>
            <w:pStyle w:val="Titulo3"/>
            <w:ind w:left="1080"/>
          </w:pPr>
        </w:pPrChange>
      </w:pPr>
      <w:bookmarkStart w:id="590" w:name="_Toc417646134"/>
      <w:r w:rsidRPr="00B35D39">
        <w:rPr>
          <w:noProof/>
          <w:lang w:eastAsia="es-ES"/>
        </w:rPr>
        <w:drawing>
          <wp:anchor distT="0" distB="0" distL="114300" distR="114300" simplePos="0" relativeHeight="251658248" behindDoc="0" locked="0" layoutInCell="1" allowOverlap="1" wp14:anchorId="2BEC79DF" wp14:editId="2A0C1F07">
            <wp:simplePos x="0" y="0"/>
            <wp:positionH relativeFrom="margin">
              <wp:align>center</wp:align>
            </wp:positionH>
            <wp:positionV relativeFrom="paragraph">
              <wp:posOffset>454660</wp:posOffset>
            </wp:positionV>
            <wp:extent cx="2952750" cy="14287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1428750"/>
                    </a:xfrm>
                    <a:prstGeom prst="rect">
                      <a:avLst/>
                    </a:prstGeom>
                    <a:noFill/>
                    <a:ln>
                      <a:noFill/>
                    </a:ln>
                  </pic:spPr>
                </pic:pic>
              </a:graphicData>
            </a:graphic>
          </wp:anchor>
        </w:drawing>
      </w:r>
      <w:del w:id="591" w:author="carlos cruz" w:date="2015-05-30T09:56:00Z">
        <w:r w:rsidDel="0074083C">
          <w:delText xml:space="preserve">C.U.2 </w:delText>
        </w:r>
      </w:del>
      <w:r w:rsidRPr="00643429">
        <w:t>Solicitar Ambulancia.</w:t>
      </w:r>
      <w:bookmarkEnd w:id="590"/>
    </w:p>
    <w:p w14:paraId="4E392E9D" w14:textId="77777777" w:rsidR="006F3FF2" w:rsidRDefault="006F3FF2" w:rsidP="006F3FF2"/>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6F3FF2" w:rsidRPr="007A6F19" w14:paraId="527A75CB" w14:textId="77777777" w:rsidTr="003928A6">
        <w:tc>
          <w:tcPr>
            <w:tcW w:w="9351" w:type="dxa"/>
            <w:gridSpan w:val="2"/>
            <w:shd w:val="clear" w:color="auto" w:fill="4F81BD"/>
          </w:tcPr>
          <w:p w14:paraId="02BE1D66" w14:textId="77777777" w:rsidR="006F3FF2" w:rsidRPr="007A6F19" w:rsidRDefault="006F3FF2" w:rsidP="003928A6">
            <w:pPr>
              <w:contextualSpacing/>
              <w:jc w:val="center"/>
              <w:rPr>
                <w:rFonts w:cs="Calibri"/>
                <w:b/>
                <w:bCs/>
              </w:rPr>
            </w:pPr>
            <w:r w:rsidRPr="007A6F19">
              <w:rPr>
                <w:rFonts w:cs="Calibri"/>
                <w:b/>
                <w:bCs/>
              </w:rPr>
              <w:lastRenderedPageBreak/>
              <w:t>CASO DE USO:</w:t>
            </w:r>
            <w:r>
              <w:rPr>
                <w:rFonts w:cs="Calibri"/>
                <w:b/>
                <w:bCs/>
              </w:rPr>
              <w:t xml:space="preserve"> Solicitar Ambulancia</w:t>
            </w:r>
          </w:p>
        </w:tc>
      </w:tr>
      <w:tr w:rsidR="006F3FF2" w:rsidRPr="007A6F19" w14:paraId="68D4C4F8" w14:textId="77777777" w:rsidTr="003928A6">
        <w:tc>
          <w:tcPr>
            <w:tcW w:w="2405" w:type="dxa"/>
            <w:shd w:val="clear" w:color="auto" w:fill="DBE5F1"/>
          </w:tcPr>
          <w:p w14:paraId="3F05DF3D" w14:textId="77777777" w:rsidR="006F3FF2" w:rsidRPr="007A6F19" w:rsidRDefault="006F3FF2" w:rsidP="003928A6">
            <w:pPr>
              <w:ind w:firstLine="0"/>
              <w:contextualSpacing/>
              <w:jc w:val="left"/>
              <w:rPr>
                <w:rFonts w:cs="Calibri"/>
                <w:b/>
                <w:bCs/>
              </w:rPr>
            </w:pPr>
            <w:r w:rsidRPr="007A6F19">
              <w:rPr>
                <w:rFonts w:cs="Calibri"/>
                <w:b/>
                <w:bCs/>
              </w:rPr>
              <w:t>Actores Primarios:</w:t>
            </w:r>
          </w:p>
        </w:tc>
        <w:tc>
          <w:tcPr>
            <w:tcW w:w="6946" w:type="dxa"/>
          </w:tcPr>
          <w:p w14:paraId="5F52069E" w14:textId="77777777" w:rsidR="006F3FF2" w:rsidRPr="007A6F19" w:rsidRDefault="006F3FF2" w:rsidP="003928A6">
            <w:pPr>
              <w:ind w:firstLine="0"/>
              <w:contextualSpacing/>
            </w:pPr>
            <w:r>
              <w:t>Cliente</w:t>
            </w:r>
          </w:p>
        </w:tc>
      </w:tr>
      <w:tr w:rsidR="006F3FF2" w:rsidRPr="007A6F19" w14:paraId="01CD3860" w14:textId="77777777" w:rsidTr="003928A6">
        <w:tc>
          <w:tcPr>
            <w:tcW w:w="2405" w:type="dxa"/>
            <w:shd w:val="clear" w:color="auto" w:fill="DBE5F1"/>
          </w:tcPr>
          <w:p w14:paraId="45955BAC" w14:textId="77777777" w:rsidR="006F3FF2" w:rsidRPr="007A6F19" w:rsidRDefault="006F3FF2" w:rsidP="003928A6">
            <w:pPr>
              <w:ind w:firstLine="0"/>
              <w:contextualSpacing/>
              <w:jc w:val="left"/>
              <w:rPr>
                <w:rFonts w:cs="Calibri"/>
                <w:b/>
                <w:bCs/>
              </w:rPr>
            </w:pPr>
            <w:r w:rsidRPr="007A6F19">
              <w:rPr>
                <w:rFonts w:cs="Calibri"/>
                <w:b/>
                <w:bCs/>
              </w:rPr>
              <w:t>Actores secundarios:</w:t>
            </w:r>
          </w:p>
        </w:tc>
        <w:tc>
          <w:tcPr>
            <w:tcW w:w="6946" w:type="dxa"/>
          </w:tcPr>
          <w:p w14:paraId="0DEABFD0" w14:textId="501C70BC" w:rsidR="006F3FF2" w:rsidRPr="007A6F19" w:rsidRDefault="009D212D" w:rsidP="003928A6">
            <w:pPr>
              <w:ind w:firstLine="0"/>
              <w:contextualSpacing/>
              <w:rPr>
                <w:rFonts w:cs="Calibri"/>
              </w:rPr>
            </w:pPr>
            <w:r>
              <w:t>Servicio web</w:t>
            </w:r>
            <w:r w:rsidR="006F3FF2">
              <w:rPr>
                <w:rFonts w:cs="Calibri"/>
              </w:rPr>
              <w:t>, Aplicación Móvil</w:t>
            </w:r>
          </w:p>
        </w:tc>
      </w:tr>
      <w:tr w:rsidR="006F3FF2" w:rsidRPr="007A6F19" w14:paraId="779102A3" w14:textId="77777777" w:rsidTr="003928A6">
        <w:tc>
          <w:tcPr>
            <w:tcW w:w="2405" w:type="dxa"/>
            <w:shd w:val="clear" w:color="auto" w:fill="DBE5F1"/>
          </w:tcPr>
          <w:p w14:paraId="38F87BFD" w14:textId="77777777" w:rsidR="006F3FF2" w:rsidRPr="007A6F19" w:rsidRDefault="006F3FF2" w:rsidP="003928A6">
            <w:pPr>
              <w:ind w:firstLine="0"/>
              <w:contextualSpacing/>
              <w:jc w:val="left"/>
              <w:rPr>
                <w:rFonts w:cs="Calibri"/>
                <w:b/>
                <w:bCs/>
              </w:rPr>
            </w:pPr>
            <w:r w:rsidRPr="007A6F19">
              <w:rPr>
                <w:rFonts w:cs="Calibri"/>
                <w:b/>
                <w:bCs/>
              </w:rPr>
              <w:t>Descripción:</w:t>
            </w:r>
          </w:p>
        </w:tc>
        <w:tc>
          <w:tcPr>
            <w:tcW w:w="6946" w:type="dxa"/>
          </w:tcPr>
          <w:p w14:paraId="2FB96CD5" w14:textId="77777777" w:rsidR="006F3FF2" w:rsidRPr="007A6F19" w:rsidRDefault="006F3FF2" w:rsidP="003928A6">
            <w:pPr>
              <w:pStyle w:val="Sinespaciado"/>
              <w:spacing w:before="240" w:beforeAutospacing="0" w:after="240" w:afterAutospacing="0"/>
              <w:ind w:firstLine="0"/>
            </w:pPr>
            <w:r>
              <w:t>Permite al cliente Realizar una solicitud de ambulancia en caso de una emergencia.</w:t>
            </w:r>
          </w:p>
        </w:tc>
      </w:tr>
      <w:tr w:rsidR="006F3FF2" w:rsidRPr="007A6F19" w14:paraId="046A3B52" w14:textId="77777777" w:rsidTr="003928A6">
        <w:tc>
          <w:tcPr>
            <w:tcW w:w="2405" w:type="dxa"/>
            <w:shd w:val="clear" w:color="auto" w:fill="DBE5F1"/>
          </w:tcPr>
          <w:p w14:paraId="111F3090" w14:textId="77777777" w:rsidR="006F3FF2" w:rsidRPr="007A6F19" w:rsidRDefault="006F3FF2" w:rsidP="003928A6">
            <w:pPr>
              <w:ind w:firstLine="0"/>
              <w:contextualSpacing/>
              <w:jc w:val="left"/>
              <w:rPr>
                <w:rFonts w:cs="Calibri"/>
                <w:b/>
                <w:bCs/>
              </w:rPr>
            </w:pPr>
            <w:r w:rsidRPr="007A6F19">
              <w:rPr>
                <w:rFonts w:cs="Calibri"/>
                <w:b/>
                <w:bCs/>
              </w:rPr>
              <w:t>Precondiciones:</w:t>
            </w:r>
          </w:p>
        </w:tc>
        <w:tc>
          <w:tcPr>
            <w:tcW w:w="6946" w:type="dxa"/>
          </w:tcPr>
          <w:p w14:paraId="7496B5D6" w14:textId="77777777" w:rsidR="006F3FF2" w:rsidRPr="00F56394" w:rsidRDefault="006F3FF2" w:rsidP="006F3FF2">
            <w:pPr>
              <w:pStyle w:val="Prrafodelista"/>
              <w:numPr>
                <w:ilvl w:val="0"/>
                <w:numId w:val="23"/>
              </w:numPr>
              <w:spacing w:before="240" w:beforeAutospacing="0" w:after="0" w:line="276" w:lineRule="auto"/>
              <w:ind w:left="459"/>
              <w:contextualSpacing/>
            </w:pPr>
            <w:r w:rsidRPr="00F56394">
              <w:t>El Cliente debe estar afiliado a la empresa.</w:t>
            </w:r>
          </w:p>
          <w:p w14:paraId="54CAD56B" w14:textId="77777777" w:rsidR="006F3FF2" w:rsidRPr="00F56394" w:rsidRDefault="006F3FF2" w:rsidP="006F3FF2">
            <w:pPr>
              <w:pStyle w:val="Prrafodelista"/>
              <w:numPr>
                <w:ilvl w:val="0"/>
                <w:numId w:val="23"/>
              </w:numPr>
              <w:spacing w:line="276" w:lineRule="auto"/>
              <w:ind w:left="459"/>
              <w:contextualSpacing/>
            </w:pPr>
            <w:r w:rsidRPr="00F56394">
              <w:t>El cliente debe contar con acceso a internet en su Smartphone.</w:t>
            </w:r>
          </w:p>
        </w:tc>
      </w:tr>
      <w:tr w:rsidR="006F3FF2" w:rsidRPr="007A6F19" w14:paraId="56C5A785" w14:textId="77777777" w:rsidTr="003928A6">
        <w:tc>
          <w:tcPr>
            <w:tcW w:w="2405" w:type="dxa"/>
            <w:shd w:val="clear" w:color="auto" w:fill="DBE5F1"/>
          </w:tcPr>
          <w:p w14:paraId="7A727D45" w14:textId="77777777" w:rsidR="006F3FF2" w:rsidRPr="007A6F19" w:rsidRDefault="006F3FF2" w:rsidP="003928A6">
            <w:pPr>
              <w:ind w:firstLine="0"/>
              <w:contextualSpacing/>
              <w:jc w:val="left"/>
              <w:rPr>
                <w:rFonts w:cs="Calibri"/>
                <w:b/>
                <w:bCs/>
              </w:rPr>
            </w:pPr>
            <w:proofErr w:type="spellStart"/>
            <w:r w:rsidRPr="007A6F19">
              <w:rPr>
                <w:rFonts w:cs="Calibri"/>
                <w:b/>
                <w:bCs/>
              </w:rPr>
              <w:t>Pos</w:t>
            </w:r>
            <w:proofErr w:type="spellEnd"/>
            <w:r w:rsidRPr="007A6F19">
              <w:rPr>
                <w:rFonts w:cs="Calibri"/>
                <w:b/>
                <w:bCs/>
              </w:rPr>
              <w:t xml:space="preserve"> condiciones:</w:t>
            </w:r>
          </w:p>
        </w:tc>
        <w:tc>
          <w:tcPr>
            <w:tcW w:w="6946" w:type="dxa"/>
          </w:tcPr>
          <w:p w14:paraId="153CC105" w14:textId="31FF72D3" w:rsidR="006F3FF2" w:rsidRPr="00F56394" w:rsidRDefault="006F3FF2" w:rsidP="00700DB8">
            <w:pPr>
              <w:pStyle w:val="Prrafodelista"/>
              <w:numPr>
                <w:ilvl w:val="0"/>
                <w:numId w:val="23"/>
              </w:numPr>
              <w:spacing w:before="240" w:beforeAutospacing="0" w:line="276" w:lineRule="auto"/>
              <w:ind w:left="459"/>
              <w:contextualSpacing/>
            </w:pPr>
            <w:r w:rsidRPr="00F56394">
              <w:t>La Atención a una solicitud del cliente debe estar reg</w:t>
            </w:r>
            <w:r w:rsidR="00700DB8">
              <w:t xml:space="preserve">istrado en la base de datos </w:t>
            </w:r>
            <w:r w:rsidRPr="00F56394">
              <w:t>de Emercruz.</w:t>
            </w:r>
          </w:p>
        </w:tc>
      </w:tr>
      <w:tr w:rsidR="006F3FF2" w:rsidRPr="007A6F19" w14:paraId="40A23995" w14:textId="77777777" w:rsidTr="003928A6">
        <w:tc>
          <w:tcPr>
            <w:tcW w:w="2405" w:type="dxa"/>
            <w:shd w:val="clear" w:color="auto" w:fill="DBE5F1"/>
          </w:tcPr>
          <w:p w14:paraId="77B876D3" w14:textId="77777777" w:rsidR="006F3FF2" w:rsidRPr="007A6F19" w:rsidRDefault="006F3FF2" w:rsidP="003928A6">
            <w:pPr>
              <w:ind w:firstLine="0"/>
              <w:contextualSpacing/>
              <w:jc w:val="left"/>
              <w:rPr>
                <w:rFonts w:cs="Calibri"/>
                <w:b/>
                <w:bCs/>
              </w:rPr>
            </w:pPr>
            <w:r w:rsidRPr="007A6F19">
              <w:rPr>
                <w:rFonts w:cs="Calibri"/>
                <w:b/>
                <w:bCs/>
              </w:rPr>
              <w:t>Flujo Principal:</w:t>
            </w:r>
          </w:p>
        </w:tc>
        <w:tc>
          <w:tcPr>
            <w:tcW w:w="6946" w:type="dxa"/>
          </w:tcPr>
          <w:p w14:paraId="7AB370DD" w14:textId="77777777" w:rsidR="006F3FF2" w:rsidRDefault="006F3FF2" w:rsidP="006F3FF2">
            <w:pPr>
              <w:pStyle w:val="Sinespaciado"/>
              <w:numPr>
                <w:ilvl w:val="0"/>
                <w:numId w:val="22"/>
              </w:numPr>
              <w:spacing w:before="240" w:beforeAutospacing="0"/>
              <w:ind w:left="317"/>
            </w:pPr>
            <w:r>
              <w:t>El caso de uso inicia cuando el Cliente selecciona la opción Solicitar Ambulancia.</w:t>
            </w:r>
          </w:p>
          <w:p w14:paraId="50FDC3FF" w14:textId="77777777" w:rsidR="006F3FF2" w:rsidRDefault="006F3FF2" w:rsidP="006F3FF2">
            <w:pPr>
              <w:pStyle w:val="Sinespaciado"/>
              <w:numPr>
                <w:ilvl w:val="0"/>
                <w:numId w:val="22"/>
              </w:numPr>
              <w:ind w:left="317"/>
            </w:pPr>
            <w:r>
              <w:t>La aplicación móvil del cliente habilita el GPS para mostrar la ubicación donde se encuentra el cliente e inmediatamente se envía el código del cliente y coordenadas de la ubicación al servidor.</w:t>
            </w:r>
          </w:p>
          <w:p w14:paraId="3254F544" w14:textId="2A1BC1B2" w:rsidR="006F3FF2" w:rsidRDefault="00DE309A" w:rsidP="006F3FF2">
            <w:pPr>
              <w:pStyle w:val="Sinespaciado"/>
              <w:numPr>
                <w:ilvl w:val="0"/>
                <w:numId w:val="22"/>
              </w:numPr>
              <w:ind w:left="317"/>
            </w:pPr>
            <w:r>
              <w:t>El servicio web</w:t>
            </w:r>
            <w:r w:rsidR="006F3FF2">
              <w:t xml:space="preserve"> procesa la solicitud del cliente.</w:t>
            </w:r>
          </w:p>
          <w:p w14:paraId="0051ED33" w14:textId="16D3A338" w:rsidR="006F3FF2" w:rsidRDefault="006F3FF2" w:rsidP="006F3FF2">
            <w:pPr>
              <w:pStyle w:val="Sinespaciado"/>
              <w:numPr>
                <w:ilvl w:val="0"/>
                <w:numId w:val="22"/>
              </w:numPr>
              <w:ind w:left="317"/>
            </w:pPr>
            <w:r>
              <w:t xml:space="preserve">El </w:t>
            </w:r>
            <w:r w:rsidR="00DE309A">
              <w:t>servicio web</w:t>
            </w:r>
            <w:r>
              <w:t xml:space="preserve"> Asigna Ambulancia y notifica a la misma.</w:t>
            </w:r>
          </w:p>
          <w:p w14:paraId="6205798B" w14:textId="5CC17473" w:rsidR="006F3FF2" w:rsidRDefault="006F3FF2" w:rsidP="009D212D">
            <w:pPr>
              <w:pStyle w:val="Sinespaciado"/>
              <w:numPr>
                <w:ilvl w:val="0"/>
                <w:numId w:val="22"/>
              </w:numPr>
              <w:spacing w:before="100" w:after="100"/>
              <w:ind w:left="317"/>
            </w:pPr>
            <w:r>
              <w:t xml:space="preserve">El </w:t>
            </w:r>
            <w:r w:rsidR="00DE309A">
              <w:t>servicio web</w:t>
            </w:r>
            <w:r>
              <w:t xml:space="preserve"> envía notificación al cliente.</w:t>
            </w:r>
          </w:p>
          <w:p w14:paraId="0714B64C" w14:textId="2E8D8ABC" w:rsidR="006F3FF2" w:rsidRPr="00E62D19" w:rsidRDefault="006F3FF2" w:rsidP="006F3FF2">
            <w:pPr>
              <w:pStyle w:val="Sinespaciado"/>
              <w:numPr>
                <w:ilvl w:val="0"/>
                <w:numId w:val="22"/>
              </w:numPr>
              <w:ind w:left="317"/>
            </w:pPr>
            <w:r>
              <w:t xml:space="preserve">El caso de uso termina cuando </w:t>
            </w:r>
            <w:del w:id="592" w:author="luis angel barrancos ortiz" w:date="2015-05-29T21:11:00Z">
              <w:r w:rsidDel="0057627E">
                <w:delText>el  cliente</w:delText>
              </w:r>
            </w:del>
            <w:ins w:id="593" w:author="luis angel barrancos ortiz" w:date="2015-05-29T21:11:00Z">
              <w:r w:rsidR="0057627E">
                <w:t>el cliente</w:t>
              </w:r>
            </w:ins>
            <w:r>
              <w:t xml:space="preserve"> recibe una notificación con la siguiente información: la ubicación de la ambulancia y el tiempo estimado en llegar, esta información es desplegada en el mapa.</w:t>
            </w:r>
          </w:p>
        </w:tc>
      </w:tr>
      <w:tr w:rsidR="006F3FF2" w:rsidRPr="007A6F19" w14:paraId="756EF0C1" w14:textId="77777777" w:rsidTr="003928A6">
        <w:tc>
          <w:tcPr>
            <w:tcW w:w="2405" w:type="dxa"/>
            <w:shd w:val="clear" w:color="auto" w:fill="DBE5F1"/>
          </w:tcPr>
          <w:p w14:paraId="2A87D6E8" w14:textId="77777777" w:rsidR="006F3FF2" w:rsidRPr="007A6F19" w:rsidRDefault="006F3FF2" w:rsidP="003928A6">
            <w:pPr>
              <w:ind w:right="-250" w:firstLine="0"/>
              <w:contextualSpacing/>
              <w:jc w:val="left"/>
              <w:rPr>
                <w:rFonts w:cs="Calibri"/>
                <w:b/>
                <w:bCs/>
              </w:rPr>
            </w:pPr>
            <w:r w:rsidRPr="007A6F19">
              <w:rPr>
                <w:rFonts w:cs="Calibri"/>
                <w:b/>
                <w:bCs/>
              </w:rPr>
              <w:t>Flujo(s) alternativo(s):</w:t>
            </w:r>
          </w:p>
        </w:tc>
        <w:tc>
          <w:tcPr>
            <w:tcW w:w="6946" w:type="dxa"/>
          </w:tcPr>
          <w:p w14:paraId="384C4A96" w14:textId="77777777" w:rsidR="006F3FF2" w:rsidRPr="00F56394" w:rsidRDefault="006F3FF2" w:rsidP="006F3FF2">
            <w:pPr>
              <w:pStyle w:val="Prrafodelista"/>
              <w:numPr>
                <w:ilvl w:val="0"/>
                <w:numId w:val="24"/>
              </w:numPr>
              <w:spacing w:before="240" w:beforeAutospacing="0" w:line="276" w:lineRule="auto"/>
              <w:ind w:left="459"/>
              <w:contextualSpacing/>
            </w:pPr>
            <w:r w:rsidRPr="00F56394">
              <w:t>En el punto 2. del flujo principal, si el cliente no estuviese conectado a internet.</w:t>
            </w:r>
          </w:p>
          <w:p w14:paraId="61D64132" w14:textId="77777777" w:rsidR="006F3FF2" w:rsidRPr="00F56394" w:rsidRDefault="006F3FF2" w:rsidP="006F3FF2">
            <w:pPr>
              <w:pStyle w:val="Prrafodelista"/>
              <w:numPr>
                <w:ilvl w:val="1"/>
                <w:numId w:val="24"/>
              </w:numPr>
              <w:spacing w:after="0" w:line="276" w:lineRule="auto"/>
              <w:ind w:left="1026" w:hanging="567"/>
              <w:contextualSpacing/>
            </w:pPr>
            <w:r w:rsidRPr="00F56394">
              <w:t>La Aplicación móvil emitirá un mensaje de error de conexión.</w:t>
            </w:r>
          </w:p>
          <w:p w14:paraId="738FF9CC" w14:textId="77777777" w:rsidR="006F3FF2" w:rsidRPr="00F56394" w:rsidRDefault="006F3FF2" w:rsidP="006F3FF2">
            <w:pPr>
              <w:pStyle w:val="Prrafodelista"/>
              <w:numPr>
                <w:ilvl w:val="0"/>
                <w:numId w:val="24"/>
              </w:numPr>
              <w:spacing w:after="0" w:line="276" w:lineRule="auto"/>
              <w:ind w:left="459"/>
              <w:contextualSpacing/>
            </w:pPr>
            <w:r w:rsidRPr="00F56394">
              <w:t>En el punto 5. del flujo principal, los tipos de notificación que recibirá el cliente son: Asignación exitosa  y asignación no exitosa explicando los motivos de la misma.</w:t>
            </w:r>
          </w:p>
        </w:tc>
      </w:tr>
    </w:tbl>
    <w:p w14:paraId="3C1720D0" w14:textId="4AF2E786" w:rsidR="006F3FF2" w:rsidRDefault="008E03F0" w:rsidP="008E03F0">
      <w:pPr>
        <w:jc w:val="center"/>
        <w:rPr>
          <w:ins w:id="594" w:author="carlos cruz" w:date="2015-05-30T09:52:00Z"/>
        </w:rPr>
      </w:pPr>
      <w:r>
        <w:rPr>
          <w:noProof/>
          <w:lang w:val="es-ES" w:eastAsia="es-ES"/>
        </w:rPr>
        <w:lastRenderedPageBreak/>
        <w:drawing>
          <wp:inline distT="0" distB="0" distL="0" distR="0" wp14:anchorId="63A8D22D" wp14:editId="73D1AF53">
            <wp:extent cx="2686050" cy="54578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up_16.png"/>
                    <pic:cNvPicPr/>
                  </pic:nvPicPr>
                  <pic:blipFill>
                    <a:blip r:embed="rId19">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inline>
        </w:drawing>
      </w:r>
    </w:p>
    <w:p w14:paraId="118BF9A2" w14:textId="6F3F82F8" w:rsidR="0074083C" w:rsidRPr="0074083C" w:rsidRDefault="0074083C">
      <w:pPr>
        <w:pStyle w:val="Titulo3"/>
        <w:numPr>
          <w:ilvl w:val="0"/>
          <w:numId w:val="32"/>
        </w:numPr>
        <w:rPr>
          <w:ins w:id="595" w:author="carlos cruz" w:date="2015-05-30T09:54:00Z"/>
        </w:rPr>
      </w:pPr>
      <w:ins w:id="596" w:author="carlos cruz" w:date="2015-05-30T09:54:00Z">
        <w:r w:rsidRPr="00643429">
          <w:t>Gestionar Gesto.</w:t>
        </w:r>
      </w:ins>
    </w:p>
    <w:p w14:paraId="352155D8" w14:textId="77777777" w:rsidR="0074083C" w:rsidRPr="00E17CAE" w:rsidRDefault="0074083C" w:rsidP="0074083C">
      <w:pPr>
        <w:jc w:val="center"/>
        <w:rPr>
          <w:ins w:id="597" w:author="carlos cruz" w:date="2015-05-30T09:54:00Z"/>
        </w:rPr>
      </w:pPr>
      <w:ins w:id="598" w:author="carlos cruz" w:date="2015-05-30T09:54:00Z">
        <w:r w:rsidRPr="002F3B99">
          <w:rPr>
            <w:noProof/>
            <w:lang w:val="es-ES" w:eastAsia="es-ES"/>
          </w:rPr>
          <w:drawing>
            <wp:inline distT="0" distB="0" distL="0" distR="0" wp14:anchorId="1475DF4B" wp14:editId="0903FDC4">
              <wp:extent cx="2981325" cy="14287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4083C" w:rsidRPr="007A6F19" w14:paraId="6C1C72E5" w14:textId="77777777" w:rsidTr="000576A3">
        <w:trPr>
          <w:ins w:id="599" w:author="carlos cruz" w:date="2015-05-30T09:54:00Z"/>
        </w:trPr>
        <w:tc>
          <w:tcPr>
            <w:tcW w:w="9351" w:type="dxa"/>
            <w:gridSpan w:val="2"/>
            <w:shd w:val="clear" w:color="auto" w:fill="4F81BD"/>
          </w:tcPr>
          <w:p w14:paraId="5AE707A0" w14:textId="77777777" w:rsidR="0074083C" w:rsidRPr="007A6F19" w:rsidRDefault="0074083C" w:rsidP="000576A3">
            <w:pPr>
              <w:contextualSpacing/>
              <w:jc w:val="center"/>
              <w:rPr>
                <w:ins w:id="600" w:author="carlos cruz" w:date="2015-05-30T09:54:00Z"/>
                <w:rFonts w:cs="Calibri"/>
                <w:b/>
                <w:bCs/>
              </w:rPr>
            </w:pPr>
            <w:ins w:id="601" w:author="carlos cruz" w:date="2015-05-30T09:54:00Z">
              <w:r w:rsidRPr="007A6F19">
                <w:rPr>
                  <w:rFonts w:cs="Calibri"/>
                  <w:b/>
                  <w:bCs/>
                </w:rPr>
                <w:lastRenderedPageBreak/>
                <w:t>CASO DE USO:</w:t>
              </w:r>
              <w:r>
                <w:rPr>
                  <w:rFonts w:cs="Calibri"/>
                  <w:b/>
                  <w:bCs/>
                </w:rPr>
                <w:t xml:space="preserve"> Gestionar Gesto</w:t>
              </w:r>
            </w:ins>
          </w:p>
        </w:tc>
      </w:tr>
      <w:tr w:rsidR="0074083C" w:rsidRPr="007A6F19" w14:paraId="63CC645C" w14:textId="77777777" w:rsidTr="000576A3">
        <w:trPr>
          <w:ins w:id="602" w:author="carlos cruz" w:date="2015-05-30T09:54:00Z"/>
        </w:trPr>
        <w:tc>
          <w:tcPr>
            <w:tcW w:w="2405" w:type="dxa"/>
            <w:shd w:val="clear" w:color="auto" w:fill="DBE5F1"/>
          </w:tcPr>
          <w:p w14:paraId="1A709901" w14:textId="77777777" w:rsidR="0074083C" w:rsidRPr="007A6F19" w:rsidRDefault="0074083C" w:rsidP="000576A3">
            <w:pPr>
              <w:ind w:firstLine="0"/>
              <w:contextualSpacing/>
              <w:jc w:val="left"/>
              <w:rPr>
                <w:ins w:id="603" w:author="carlos cruz" w:date="2015-05-30T09:54:00Z"/>
                <w:rFonts w:cs="Calibri"/>
                <w:b/>
                <w:bCs/>
              </w:rPr>
            </w:pPr>
            <w:ins w:id="604" w:author="carlos cruz" w:date="2015-05-30T09:54:00Z">
              <w:r w:rsidRPr="007A6F19">
                <w:rPr>
                  <w:rFonts w:cs="Calibri"/>
                  <w:b/>
                  <w:bCs/>
                </w:rPr>
                <w:t>Actores Primarios:</w:t>
              </w:r>
            </w:ins>
          </w:p>
        </w:tc>
        <w:tc>
          <w:tcPr>
            <w:tcW w:w="6946" w:type="dxa"/>
          </w:tcPr>
          <w:p w14:paraId="6CAA7EB9" w14:textId="77777777" w:rsidR="0074083C" w:rsidRPr="007A6F19" w:rsidRDefault="0074083C" w:rsidP="000576A3">
            <w:pPr>
              <w:ind w:firstLine="0"/>
              <w:contextualSpacing/>
              <w:rPr>
                <w:ins w:id="605" w:author="carlos cruz" w:date="2015-05-30T09:54:00Z"/>
              </w:rPr>
            </w:pPr>
            <w:ins w:id="606" w:author="carlos cruz" w:date="2015-05-30T09:54:00Z">
              <w:r>
                <w:t>Cliente</w:t>
              </w:r>
            </w:ins>
          </w:p>
        </w:tc>
      </w:tr>
      <w:tr w:rsidR="0074083C" w:rsidRPr="007A6F19" w14:paraId="32307B3C" w14:textId="77777777" w:rsidTr="000576A3">
        <w:trPr>
          <w:ins w:id="607" w:author="carlos cruz" w:date="2015-05-30T09:54:00Z"/>
        </w:trPr>
        <w:tc>
          <w:tcPr>
            <w:tcW w:w="2405" w:type="dxa"/>
            <w:shd w:val="clear" w:color="auto" w:fill="DBE5F1"/>
          </w:tcPr>
          <w:p w14:paraId="3332FFA7" w14:textId="77777777" w:rsidR="0074083C" w:rsidRPr="007A6F19" w:rsidRDefault="0074083C" w:rsidP="000576A3">
            <w:pPr>
              <w:ind w:firstLine="0"/>
              <w:contextualSpacing/>
              <w:jc w:val="left"/>
              <w:rPr>
                <w:ins w:id="608" w:author="carlos cruz" w:date="2015-05-30T09:54:00Z"/>
                <w:rFonts w:cs="Calibri"/>
                <w:b/>
                <w:bCs/>
              </w:rPr>
            </w:pPr>
            <w:ins w:id="609" w:author="carlos cruz" w:date="2015-05-30T09:54:00Z">
              <w:r w:rsidRPr="007A6F19">
                <w:rPr>
                  <w:rFonts w:cs="Calibri"/>
                  <w:b/>
                  <w:bCs/>
                </w:rPr>
                <w:t>Actores secundarios:</w:t>
              </w:r>
            </w:ins>
          </w:p>
        </w:tc>
        <w:tc>
          <w:tcPr>
            <w:tcW w:w="6946" w:type="dxa"/>
          </w:tcPr>
          <w:p w14:paraId="46868887" w14:textId="77777777" w:rsidR="0074083C" w:rsidRPr="007A6F19" w:rsidRDefault="0074083C" w:rsidP="000576A3">
            <w:pPr>
              <w:ind w:firstLine="0"/>
              <w:contextualSpacing/>
              <w:rPr>
                <w:ins w:id="610" w:author="carlos cruz" w:date="2015-05-30T09:54:00Z"/>
                <w:rFonts w:cs="Calibri"/>
              </w:rPr>
            </w:pPr>
            <w:ins w:id="611" w:author="carlos cruz" w:date="2015-05-30T09:54:00Z">
              <w:r>
                <w:rPr>
                  <w:rFonts w:cs="Calibri"/>
                </w:rPr>
                <w:t>Aplicación Móvil</w:t>
              </w:r>
            </w:ins>
          </w:p>
        </w:tc>
      </w:tr>
      <w:tr w:rsidR="0074083C" w:rsidRPr="007A6F19" w14:paraId="7067578D" w14:textId="77777777" w:rsidTr="000576A3">
        <w:trPr>
          <w:ins w:id="612" w:author="carlos cruz" w:date="2015-05-30T09:54:00Z"/>
        </w:trPr>
        <w:tc>
          <w:tcPr>
            <w:tcW w:w="2405" w:type="dxa"/>
            <w:shd w:val="clear" w:color="auto" w:fill="DBE5F1"/>
          </w:tcPr>
          <w:p w14:paraId="08F47E9F" w14:textId="77777777" w:rsidR="0074083C" w:rsidRPr="007A6F19" w:rsidRDefault="0074083C" w:rsidP="000576A3">
            <w:pPr>
              <w:ind w:firstLine="0"/>
              <w:contextualSpacing/>
              <w:jc w:val="left"/>
              <w:rPr>
                <w:ins w:id="613" w:author="carlos cruz" w:date="2015-05-30T09:54:00Z"/>
                <w:rFonts w:cs="Calibri"/>
                <w:b/>
                <w:bCs/>
              </w:rPr>
            </w:pPr>
            <w:ins w:id="614" w:author="carlos cruz" w:date="2015-05-30T09:54:00Z">
              <w:r w:rsidRPr="007A6F19">
                <w:rPr>
                  <w:rFonts w:cs="Calibri"/>
                  <w:b/>
                  <w:bCs/>
                </w:rPr>
                <w:t>Descripción:</w:t>
              </w:r>
            </w:ins>
          </w:p>
        </w:tc>
        <w:tc>
          <w:tcPr>
            <w:tcW w:w="6946" w:type="dxa"/>
          </w:tcPr>
          <w:p w14:paraId="26AA5ABA" w14:textId="77777777" w:rsidR="0074083C" w:rsidRPr="007A6F19" w:rsidRDefault="0074083C" w:rsidP="000576A3">
            <w:pPr>
              <w:pStyle w:val="Sinespaciado"/>
              <w:spacing w:before="240" w:beforeAutospacing="0" w:after="240" w:afterAutospacing="0"/>
              <w:ind w:firstLine="0"/>
              <w:rPr>
                <w:ins w:id="615" w:author="carlos cruz" w:date="2015-05-30T09:54:00Z"/>
              </w:rPr>
            </w:pPr>
            <w:ins w:id="616" w:author="carlos cruz" w:date="2015-05-30T09:54:00Z">
              <w:r>
                <w:t>Permite al cliente Realizar una configuración de seguridad para el uso de la aplicación.</w:t>
              </w:r>
            </w:ins>
          </w:p>
        </w:tc>
      </w:tr>
      <w:tr w:rsidR="0074083C" w:rsidRPr="007A6F19" w14:paraId="5DAB36C9" w14:textId="77777777" w:rsidTr="000576A3">
        <w:trPr>
          <w:ins w:id="617" w:author="carlos cruz" w:date="2015-05-30T09:54:00Z"/>
        </w:trPr>
        <w:tc>
          <w:tcPr>
            <w:tcW w:w="2405" w:type="dxa"/>
            <w:shd w:val="clear" w:color="auto" w:fill="DBE5F1"/>
          </w:tcPr>
          <w:p w14:paraId="4796AF16" w14:textId="77777777" w:rsidR="0074083C" w:rsidRPr="007A6F19" w:rsidRDefault="0074083C" w:rsidP="000576A3">
            <w:pPr>
              <w:ind w:firstLine="0"/>
              <w:contextualSpacing/>
              <w:jc w:val="left"/>
              <w:rPr>
                <w:ins w:id="618" w:author="carlos cruz" w:date="2015-05-30T09:54:00Z"/>
                <w:rFonts w:cs="Calibri"/>
                <w:b/>
                <w:bCs/>
              </w:rPr>
            </w:pPr>
            <w:ins w:id="619" w:author="carlos cruz" w:date="2015-05-30T09:54:00Z">
              <w:r w:rsidRPr="007A6F19">
                <w:rPr>
                  <w:rFonts w:cs="Calibri"/>
                  <w:b/>
                  <w:bCs/>
                </w:rPr>
                <w:t>Precondiciones:</w:t>
              </w:r>
            </w:ins>
          </w:p>
        </w:tc>
        <w:tc>
          <w:tcPr>
            <w:tcW w:w="6946" w:type="dxa"/>
          </w:tcPr>
          <w:p w14:paraId="7AC7CA5C" w14:textId="77777777" w:rsidR="0074083C" w:rsidRPr="00913321" w:rsidRDefault="0074083C" w:rsidP="0074083C">
            <w:pPr>
              <w:pStyle w:val="Prrafodelista"/>
              <w:numPr>
                <w:ilvl w:val="0"/>
                <w:numId w:val="23"/>
              </w:numPr>
              <w:spacing w:before="240" w:beforeAutospacing="0" w:after="0" w:line="276" w:lineRule="auto"/>
              <w:ind w:left="459"/>
              <w:contextualSpacing/>
              <w:rPr>
                <w:ins w:id="620" w:author="carlos cruz" w:date="2015-05-30T09:54:00Z"/>
              </w:rPr>
            </w:pPr>
            <w:ins w:id="621" w:author="carlos cruz" w:date="2015-05-30T09:54:00Z">
              <w:r w:rsidRPr="00F56394">
                <w:t xml:space="preserve">El Cliente </w:t>
              </w:r>
              <w:r>
                <w:t>debe estar afiliado a la empresa Emercruz.</w:t>
              </w:r>
            </w:ins>
          </w:p>
        </w:tc>
      </w:tr>
      <w:tr w:rsidR="0074083C" w:rsidRPr="007A6F19" w14:paraId="44E4C3F0" w14:textId="77777777" w:rsidTr="000576A3">
        <w:trPr>
          <w:ins w:id="622" w:author="carlos cruz" w:date="2015-05-30T09:54:00Z"/>
        </w:trPr>
        <w:tc>
          <w:tcPr>
            <w:tcW w:w="2405" w:type="dxa"/>
            <w:shd w:val="clear" w:color="auto" w:fill="DBE5F1"/>
          </w:tcPr>
          <w:p w14:paraId="0C61B788" w14:textId="77777777" w:rsidR="0074083C" w:rsidRPr="007A6F19" w:rsidRDefault="0074083C" w:rsidP="000576A3">
            <w:pPr>
              <w:ind w:firstLine="0"/>
              <w:contextualSpacing/>
              <w:jc w:val="left"/>
              <w:rPr>
                <w:ins w:id="623" w:author="carlos cruz" w:date="2015-05-30T09:54:00Z"/>
                <w:rFonts w:cs="Calibri"/>
                <w:b/>
                <w:bCs/>
              </w:rPr>
            </w:pPr>
            <w:proofErr w:type="spellStart"/>
            <w:ins w:id="624" w:author="carlos cruz" w:date="2015-05-30T09:54:00Z">
              <w:r w:rsidRPr="007A6F19">
                <w:rPr>
                  <w:rFonts w:cs="Calibri"/>
                  <w:b/>
                  <w:bCs/>
                </w:rPr>
                <w:t>Pos</w:t>
              </w:r>
              <w:proofErr w:type="spellEnd"/>
              <w:r w:rsidRPr="007A6F19">
                <w:rPr>
                  <w:rFonts w:cs="Calibri"/>
                  <w:b/>
                  <w:bCs/>
                </w:rPr>
                <w:t xml:space="preserve"> condiciones:</w:t>
              </w:r>
            </w:ins>
          </w:p>
        </w:tc>
        <w:tc>
          <w:tcPr>
            <w:tcW w:w="6946" w:type="dxa"/>
          </w:tcPr>
          <w:p w14:paraId="1BCA8F36" w14:textId="77777777" w:rsidR="0074083C" w:rsidRPr="00F56394" w:rsidRDefault="0074083C" w:rsidP="0074083C">
            <w:pPr>
              <w:pStyle w:val="Prrafodelista"/>
              <w:numPr>
                <w:ilvl w:val="0"/>
                <w:numId w:val="23"/>
              </w:numPr>
              <w:spacing w:before="240" w:beforeAutospacing="0" w:line="276" w:lineRule="auto"/>
              <w:ind w:left="459"/>
              <w:contextualSpacing/>
              <w:rPr>
                <w:ins w:id="625" w:author="carlos cruz" w:date="2015-05-30T09:54:00Z"/>
              </w:rPr>
            </w:pPr>
            <w:ins w:id="626" w:author="carlos cruz" w:date="2015-05-30T09:54:00Z">
              <w:r w:rsidRPr="00F56394">
                <w:t xml:space="preserve">La </w:t>
              </w:r>
              <w:r>
                <w:t>configuración se ajustara para la solicitud inmediata de una ambulancia.</w:t>
              </w:r>
            </w:ins>
          </w:p>
        </w:tc>
      </w:tr>
      <w:tr w:rsidR="0074083C" w:rsidRPr="007A6F19" w14:paraId="742CD18D" w14:textId="77777777" w:rsidTr="000576A3">
        <w:trPr>
          <w:ins w:id="627" w:author="carlos cruz" w:date="2015-05-30T09:54:00Z"/>
        </w:trPr>
        <w:tc>
          <w:tcPr>
            <w:tcW w:w="2405" w:type="dxa"/>
            <w:shd w:val="clear" w:color="auto" w:fill="DBE5F1"/>
          </w:tcPr>
          <w:p w14:paraId="173DA64E" w14:textId="77777777" w:rsidR="0074083C" w:rsidRPr="007A6F19" w:rsidRDefault="0074083C" w:rsidP="000576A3">
            <w:pPr>
              <w:ind w:firstLine="0"/>
              <w:contextualSpacing/>
              <w:jc w:val="left"/>
              <w:rPr>
                <w:ins w:id="628" w:author="carlos cruz" w:date="2015-05-30T09:54:00Z"/>
                <w:rFonts w:cs="Calibri"/>
                <w:b/>
                <w:bCs/>
              </w:rPr>
            </w:pPr>
            <w:ins w:id="629" w:author="carlos cruz" w:date="2015-05-30T09:54:00Z">
              <w:r w:rsidRPr="007A6F19">
                <w:rPr>
                  <w:rFonts w:cs="Calibri"/>
                  <w:b/>
                  <w:bCs/>
                </w:rPr>
                <w:t>Flujo Principal:</w:t>
              </w:r>
            </w:ins>
          </w:p>
        </w:tc>
        <w:tc>
          <w:tcPr>
            <w:tcW w:w="6946" w:type="dxa"/>
          </w:tcPr>
          <w:p w14:paraId="3321C931" w14:textId="77777777" w:rsidR="0074083C" w:rsidRPr="004529D5" w:rsidRDefault="0074083C" w:rsidP="0074083C">
            <w:pPr>
              <w:pStyle w:val="Sinespaciado"/>
              <w:numPr>
                <w:ilvl w:val="0"/>
                <w:numId w:val="33"/>
              </w:numPr>
              <w:spacing w:before="240" w:beforeAutospacing="0"/>
              <w:rPr>
                <w:ins w:id="630" w:author="carlos cruz" w:date="2015-05-30T09:54:00Z"/>
                <w:b/>
              </w:rPr>
            </w:pPr>
            <w:ins w:id="631" w:author="carlos cruz" w:date="2015-05-30T09:54:00Z">
              <w:r w:rsidRPr="004529D5">
                <w:rPr>
                  <w:b/>
                </w:rPr>
                <w:t>Registrar Gesto</w:t>
              </w:r>
            </w:ins>
          </w:p>
          <w:p w14:paraId="323021E3" w14:textId="77777777" w:rsidR="0074083C" w:rsidRDefault="0074083C" w:rsidP="0074083C">
            <w:pPr>
              <w:pStyle w:val="Sinespaciado"/>
              <w:numPr>
                <w:ilvl w:val="1"/>
                <w:numId w:val="33"/>
              </w:numPr>
              <w:spacing w:before="240" w:beforeAutospacing="0"/>
              <w:rPr>
                <w:ins w:id="632" w:author="carlos cruz" w:date="2015-05-30T09:54:00Z"/>
              </w:rPr>
            </w:pPr>
            <w:ins w:id="633" w:author="carlos cruz" w:date="2015-05-30T09:54:00Z">
              <w:r w:rsidRPr="004529D5">
                <w:t>El</w:t>
              </w:r>
              <w:r>
                <w:t xml:space="preserve"> caso de uso inicia cuando el Cliente selecciona la opción gestionar gesto.</w:t>
              </w:r>
            </w:ins>
          </w:p>
          <w:p w14:paraId="7B90C712" w14:textId="77777777" w:rsidR="0074083C" w:rsidRDefault="0074083C" w:rsidP="0074083C">
            <w:pPr>
              <w:pStyle w:val="Sinespaciado"/>
              <w:numPr>
                <w:ilvl w:val="1"/>
                <w:numId w:val="33"/>
              </w:numPr>
              <w:rPr>
                <w:ins w:id="634" w:author="carlos cruz" w:date="2015-05-30T09:54:00Z"/>
              </w:rPr>
            </w:pPr>
            <w:ins w:id="635" w:author="carlos cruz" w:date="2015-05-30T09:54:00Z">
              <w:r>
                <w:t>La aplicación móvil desplegara un área de diseño de patrón.</w:t>
              </w:r>
            </w:ins>
          </w:p>
          <w:p w14:paraId="7C31F3EC" w14:textId="77777777" w:rsidR="0074083C" w:rsidRDefault="0074083C" w:rsidP="0074083C">
            <w:pPr>
              <w:pStyle w:val="Sinespaciado"/>
              <w:numPr>
                <w:ilvl w:val="1"/>
                <w:numId w:val="33"/>
              </w:numPr>
              <w:rPr>
                <w:ins w:id="636" w:author="carlos cruz" w:date="2015-05-30T09:54:00Z"/>
              </w:rPr>
            </w:pPr>
            <w:ins w:id="637" w:author="carlos cruz" w:date="2015-05-30T09:54:00Z">
              <w:r>
                <w:t>El cliente establecerá un gesto basado en líneas.</w:t>
              </w:r>
            </w:ins>
          </w:p>
          <w:p w14:paraId="2367A4A4" w14:textId="77777777" w:rsidR="0074083C" w:rsidRDefault="0074083C" w:rsidP="0074083C">
            <w:pPr>
              <w:pStyle w:val="Sinespaciado"/>
              <w:numPr>
                <w:ilvl w:val="1"/>
                <w:numId w:val="33"/>
              </w:numPr>
              <w:rPr>
                <w:ins w:id="638" w:author="carlos cruz" w:date="2015-05-30T09:54:00Z"/>
              </w:rPr>
            </w:pPr>
            <w:ins w:id="639" w:author="carlos cruz" w:date="2015-05-30T09:54:00Z">
              <w:r>
                <w:t>La aplicación móvil procederá a la habilitación de la nueva configuración.</w:t>
              </w:r>
            </w:ins>
          </w:p>
          <w:p w14:paraId="5A23DD73" w14:textId="77777777" w:rsidR="0074083C" w:rsidRDefault="0074083C" w:rsidP="0074083C">
            <w:pPr>
              <w:pStyle w:val="Sinespaciado"/>
              <w:numPr>
                <w:ilvl w:val="1"/>
                <w:numId w:val="33"/>
              </w:numPr>
              <w:rPr>
                <w:ins w:id="640" w:author="carlos cruz" w:date="2015-05-30T09:54:00Z"/>
              </w:rPr>
            </w:pPr>
            <w:ins w:id="641" w:author="carlos cruz" w:date="2015-05-30T09:54:00Z">
              <w:r>
                <w:t>El caso de uso finalizara cuando se guarde la configuración.</w:t>
              </w:r>
            </w:ins>
          </w:p>
          <w:p w14:paraId="2CF3759F" w14:textId="77777777" w:rsidR="0074083C" w:rsidRDefault="0074083C" w:rsidP="0074083C">
            <w:pPr>
              <w:pStyle w:val="Sinespaciado"/>
              <w:numPr>
                <w:ilvl w:val="0"/>
                <w:numId w:val="33"/>
              </w:numPr>
              <w:rPr>
                <w:ins w:id="642" w:author="carlos cruz" w:date="2015-05-30T09:54:00Z"/>
                <w:b/>
              </w:rPr>
            </w:pPr>
            <w:ins w:id="643" w:author="carlos cruz" w:date="2015-05-30T09:54:00Z">
              <w:r w:rsidRPr="004529D5">
                <w:rPr>
                  <w:b/>
                </w:rPr>
                <w:t>Modificar Gesto</w:t>
              </w:r>
            </w:ins>
          </w:p>
          <w:p w14:paraId="12F41D5F" w14:textId="77777777" w:rsidR="0074083C" w:rsidRPr="004529D5" w:rsidRDefault="0074083C" w:rsidP="0074083C">
            <w:pPr>
              <w:pStyle w:val="Sinespaciado"/>
              <w:numPr>
                <w:ilvl w:val="1"/>
                <w:numId w:val="33"/>
              </w:numPr>
              <w:rPr>
                <w:ins w:id="644" w:author="carlos cruz" w:date="2015-05-30T09:54:00Z"/>
                <w:b/>
              </w:rPr>
            </w:pPr>
            <w:ins w:id="645" w:author="carlos cruz" w:date="2015-05-30T09:54:00Z">
              <w:r>
                <w:t>El caso de uso inicia cuando el cliente selecciona el Modificar Gesto.</w:t>
              </w:r>
            </w:ins>
          </w:p>
          <w:p w14:paraId="3A17795D" w14:textId="77777777" w:rsidR="0074083C" w:rsidRPr="004529D5" w:rsidRDefault="0074083C" w:rsidP="0074083C">
            <w:pPr>
              <w:pStyle w:val="Sinespaciado"/>
              <w:numPr>
                <w:ilvl w:val="1"/>
                <w:numId w:val="33"/>
              </w:numPr>
              <w:rPr>
                <w:ins w:id="646" w:author="carlos cruz" w:date="2015-05-30T09:54:00Z"/>
                <w:b/>
              </w:rPr>
            </w:pPr>
            <w:ins w:id="647" w:author="carlos cruz" w:date="2015-05-30T09:54:00Z">
              <w:r>
                <w:t>El Cliente selecciona modificar gesto.</w:t>
              </w:r>
            </w:ins>
          </w:p>
          <w:p w14:paraId="3197B2F0" w14:textId="77777777" w:rsidR="0074083C" w:rsidRPr="004529D5" w:rsidRDefault="0074083C" w:rsidP="0074083C">
            <w:pPr>
              <w:pStyle w:val="Sinespaciado"/>
              <w:numPr>
                <w:ilvl w:val="1"/>
                <w:numId w:val="33"/>
              </w:numPr>
              <w:rPr>
                <w:ins w:id="648" w:author="carlos cruz" w:date="2015-05-30T09:54:00Z"/>
                <w:b/>
              </w:rPr>
            </w:pPr>
            <w:ins w:id="649" w:author="carlos cruz" w:date="2015-05-30T09:54:00Z">
              <w:r>
                <w:t>La aplicación móvil desplegara una interfaz indicando que ingrese el antiguo gesto y seguido el nuevo gesto a configurar.</w:t>
              </w:r>
            </w:ins>
          </w:p>
          <w:p w14:paraId="23B865F9" w14:textId="77777777" w:rsidR="0074083C" w:rsidRPr="00A75F90" w:rsidRDefault="0074083C" w:rsidP="0074083C">
            <w:pPr>
              <w:pStyle w:val="Sinespaciado"/>
              <w:numPr>
                <w:ilvl w:val="1"/>
                <w:numId w:val="33"/>
              </w:numPr>
              <w:rPr>
                <w:ins w:id="650" w:author="carlos cruz" w:date="2015-05-30T09:54:00Z"/>
                <w:b/>
              </w:rPr>
            </w:pPr>
            <w:ins w:id="651" w:author="carlos cruz" w:date="2015-05-30T09:54:00Z">
              <w:r>
                <w:t>El caso de uso finaliza cuando el cliente selecciona Guardar nuevo gesto.</w:t>
              </w:r>
            </w:ins>
          </w:p>
        </w:tc>
      </w:tr>
      <w:tr w:rsidR="0074083C" w:rsidRPr="007A6F19" w14:paraId="494429CD" w14:textId="77777777" w:rsidTr="000576A3">
        <w:trPr>
          <w:ins w:id="652" w:author="carlos cruz" w:date="2015-05-30T09:54:00Z"/>
        </w:trPr>
        <w:tc>
          <w:tcPr>
            <w:tcW w:w="2405" w:type="dxa"/>
            <w:shd w:val="clear" w:color="auto" w:fill="DBE5F1"/>
          </w:tcPr>
          <w:p w14:paraId="76701517" w14:textId="77777777" w:rsidR="0074083C" w:rsidRPr="007A6F19" w:rsidRDefault="0074083C" w:rsidP="000576A3">
            <w:pPr>
              <w:ind w:right="-250" w:firstLine="0"/>
              <w:contextualSpacing/>
              <w:jc w:val="left"/>
              <w:rPr>
                <w:ins w:id="653" w:author="carlos cruz" w:date="2015-05-30T09:54:00Z"/>
                <w:rFonts w:cs="Calibri"/>
                <w:b/>
                <w:bCs/>
              </w:rPr>
            </w:pPr>
            <w:ins w:id="654" w:author="carlos cruz" w:date="2015-05-30T09:54:00Z">
              <w:r w:rsidRPr="007A6F19">
                <w:rPr>
                  <w:rFonts w:cs="Calibri"/>
                  <w:b/>
                  <w:bCs/>
                </w:rPr>
                <w:t>Flujo(s) alternativo(s):</w:t>
              </w:r>
            </w:ins>
          </w:p>
        </w:tc>
        <w:tc>
          <w:tcPr>
            <w:tcW w:w="6946" w:type="dxa"/>
          </w:tcPr>
          <w:p w14:paraId="44E611C2" w14:textId="77777777" w:rsidR="0074083C" w:rsidRPr="00E17CAE" w:rsidRDefault="0074083C" w:rsidP="000576A3">
            <w:pPr>
              <w:ind w:firstLine="0"/>
              <w:rPr>
                <w:ins w:id="655" w:author="carlos cruz" w:date="2015-05-30T09:54:00Z"/>
              </w:rPr>
            </w:pPr>
            <w:ins w:id="656" w:author="carlos cruz" w:date="2015-05-30T09:54:00Z">
              <w:r>
                <w:t>Ninguno.</w:t>
              </w:r>
            </w:ins>
          </w:p>
        </w:tc>
      </w:tr>
    </w:tbl>
    <w:p w14:paraId="57046DA5" w14:textId="792A9BFE" w:rsidR="0074083C" w:rsidRPr="00913321" w:rsidRDefault="00EA5448">
      <w:pPr>
        <w:jc w:val="center"/>
        <w:rPr>
          <w:ins w:id="657" w:author="carlos cruz" w:date="2015-05-30T09:54:00Z"/>
        </w:rPr>
        <w:pPrChange w:id="658" w:author="carlos cruz" w:date="2015-05-30T14:40:00Z">
          <w:pPr/>
        </w:pPrChange>
      </w:pPr>
      <w:ins w:id="659" w:author="carlos cruz" w:date="2015-05-30T14:40:00Z">
        <w:r w:rsidRPr="00EA5448">
          <w:rPr>
            <w:noProof/>
            <w:lang w:val="es-ES" w:eastAsia="es-ES"/>
          </w:rPr>
          <w:lastRenderedPageBreak/>
          <w:drawing>
            <wp:inline distT="0" distB="0" distL="0" distR="0" wp14:anchorId="62527859" wp14:editId="4439D198">
              <wp:extent cx="2686050" cy="5457825"/>
              <wp:effectExtent l="0" t="0" r="0" b="9525"/>
              <wp:docPr id="52" name="Imagen 52" descr="C:\Users\karlos\AppData\Local\Temp\flaB50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rlos\AppData\Local\Temp\flaB500.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ins>
    </w:p>
    <w:p w14:paraId="5FEF3A6A" w14:textId="77777777" w:rsidR="0074083C" w:rsidRDefault="0074083C">
      <w:pPr>
        <w:pStyle w:val="Titulo3"/>
        <w:numPr>
          <w:ilvl w:val="0"/>
          <w:numId w:val="32"/>
        </w:numPr>
        <w:rPr>
          <w:ins w:id="660" w:author="carlos cruz" w:date="2015-05-30T09:54:00Z"/>
        </w:rPr>
      </w:pPr>
      <w:ins w:id="661" w:author="carlos cruz" w:date="2015-05-30T09:54:00Z">
        <w:r w:rsidRPr="00643429">
          <w:t>Visualizar Primeros Auxilios.</w:t>
        </w:r>
      </w:ins>
    </w:p>
    <w:p w14:paraId="77A0EECA" w14:textId="77777777" w:rsidR="0074083C" w:rsidRPr="00E17CAE" w:rsidRDefault="0074083C" w:rsidP="0074083C">
      <w:pPr>
        <w:jc w:val="center"/>
        <w:rPr>
          <w:ins w:id="662" w:author="carlos cruz" w:date="2015-05-30T09:54:00Z"/>
        </w:rPr>
      </w:pPr>
      <w:ins w:id="663" w:author="carlos cruz" w:date="2015-05-30T09:54:00Z">
        <w:r w:rsidRPr="005C4D30">
          <w:rPr>
            <w:noProof/>
            <w:lang w:val="es-ES" w:eastAsia="es-ES"/>
          </w:rPr>
          <w:drawing>
            <wp:inline distT="0" distB="0" distL="0" distR="0" wp14:anchorId="792B008C" wp14:editId="01C0EB7B">
              <wp:extent cx="2962275" cy="14287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227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4083C" w:rsidRPr="007A6F19" w14:paraId="31EE607C" w14:textId="77777777" w:rsidTr="000576A3">
        <w:trPr>
          <w:ins w:id="664" w:author="carlos cruz" w:date="2015-05-30T09:54:00Z"/>
        </w:trPr>
        <w:tc>
          <w:tcPr>
            <w:tcW w:w="9351" w:type="dxa"/>
            <w:gridSpan w:val="2"/>
            <w:shd w:val="clear" w:color="auto" w:fill="4F81BD"/>
          </w:tcPr>
          <w:p w14:paraId="73F5A601" w14:textId="77777777" w:rsidR="0074083C" w:rsidRPr="007A6F19" w:rsidRDefault="0074083C" w:rsidP="000576A3">
            <w:pPr>
              <w:contextualSpacing/>
              <w:jc w:val="center"/>
              <w:rPr>
                <w:ins w:id="665" w:author="carlos cruz" w:date="2015-05-30T09:54:00Z"/>
                <w:rFonts w:cs="Calibri"/>
                <w:b/>
                <w:bCs/>
              </w:rPr>
            </w:pPr>
            <w:ins w:id="666" w:author="carlos cruz" w:date="2015-05-30T09:54:00Z">
              <w:r w:rsidRPr="007A6F19">
                <w:rPr>
                  <w:rFonts w:cs="Calibri"/>
                  <w:b/>
                  <w:bCs/>
                </w:rPr>
                <w:lastRenderedPageBreak/>
                <w:t>CASO DE USO:</w:t>
              </w:r>
              <w:r>
                <w:rPr>
                  <w:rFonts w:cs="Calibri"/>
                  <w:b/>
                  <w:bCs/>
                </w:rPr>
                <w:t xml:space="preserve"> Visualizar Primeros Auxilios</w:t>
              </w:r>
            </w:ins>
          </w:p>
        </w:tc>
      </w:tr>
      <w:tr w:rsidR="0074083C" w:rsidRPr="007A6F19" w14:paraId="74CC3DFB" w14:textId="77777777" w:rsidTr="000576A3">
        <w:trPr>
          <w:ins w:id="667" w:author="carlos cruz" w:date="2015-05-30T09:54:00Z"/>
        </w:trPr>
        <w:tc>
          <w:tcPr>
            <w:tcW w:w="2405" w:type="dxa"/>
            <w:shd w:val="clear" w:color="auto" w:fill="DBE5F1"/>
          </w:tcPr>
          <w:p w14:paraId="20F85316" w14:textId="77777777" w:rsidR="0074083C" w:rsidRPr="007A6F19" w:rsidRDefault="0074083C" w:rsidP="000576A3">
            <w:pPr>
              <w:ind w:firstLine="0"/>
              <w:contextualSpacing/>
              <w:jc w:val="left"/>
              <w:rPr>
                <w:ins w:id="668" w:author="carlos cruz" w:date="2015-05-30T09:54:00Z"/>
                <w:rFonts w:cs="Calibri"/>
                <w:b/>
                <w:bCs/>
              </w:rPr>
            </w:pPr>
            <w:ins w:id="669" w:author="carlos cruz" w:date="2015-05-30T09:54:00Z">
              <w:r w:rsidRPr="007A6F19">
                <w:rPr>
                  <w:rFonts w:cs="Calibri"/>
                  <w:b/>
                  <w:bCs/>
                </w:rPr>
                <w:t>Actores Primarios:</w:t>
              </w:r>
            </w:ins>
          </w:p>
        </w:tc>
        <w:tc>
          <w:tcPr>
            <w:tcW w:w="6946" w:type="dxa"/>
          </w:tcPr>
          <w:p w14:paraId="719824E4" w14:textId="77777777" w:rsidR="0074083C" w:rsidRPr="007A6F19" w:rsidRDefault="0074083C" w:rsidP="000576A3">
            <w:pPr>
              <w:ind w:firstLine="0"/>
              <w:contextualSpacing/>
              <w:rPr>
                <w:ins w:id="670" w:author="carlos cruz" w:date="2015-05-30T09:54:00Z"/>
              </w:rPr>
            </w:pPr>
            <w:ins w:id="671" w:author="carlos cruz" w:date="2015-05-30T09:54:00Z">
              <w:r>
                <w:t>Cliente</w:t>
              </w:r>
            </w:ins>
          </w:p>
        </w:tc>
      </w:tr>
      <w:tr w:rsidR="0074083C" w:rsidRPr="007A6F19" w14:paraId="431D9DAE" w14:textId="77777777" w:rsidTr="000576A3">
        <w:trPr>
          <w:ins w:id="672" w:author="carlos cruz" w:date="2015-05-30T09:54:00Z"/>
        </w:trPr>
        <w:tc>
          <w:tcPr>
            <w:tcW w:w="2405" w:type="dxa"/>
            <w:shd w:val="clear" w:color="auto" w:fill="DBE5F1"/>
          </w:tcPr>
          <w:p w14:paraId="5A72A976" w14:textId="77777777" w:rsidR="0074083C" w:rsidRPr="007A6F19" w:rsidRDefault="0074083C" w:rsidP="000576A3">
            <w:pPr>
              <w:ind w:firstLine="0"/>
              <w:contextualSpacing/>
              <w:jc w:val="left"/>
              <w:rPr>
                <w:ins w:id="673" w:author="carlos cruz" w:date="2015-05-30T09:54:00Z"/>
                <w:rFonts w:cs="Calibri"/>
                <w:b/>
                <w:bCs/>
              </w:rPr>
            </w:pPr>
            <w:ins w:id="674" w:author="carlos cruz" w:date="2015-05-30T09:54:00Z">
              <w:r w:rsidRPr="007A6F19">
                <w:rPr>
                  <w:rFonts w:cs="Calibri"/>
                  <w:b/>
                  <w:bCs/>
                </w:rPr>
                <w:t>Actores secundarios:</w:t>
              </w:r>
            </w:ins>
          </w:p>
        </w:tc>
        <w:tc>
          <w:tcPr>
            <w:tcW w:w="6946" w:type="dxa"/>
          </w:tcPr>
          <w:p w14:paraId="7BDC07A1" w14:textId="77777777" w:rsidR="0074083C" w:rsidRPr="007A6F19" w:rsidRDefault="0074083C" w:rsidP="000576A3">
            <w:pPr>
              <w:ind w:firstLine="0"/>
              <w:contextualSpacing/>
              <w:rPr>
                <w:ins w:id="675" w:author="carlos cruz" w:date="2015-05-30T09:54:00Z"/>
                <w:rFonts w:cs="Calibri"/>
              </w:rPr>
            </w:pPr>
            <w:ins w:id="676" w:author="carlos cruz" w:date="2015-05-30T09:54:00Z">
              <w:r>
                <w:rPr>
                  <w:rFonts w:cs="Calibri"/>
                </w:rPr>
                <w:t>Servidor, Aplicación Móvil</w:t>
              </w:r>
            </w:ins>
          </w:p>
        </w:tc>
      </w:tr>
      <w:tr w:rsidR="0074083C" w:rsidRPr="007A6F19" w14:paraId="3A084824" w14:textId="77777777" w:rsidTr="000576A3">
        <w:trPr>
          <w:ins w:id="677" w:author="carlos cruz" w:date="2015-05-30T09:54:00Z"/>
        </w:trPr>
        <w:tc>
          <w:tcPr>
            <w:tcW w:w="2405" w:type="dxa"/>
            <w:shd w:val="clear" w:color="auto" w:fill="DBE5F1"/>
          </w:tcPr>
          <w:p w14:paraId="6236EF28" w14:textId="77777777" w:rsidR="0074083C" w:rsidRPr="007A6F19" w:rsidRDefault="0074083C" w:rsidP="000576A3">
            <w:pPr>
              <w:ind w:firstLine="0"/>
              <w:contextualSpacing/>
              <w:jc w:val="left"/>
              <w:rPr>
                <w:ins w:id="678" w:author="carlos cruz" w:date="2015-05-30T09:54:00Z"/>
                <w:rFonts w:cs="Calibri"/>
                <w:b/>
                <w:bCs/>
              </w:rPr>
            </w:pPr>
            <w:ins w:id="679" w:author="carlos cruz" w:date="2015-05-30T09:54:00Z">
              <w:r w:rsidRPr="007A6F19">
                <w:rPr>
                  <w:rFonts w:cs="Calibri"/>
                  <w:b/>
                  <w:bCs/>
                </w:rPr>
                <w:t>Descripción:</w:t>
              </w:r>
            </w:ins>
          </w:p>
        </w:tc>
        <w:tc>
          <w:tcPr>
            <w:tcW w:w="6946" w:type="dxa"/>
          </w:tcPr>
          <w:p w14:paraId="7081AE4A" w14:textId="77777777" w:rsidR="0074083C" w:rsidRPr="007A6F19" w:rsidRDefault="0074083C" w:rsidP="000576A3">
            <w:pPr>
              <w:pStyle w:val="Sinespaciado"/>
              <w:spacing w:before="240" w:beforeAutospacing="0" w:after="240" w:afterAutospacing="0"/>
              <w:ind w:firstLine="0"/>
              <w:rPr>
                <w:ins w:id="680" w:author="carlos cruz" w:date="2015-05-30T09:54:00Z"/>
              </w:rPr>
            </w:pPr>
            <w:ins w:id="681" w:author="carlos cruz" w:date="2015-05-30T09:54:00Z">
              <w:r>
                <w:t>En caso de emergencias se tendrán los primeros auxilios en formato multimedia para que el afiliado este al corriente de que hacer en caso de emergencia.</w:t>
              </w:r>
            </w:ins>
          </w:p>
        </w:tc>
      </w:tr>
      <w:tr w:rsidR="0074083C" w:rsidRPr="007A6F19" w14:paraId="63B3E182" w14:textId="77777777" w:rsidTr="000576A3">
        <w:trPr>
          <w:ins w:id="682" w:author="carlos cruz" w:date="2015-05-30T09:54:00Z"/>
        </w:trPr>
        <w:tc>
          <w:tcPr>
            <w:tcW w:w="2405" w:type="dxa"/>
            <w:shd w:val="clear" w:color="auto" w:fill="DBE5F1"/>
          </w:tcPr>
          <w:p w14:paraId="6AC45F46" w14:textId="77777777" w:rsidR="0074083C" w:rsidRPr="007A6F19" w:rsidRDefault="0074083C" w:rsidP="000576A3">
            <w:pPr>
              <w:ind w:firstLine="0"/>
              <w:contextualSpacing/>
              <w:jc w:val="left"/>
              <w:rPr>
                <w:ins w:id="683" w:author="carlos cruz" w:date="2015-05-30T09:54:00Z"/>
                <w:rFonts w:cs="Calibri"/>
                <w:b/>
                <w:bCs/>
              </w:rPr>
            </w:pPr>
            <w:ins w:id="684" w:author="carlos cruz" w:date="2015-05-30T09:54:00Z">
              <w:r w:rsidRPr="007A6F19">
                <w:rPr>
                  <w:rFonts w:cs="Calibri"/>
                  <w:b/>
                  <w:bCs/>
                </w:rPr>
                <w:t>Precondiciones:</w:t>
              </w:r>
            </w:ins>
          </w:p>
        </w:tc>
        <w:tc>
          <w:tcPr>
            <w:tcW w:w="6946" w:type="dxa"/>
          </w:tcPr>
          <w:p w14:paraId="0A87E43D" w14:textId="77777777" w:rsidR="0074083C" w:rsidRPr="00F56394" w:rsidRDefault="0074083C" w:rsidP="0074083C">
            <w:pPr>
              <w:pStyle w:val="Prrafodelista"/>
              <w:numPr>
                <w:ilvl w:val="0"/>
                <w:numId w:val="23"/>
              </w:numPr>
              <w:spacing w:before="240" w:beforeAutospacing="0" w:after="0" w:line="276" w:lineRule="auto"/>
              <w:ind w:left="459"/>
              <w:contextualSpacing/>
              <w:rPr>
                <w:ins w:id="685" w:author="carlos cruz" w:date="2015-05-30T09:54:00Z"/>
              </w:rPr>
            </w:pPr>
            <w:ins w:id="686" w:author="carlos cruz" w:date="2015-05-30T09:54:00Z">
              <w:r w:rsidRPr="00F56394">
                <w:t xml:space="preserve">El Cliente debe </w:t>
              </w:r>
              <w:r>
                <w:t>descargar los videos básicos de primeros auxilios</w:t>
              </w:r>
              <w:r w:rsidRPr="00F56394">
                <w:t>.</w:t>
              </w:r>
            </w:ins>
          </w:p>
          <w:p w14:paraId="1A4BA98A" w14:textId="77777777" w:rsidR="0074083C" w:rsidRPr="00F56394" w:rsidRDefault="0074083C" w:rsidP="0074083C">
            <w:pPr>
              <w:pStyle w:val="Prrafodelista"/>
              <w:numPr>
                <w:ilvl w:val="0"/>
                <w:numId w:val="23"/>
              </w:numPr>
              <w:spacing w:line="276" w:lineRule="auto"/>
              <w:ind w:left="459"/>
              <w:contextualSpacing/>
              <w:rPr>
                <w:ins w:id="687" w:author="carlos cruz" w:date="2015-05-30T09:54:00Z"/>
              </w:rPr>
            </w:pPr>
            <w:ins w:id="688" w:author="carlos cruz" w:date="2015-05-30T09:54:00Z">
              <w:r w:rsidRPr="00F56394">
                <w:t>El cliente debe contar con acceso a internet en su Smartphone.</w:t>
              </w:r>
            </w:ins>
          </w:p>
        </w:tc>
      </w:tr>
      <w:tr w:rsidR="0074083C" w:rsidRPr="007A6F19" w14:paraId="5E727570" w14:textId="77777777" w:rsidTr="000576A3">
        <w:trPr>
          <w:ins w:id="689" w:author="carlos cruz" w:date="2015-05-30T09:54:00Z"/>
        </w:trPr>
        <w:tc>
          <w:tcPr>
            <w:tcW w:w="2405" w:type="dxa"/>
            <w:shd w:val="clear" w:color="auto" w:fill="DBE5F1"/>
          </w:tcPr>
          <w:p w14:paraId="06DF11EB" w14:textId="77777777" w:rsidR="0074083C" w:rsidRPr="007A6F19" w:rsidRDefault="0074083C" w:rsidP="000576A3">
            <w:pPr>
              <w:ind w:firstLine="0"/>
              <w:contextualSpacing/>
              <w:jc w:val="left"/>
              <w:rPr>
                <w:ins w:id="690" w:author="carlos cruz" w:date="2015-05-30T09:54:00Z"/>
                <w:rFonts w:cs="Calibri"/>
                <w:b/>
                <w:bCs/>
              </w:rPr>
            </w:pPr>
            <w:proofErr w:type="spellStart"/>
            <w:ins w:id="691" w:author="carlos cruz" w:date="2015-05-30T09:54:00Z">
              <w:r w:rsidRPr="007A6F19">
                <w:rPr>
                  <w:rFonts w:cs="Calibri"/>
                  <w:b/>
                  <w:bCs/>
                </w:rPr>
                <w:t>Pos</w:t>
              </w:r>
              <w:proofErr w:type="spellEnd"/>
              <w:r w:rsidRPr="007A6F19">
                <w:rPr>
                  <w:rFonts w:cs="Calibri"/>
                  <w:b/>
                  <w:bCs/>
                </w:rPr>
                <w:t xml:space="preserve"> condiciones:</w:t>
              </w:r>
            </w:ins>
          </w:p>
        </w:tc>
        <w:tc>
          <w:tcPr>
            <w:tcW w:w="6946" w:type="dxa"/>
          </w:tcPr>
          <w:p w14:paraId="36BF281B" w14:textId="77777777" w:rsidR="0074083C" w:rsidRPr="00E17CAE" w:rsidRDefault="0074083C" w:rsidP="000576A3">
            <w:pPr>
              <w:spacing w:before="240" w:beforeAutospacing="0" w:after="240"/>
              <w:ind w:firstLine="0"/>
              <w:rPr>
                <w:ins w:id="692" w:author="carlos cruz" w:date="2015-05-30T09:54:00Z"/>
              </w:rPr>
            </w:pPr>
            <w:ins w:id="693" w:author="carlos cruz" w:date="2015-05-30T09:54:00Z">
              <w:r>
                <w:t>Ninguno.</w:t>
              </w:r>
            </w:ins>
          </w:p>
        </w:tc>
      </w:tr>
      <w:tr w:rsidR="0074083C" w:rsidRPr="007A6F19" w14:paraId="254BEA11" w14:textId="77777777" w:rsidTr="000576A3">
        <w:trPr>
          <w:ins w:id="694" w:author="carlos cruz" w:date="2015-05-30T09:54:00Z"/>
        </w:trPr>
        <w:tc>
          <w:tcPr>
            <w:tcW w:w="2405" w:type="dxa"/>
            <w:shd w:val="clear" w:color="auto" w:fill="DBE5F1"/>
          </w:tcPr>
          <w:p w14:paraId="68103D86" w14:textId="77777777" w:rsidR="0074083C" w:rsidRPr="007A6F19" w:rsidRDefault="0074083C" w:rsidP="000576A3">
            <w:pPr>
              <w:ind w:firstLine="0"/>
              <w:contextualSpacing/>
              <w:jc w:val="left"/>
              <w:rPr>
                <w:ins w:id="695" w:author="carlos cruz" w:date="2015-05-30T09:54:00Z"/>
                <w:rFonts w:cs="Calibri"/>
                <w:b/>
                <w:bCs/>
              </w:rPr>
            </w:pPr>
            <w:ins w:id="696" w:author="carlos cruz" w:date="2015-05-30T09:54:00Z">
              <w:r w:rsidRPr="007A6F19">
                <w:rPr>
                  <w:rFonts w:cs="Calibri"/>
                  <w:b/>
                  <w:bCs/>
                </w:rPr>
                <w:t>Flujo Principal:</w:t>
              </w:r>
            </w:ins>
          </w:p>
        </w:tc>
        <w:tc>
          <w:tcPr>
            <w:tcW w:w="6946" w:type="dxa"/>
          </w:tcPr>
          <w:p w14:paraId="521536D7" w14:textId="77777777" w:rsidR="0074083C" w:rsidRDefault="0074083C" w:rsidP="0074083C">
            <w:pPr>
              <w:pStyle w:val="Sinespaciado"/>
              <w:numPr>
                <w:ilvl w:val="0"/>
                <w:numId w:val="34"/>
              </w:numPr>
              <w:spacing w:before="240" w:beforeAutospacing="0"/>
              <w:rPr>
                <w:ins w:id="697" w:author="carlos cruz" w:date="2015-05-30T09:54:00Z"/>
              </w:rPr>
            </w:pPr>
            <w:ins w:id="698" w:author="carlos cruz" w:date="2015-05-30T09:54:00Z">
              <w:r>
                <w:t>El caso de uso inicia cuando el Cliente selecciona la opción Visualizar Primeros auxilios.</w:t>
              </w:r>
            </w:ins>
          </w:p>
          <w:p w14:paraId="12E5A4EF" w14:textId="77777777" w:rsidR="0074083C" w:rsidRDefault="0074083C" w:rsidP="0074083C">
            <w:pPr>
              <w:pStyle w:val="Sinespaciado"/>
              <w:numPr>
                <w:ilvl w:val="0"/>
                <w:numId w:val="34"/>
              </w:numPr>
              <w:ind w:left="317"/>
              <w:rPr>
                <w:ins w:id="699" w:author="carlos cruz" w:date="2015-05-30T09:54:00Z"/>
              </w:rPr>
            </w:pPr>
            <w:ins w:id="700" w:author="carlos cruz" w:date="2015-05-30T09:54:00Z">
              <w:r>
                <w:t>La aplicación móvil del cliente desplegara una lista con los videos disponibles y/o descargados listos para ser visualizados.</w:t>
              </w:r>
            </w:ins>
          </w:p>
          <w:p w14:paraId="0EF51B9A" w14:textId="77777777" w:rsidR="0074083C" w:rsidRDefault="0074083C" w:rsidP="0074083C">
            <w:pPr>
              <w:pStyle w:val="Sinespaciado"/>
              <w:numPr>
                <w:ilvl w:val="0"/>
                <w:numId w:val="34"/>
              </w:numPr>
              <w:ind w:left="317"/>
              <w:rPr>
                <w:ins w:id="701" w:author="carlos cruz" w:date="2015-05-30T09:54:00Z"/>
              </w:rPr>
            </w:pPr>
            <w:ins w:id="702" w:author="carlos cruz" w:date="2015-05-30T09:54:00Z">
              <w:r>
                <w:t>Si no se descargaron los videos se mostrara en el listado con un icono que indica la disponibilidad descarga del video.</w:t>
              </w:r>
            </w:ins>
          </w:p>
          <w:p w14:paraId="6C308DF4" w14:textId="77777777" w:rsidR="0074083C" w:rsidRDefault="0074083C" w:rsidP="0074083C">
            <w:pPr>
              <w:pStyle w:val="Sinespaciado"/>
              <w:numPr>
                <w:ilvl w:val="0"/>
                <w:numId w:val="34"/>
              </w:numPr>
              <w:ind w:left="317"/>
              <w:rPr>
                <w:ins w:id="703" w:author="carlos cruz" w:date="2015-05-30T09:54:00Z"/>
              </w:rPr>
            </w:pPr>
            <w:ins w:id="704" w:author="carlos cruz" w:date="2015-05-30T09:54:00Z">
              <w:r>
                <w:t>El caso de uso finaliza cuando el cliente haya realizado algunas de las siguientes operaciones.</w:t>
              </w:r>
            </w:ins>
          </w:p>
          <w:p w14:paraId="1DC2AD86" w14:textId="77777777" w:rsidR="0074083C" w:rsidRDefault="0074083C" w:rsidP="0074083C">
            <w:pPr>
              <w:pStyle w:val="Sinespaciado"/>
              <w:numPr>
                <w:ilvl w:val="1"/>
                <w:numId w:val="34"/>
              </w:numPr>
              <w:rPr>
                <w:ins w:id="705" w:author="carlos cruz" w:date="2015-05-30T09:54:00Z"/>
              </w:rPr>
            </w:pPr>
            <w:ins w:id="706" w:author="carlos cruz" w:date="2015-05-30T09:54:00Z">
              <w:r>
                <w:t>El cliente visualizo la lista de videos.</w:t>
              </w:r>
            </w:ins>
          </w:p>
          <w:p w14:paraId="5087A61A" w14:textId="77777777" w:rsidR="0074083C" w:rsidRDefault="0074083C" w:rsidP="0074083C">
            <w:pPr>
              <w:pStyle w:val="Sinespaciado"/>
              <w:numPr>
                <w:ilvl w:val="1"/>
                <w:numId w:val="34"/>
              </w:numPr>
              <w:rPr>
                <w:ins w:id="707" w:author="carlos cruz" w:date="2015-05-30T09:54:00Z"/>
              </w:rPr>
            </w:pPr>
            <w:ins w:id="708" w:author="carlos cruz" w:date="2015-05-30T09:54:00Z">
              <w:r>
                <w:t>El cliente visualizo uno o más de los videos.</w:t>
              </w:r>
            </w:ins>
          </w:p>
          <w:p w14:paraId="7EFC04AA" w14:textId="77777777" w:rsidR="0074083C" w:rsidRPr="00E62D19" w:rsidRDefault="0074083C" w:rsidP="0074083C">
            <w:pPr>
              <w:pStyle w:val="Sinespaciado"/>
              <w:numPr>
                <w:ilvl w:val="1"/>
                <w:numId w:val="34"/>
              </w:numPr>
              <w:rPr>
                <w:ins w:id="709" w:author="carlos cruz" w:date="2015-05-30T09:54:00Z"/>
              </w:rPr>
            </w:pPr>
            <w:ins w:id="710" w:author="carlos cruz" w:date="2015-05-30T09:54:00Z">
              <w:r>
                <w:t>El cliente descargo los videos disponibles.</w:t>
              </w:r>
            </w:ins>
          </w:p>
        </w:tc>
      </w:tr>
      <w:tr w:rsidR="0074083C" w:rsidRPr="007A6F19" w14:paraId="4F1930E7" w14:textId="77777777" w:rsidTr="000576A3">
        <w:trPr>
          <w:ins w:id="711" w:author="carlos cruz" w:date="2015-05-30T09:54:00Z"/>
        </w:trPr>
        <w:tc>
          <w:tcPr>
            <w:tcW w:w="2405" w:type="dxa"/>
            <w:shd w:val="clear" w:color="auto" w:fill="DBE5F1"/>
          </w:tcPr>
          <w:p w14:paraId="6C5F4ED6" w14:textId="77777777" w:rsidR="0074083C" w:rsidRPr="007A6F19" w:rsidRDefault="0074083C" w:rsidP="000576A3">
            <w:pPr>
              <w:ind w:right="-250" w:firstLine="0"/>
              <w:contextualSpacing/>
              <w:jc w:val="left"/>
              <w:rPr>
                <w:ins w:id="712" w:author="carlos cruz" w:date="2015-05-30T09:54:00Z"/>
                <w:rFonts w:cs="Calibri"/>
                <w:b/>
                <w:bCs/>
              </w:rPr>
            </w:pPr>
            <w:ins w:id="713" w:author="carlos cruz" w:date="2015-05-30T09:54:00Z">
              <w:r w:rsidRPr="007A6F19">
                <w:rPr>
                  <w:rFonts w:cs="Calibri"/>
                  <w:b/>
                  <w:bCs/>
                </w:rPr>
                <w:t>Flujo(s) alternativo(s):</w:t>
              </w:r>
            </w:ins>
          </w:p>
        </w:tc>
        <w:tc>
          <w:tcPr>
            <w:tcW w:w="6946" w:type="dxa"/>
          </w:tcPr>
          <w:p w14:paraId="1F605E95" w14:textId="77777777" w:rsidR="0074083C" w:rsidRPr="006C6C18" w:rsidRDefault="0074083C" w:rsidP="0074083C">
            <w:pPr>
              <w:pStyle w:val="Prrafodelista"/>
              <w:numPr>
                <w:ilvl w:val="0"/>
                <w:numId w:val="35"/>
              </w:numPr>
              <w:spacing w:before="240" w:beforeAutospacing="0" w:line="276" w:lineRule="auto"/>
              <w:contextualSpacing/>
              <w:rPr>
                <w:ins w:id="714" w:author="carlos cruz" w:date="2015-05-30T09:54:00Z"/>
              </w:rPr>
            </w:pPr>
            <w:ins w:id="715" w:author="carlos cruz" w:date="2015-05-30T09:54:00Z">
              <w:r w:rsidRPr="00F56394">
                <w:t xml:space="preserve">En el punto </w:t>
              </w:r>
              <w:r>
                <w:t>4.3</w:t>
              </w:r>
              <w:r w:rsidRPr="00F56394">
                <w:t>. del flujo principal, si el cliente no estuviese conectado a internet</w:t>
              </w:r>
              <w:r>
                <w:t xml:space="preserve"> no podrá descargar ningún video</w:t>
              </w:r>
              <w:r w:rsidRPr="00F56394">
                <w:t>.</w:t>
              </w:r>
            </w:ins>
          </w:p>
        </w:tc>
      </w:tr>
    </w:tbl>
    <w:p w14:paraId="1C5C22A4" w14:textId="4C3BE3CC" w:rsidR="0074083C" w:rsidRDefault="00EA5448">
      <w:pPr>
        <w:jc w:val="center"/>
      </w:pPr>
      <w:ins w:id="716" w:author="carlos cruz" w:date="2015-05-30T14:40:00Z">
        <w:r w:rsidRPr="00EA5448">
          <w:rPr>
            <w:noProof/>
            <w:lang w:val="es-ES" w:eastAsia="es-ES"/>
          </w:rPr>
          <w:lastRenderedPageBreak/>
          <w:drawing>
            <wp:inline distT="0" distB="0" distL="0" distR="0" wp14:anchorId="2D79AC73" wp14:editId="21EAEABC">
              <wp:extent cx="2686050" cy="5457825"/>
              <wp:effectExtent l="0" t="0" r="0" b="9525"/>
              <wp:docPr id="53" name="Imagen 53" descr="C:\Users\karlos\AppData\Local\Temp\flaED1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rlos\AppData\Local\Temp\flaED18.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ins>
    </w:p>
    <w:p w14:paraId="5E529969" w14:textId="77777777" w:rsidR="006F3FF2" w:rsidRPr="006B2347" w:rsidRDefault="006F3FF2">
      <w:pPr>
        <w:pStyle w:val="Titulo3"/>
        <w:numPr>
          <w:ilvl w:val="0"/>
          <w:numId w:val="32"/>
        </w:numPr>
        <w:pPrChange w:id="717" w:author="carlos cruz" w:date="2015-05-30T09:56:00Z">
          <w:pPr>
            <w:pStyle w:val="Titulo3"/>
            <w:ind w:left="397"/>
          </w:pPr>
        </w:pPrChange>
      </w:pPr>
      <w:bookmarkStart w:id="718" w:name="_Toc417646135"/>
      <w:del w:id="719" w:author="carlos cruz" w:date="2015-05-30T09:56:00Z">
        <w:r w:rsidDel="0074083C">
          <w:delText xml:space="preserve">C.U.7 </w:delText>
        </w:r>
      </w:del>
      <w:r w:rsidRPr="006B2347">
        <w:t>Asignar Ambulancia</w:t>
      </w:r>
      <w:bookmarkEnd w:id="718"/>
      <w:r w:rsidRPr="006B2347">
        <w:t xml:space="preserve"> </w:t>
      </w:r>
    </w:p>
    <w:p w14:paraId="21D446C9" w14:textId="77777777" w:rsidR="006F3FF2" w:rsidRPr="00060E1A" w:rsidRDefault="006F3FF2" w:rsidP="006F3FF2">
      <w:pPr>
        <w:jc w:val="center"/>
      </w:pPr>
      <w:r w:rsidRPr="00B35D39">
        <w:rPr>
          <w:noProof/>
          <w:lang w:val="es-ES" w:eastAsia="es-ES"/>
        </w:rPr>
        <w:drawing>
          <wp:inline distT="0" distB="0" distL="0" distR="0" wp14:anchorId="2E0F202B" wp14:editId="1551D62F">
            <wp:extent cx="3209925" cy="1466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925" cy="14668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6F3FF2" w:rsidRPr="007A6F19" w14:paraId="5735CE2B" w14:textId="77777777" w:rsidTr="003928A6">
        <w:tc>
          <w:tcPr>
            <w:tcW w:w="9351" w:type="dxa"/>
            <w:gridSpan w:val="2"/>
            <w:shd w:val="clear" w:color="auto" w:fill="4F81BD"/>
          </w:tcPr>
          <w:p w14:paraId="67AC473D" w14:textId="77777777" w:rsidR="006F3FF2" w:rsidRPr="007A6F19" w:rsidRDefault="006F3FF2" w:rsidP="003928A6">
            <w:pPr>
              <w:contextualSpacing/>
              <w:jc w:val="center"/>
              <w:rPr>
                <w:rFonts w:cs="Calibri"/>
                <w:b/>
                <w:bCs/>
              </w:rPr>
            </w:pPr>
            <w:r w:rsidRPr="007A6F19">
              <w:rPr>
                <w:rFonts w:cs="Calibri"/>
                <w:b/>
                <w:bCs/>
              </w:rPr>
              <w:lastRenderedPageBreak/>
              <w:t>CASO DE USO:</w:t>
            </w:r>
            <w:r>
              <w:rPr>
                <w:rFonts w:cs="Calibri"/>
                <w:b/>
                <w:bCs/>
              </w:rPr>
              <w:t xml:space="preserve"> Asignar Ambulancia</w:t>
            </w:r>
          </w:p>
        </w:tc>
      </w:tr>
      <w:tr w:rsidR="006F3FF2" w:rsidRPr="007A6F19" w14:paraId="1DD3C698" w14:textId="77777777" w:rsidTr="003928A6">
        <w:tc>
          <w:tcPr>
            <w:tcW w:w="2405" w:type="dxa"/>
            <w:shd w:val="clear" w:color="auto" w:fill="DBE5F1"/>
          </w:tcPr>
          <w:p w14:paraId="46332DC0" w14:textId="77777777" w:rsidR="006F3FF2" w:rsidRPr="007A6F19" w:rsidRDefault="006F3FF2" w:rsidP="003928A6">
            <w:pPr>
              <w:ind w:firstLine="0"/>
              <w:contextualSpacing/>
              <w:jc w:val="left"/>
              <w:rPr>
                <w:rFonts w:cs="Calibri"/>
                <w:b/>
                <w:bCs/>
              </w:rPr>
            </w:pPr>
            <w:r w:rsidRPr="007A6F19">
              <w:rPr>
                <w:rFonts w:cs="Calibri"/>
                <w:b/>
                <w:bCs/>
              </w:rPr>
              <w:t>Actores Primarios:</w:t>
            </w:r>
          </w:p>
        </w:tc>
        <w:tc>
          <w:tcPr>
            <w:tcW w:w="6946" w:type="dxa"/>
          </w:tcPr>
          <w:p w14:paraId="346EE855" w14:textId="77777777" w:rsidR="006F3FF2" w:rsidRPr="007A6F19" w:rsidRDefault="006F3FF2" w:rsidP="003928A6">
            <w:pPr>
              <w:ind w:firstLine="0"/>
              <w:contextualSpacing/>
            </w:pPr>
            <w:r>
              <w:t>Aplicación Móvil Cliente</w:t>
            </w:r>
          </w:p>
        </w:tc>
      </w:tr>
      <w:tr w:rsidR="006F3FF2" w:rsidRPr="007A6F19" w14:paraId="7CFB73E6" w14:textId="77777777" w:rsidTr="003928A6">
        <w:tc>
          <w:tcPr>
            <w:tcW w:w="2405" w:type="dxa"/>
            <w:shd w:val="clear" w:color="auto" w:fill="DBE5F1"/>
          </w:tcPr>
          <w:p w14:paraId="60767428" w14:textId="77777777" w:rsidR="006F3FF2" w:rsidRPr="007A6F19" w:rsidRDefault="006F3FF2" w:rsidP="003928A6">
            <w:pPr>
              <w:ind w:firstLine="0"/>
              <w:contextualSpacing/>
              <w:jc w:val="left"/>
              <w:rPr>
                <w:rFonts w:cs="Calibri"/>
                <w:b/>
                <w:bCs/>
              </w:rPr>
            </w:pPr>
            <w:r w:rsidRPr="007A6F19">
              <w:rPr>
                <w:rFonts w:cs="Calibri"/>
                <w:b/>
                <w:bCs/>
              </w:rPr>
              <w:t>Actores secundarios:</w:t>
            </w:r>
          </w:p>
        </w:tc>
        <w:tc>
          <w:tcPr>
            <w:tcW w:w="6946" w:type="dxa"/>
          </w:tcPr>
          <w:p w14:paraId="3B53128D" w14:textId="23752D16" w:rsidR="006F3FF2" w:rsidRPr="007A6F19" w:rsidRDefault="009D212D" w:rsidP="003928A6">
            <w:pPr>
              <w:ind w:firstLine="0"/>
              <w:contextualSpacing/>
              <w:rPr>
                <w:rFonts w:cs="Calibri"/>
              </w:rPr>
            </w:pPr>
            <w:r>
              <w:t>Servicio web</w:t>
            </w:r>
          </w:p>
        </w:tc>
      </w:tr>
      <w:tr w:rsidR="006F3FF2" w:rsidRPr="007A6F19" w14:paraId="3FFA765A" w14:textId="77777777" w:rsidTr="003928A6">
        <w:tc>
          <w:tcPr>
            <w:tcW w:w="2405" w:type="dxa"/>
            <w:shd w:val="clear" w:color="auto" w:fill="DBE5F1"/>
          </w:tcPr>
          <w:p w14:paraId="559A4619" w14:textId="77777777" w:rsidR="006F3FF2" w:rsidRPr="007A6F19" w:rsidRDefault="006F3FF2" w:rsidP="003928A6">
            <w:pPr>
              <w:ind w:firstLine="0"/>
              <w:contextualSpacing/>
              <w:jc w:val="left"/>
              <w:rPr>
                <w:rFonts w:cs="Calibri"/>
                <w:b/>
                <w:bCs/>
              </w:rPr>
            </w:pPr>
            <w:r w:rsidRPr="007A6F19">
              <w:rPr>
                <w:rFonts w:cs="Calibri"/>
                <w:b/>
                <w:bCs/>
              </w:rPr>
              <w:t>Descripción:</w:t>
            </w:r>
          </w:p>
        </w:tc>
        <w:tc>
          <w:tcPr>
            <w:tcW w:w="6946" w:type="dxa"/>
          </w:tcPr>
          <w:p w14:paraId="1A801D8D" w14:textId="29D819CC" w:rsidR="006F3FF2" w:rsidRPr="007A6F19" w:rsidRDefault="006F3FF2" w:rsidP="003928A6">
            <w:pPr>
              <w:pStyle w:val="Sinespaciado"/>
              <w:spacing w:before="240" w:beforeAutospacing="0" w:after="240" w:afterAutospacing="0"/>
              <w:ind w:firstLine="0"/>
            </w:pPr>
            <w:r>
              <w:t xml:space="preserve">Permite al </w:t>
            </w:r>
            <w:r w:rsidR="009D212D">
              <w:t xml:space="preserve">servicio web </w:t>
            </w:r>
            <w:r>
              <w:t>asignar ambulancia a solicitud de clientes, asignando la ambulancia más próxima a su ubicación.</w:t>
            </w:r>
          </w:p>
        </w:tc>
      </w:tr>
      <w:tr w:rsidR="006F3FF2" w:rsidRPr="007A6F19" w14:paraId="0AE0FACF" w14:textId="77777777" w:rsidTr="003928A6">
        <w:tc>
          <w:tcPr>
            <w:tcW w:w="2405" w:type="dxa"/>
            <w:shd w:val="clear" w:color="auto" w:fill="DBE5F1"/>
          </w:tcPr>
          <w:p w14:paraId="069B2328" w14:textId="77777777" w:rsidR="006F3FF2" w:rsidRPr="007A6F19" w:rsidRDefault="006F3FF2" w:rsidP="003928A6">
            <w:pPr>
              <w:ind w:firstLine="0"/>
              <w:contextualSpacing/>
              <w:jc w:val="left"/>
              <w:rPr>
                <w:rFonts w:cs="Calibri"/>
                <w:b/>
                <w:bCs/>
              </w:rPr>
            </w:pPr>
            <w:r w:rsidRPr="007A6F19">
              <w:rPr>
                <w:rFonts w:cs="Calibri"/>
                <w:b/>
                <w:bCs/>
              </w:rPr>
              <w:t>Precondiciones:</w:t>
            </w:r>
          </w:p>
        </w:tc>
        <w:tc>
          <w:tcPr>
            <w:tcW w:w="6946" w:type="dxa"/>
          </w:tcPr>
          <w:p w14:paraId="08A05B73" w14:textId="77777777" w:rsidR="006F3FF2" w:rsidRPr="00684655" w:rsidRDefault="006F3FF2" w:rsidP="003928A6">
            <w:pPr>
              <w:spacing w:after="240"/>
              <w:ind w:firstLine="0"/>
            </w:pPr>
            <w:r>
              <w:t>Ninguno.</w:t>
            </w:r>
          </w:p>
        </w:tc>
      </w:tr>
      <w:tr w:rsidR="006F3FF2" w:rsidRPr="007A6F19" w14:paraId="580C35A9" w14:textId="77777777" w:rsidTr="003928A6">
        <w:tc>
          <w:tcPr>
            <w:tcW w:w="2405" w:type="dxa"/>
            <w:shd w:val="clear" w:color="auto" w:fill="DBE5F1"/>
          </w:tcPr>
          <w:p w14:paraId="74029B3B" w14:textId="77777777" w:rsidR="006F3FF2" w:rsidRPr="007A6F19" w:rsidRDefault="006F3FF2" w:rsidP="003928A6">
            <w:pPr>
              <w:ind w:firstLine="0"/>
              <w:contextualSpacing/>
              <w:jc w:val="left"/>
              <w:rPr>
                <w:rFonts w:cs="Calibri"/>
                <w:b/>
                <w:bCs/>
              </w:rPr>
            </w:pPr>
            <w:proofErr w:type="spellStart"/>
            <w:r w:rsidRPr="007A6F19">
              <w:rPr>
                <w:rFonts w:cs="Calibri"/>
                <w:b/>
                <w:bCs/>
              </w:rPr>
              <w:t>Pos</w:t>
            </w:r>
            <w:proofErr w:type="spellEnd"/>
            <w:r w:rsidRPr="007A6F19">
              <w:rPr>
                <w:rFonts w:cs="Calibri"/>
                <w:b/>
                <w:bCs/>
              </w:rPr>
              <w:t xml:space="preserve"> condiciones:</w:t>
            </w:r>
          </w:p>
        </w:tc>
        <w:tc>
          <w:tcPr>
            <w:tcW w:w="6946" w:type="dxa"/>
          </w:tcPr>
          <w:p w14:paraId="230A23F1" w14:textId="77777777" w:rsidR="006F3FF2" w:rsidRPr="00684655" w:rsidRDefault="006F3FF2" w:rsidP="006F3FF2">
            <w:pPr>
              <w:pStyle w:val="Prrafodelista"/>
              <w:numPr>
                <w:ilvl w:val="0"/>
                <w:numId w:val="23"/>
              </w:numPr>
              <w:spacing w:before="240" w:beforeAutospacing="0" w:line="276" w:lineRule="auto"/>
              <w:ind w:left="459"/>
              <w:contextualSpacing/>
            </w:pPr>
            <w:r>
              <w:t>Toda solicitud atendida debe notificar al chofer de la Ambulancia, operador y al cliente.</w:t>
            </w:r>
          </w:p>
          <w:p w14:paraId="5711919E" w14:textId="77777777" w:rsidR="006F3FF2" w:rsidRPr="00F56394" w:rsidRDefault="006F3FF2" w:rsidP="006F3FF2">
            <w:pPr>
              <w:pStyle w:val="Prrafodelista"/>
              <w:numPr>
                <w:ilvl w:val="0"/>
                <w:numId w:val="23"/>
              </w:numPr>
              <w:spacing w:before="240" w:beforeAutospacing="0" w:line="276" w:lineRule="auto"/>
              <w:ind w:left="459"/>
              <w:contextualSpacing/>
            </w:pPr>
            <w:r>
              <w:t xml:space="preserve">Las solicitudes atendidas deben estar almacenados en la base de datos. </w:t>
            </w:r>
          </w:p>
        </w:tc>
      </w:tr>
      <w:tr w:rsidR="006F3FF2" w:rsidRPr="007A6F19" w14:paraId="62B9C010" w14:textId="77777777" w:rsidTr="003928A6">
        <w:tc>
          <w:tcPr>
            <w:tcW w:w="2405" w:type="dxa"/>
            <w:shd w:val="clear" w:color="auto" w:fill="DBE5F1"/>
          </w:tcPr>
          <w:p w14:paraId="6773775F" w14:textId="77777777" w:rsidR="006F3FF2" w:rsidRPr="007A6F19" w:rsidRDefault="006F3FF2" w:rsidP="003928A6">
            <w:pPr>
              <w:ind w:firstLine="0"/>
              <w:contextualSpacing/>
              <w:jc w:val="left"/>
              <w:rPr>
                <w:rFonts w:cs="Calibri"/>
                <w:b/>
                <w:bCs/>
              </w:rPr>
            </w:pPr>
            <w:r w:rsidRPr="007A6F19">
              <w:rPr>
                <w:rFonts w:cs="Calibri"/>
                <w:b/>
                <w:bCs/>
              </w:rPr>
              <w:t>Flujo Principal:</w:t>
            </w:r>
          </w:p>
        </w:tc>
        <w:tc>
          <w:tcPr>
            <w:tcW w:w="6946" w:type="dxa"/>
          </w:tcPr>
          <w:p w14:paraId="53B775B1" w14:textId="68B70918" w:rsidR="006F3FF2" w:rsidRDefault="006F3FF2" w:rsidP="006F3FF2">
            <w:pPr>
              <w:pStyle w:val="Sinespaciado"/>
              <w:numPr>
                <w:ilvl w:val="0"/>
                <w:numId w:val="25"/>
              </w:numPr>
            </w:pPr>
            <w:r>
              <w:t xml:space="preserve">El caso de uso inicia cuando el </w:t>
            </w:r>
            <w:r w:rsidR="009D212D">
              <w:t xml:space="preserve">servicio web </w:t>
            </w:r>
            <w:r>
              <w:t>recibe una solicitud de ambulancia.</w:t>
            </w:r>
          </w:p>
          <w:p w14:paraId="402ADCA5" w14:textId="167F552D" w:rsidR="006F3FF2" w:rsidRDefault="006F3FF2" w:rsidP="006F3FF2">
            <w:pPr>
              <w:pStyle w:val="Sinespaciado"/>
              <w:numPr>
                <w:ilvl w:val="0"/>
                <w:numId w:val="25"/>
              </w:numPr>
            </w:pPr>
            <w:r>
              <w:t xml:space="preserve">El </w:t>
            </w:r>
            <w:r w:rsidR="009D212D">
              <w:t xml:space="preserve">servicio web </w:t>
            </w:r>
            <w:r>
              <w:t>verifica la información recibida por parte del cliente.</w:t>
            </w:r>
          </w:p>
          <w:p w14:paraId="475F7B82" w14:textId="77777777" w:rsidR="006F3FF2" w:rsidRDefault="006F3FF2" w:rsidP="006F3FF2">
            <w:pPr>
              <w:pStyle w:val="Sinespaciado"/>
              <w:numPr>
                <w:ilvl w:val="0"/>
                <w:numId w:val="25"/>
              </w:numPr>
            </w:pPr>
            <w:r>
              <w:t>Si los datos enviados corresponden con: código de afiliado y coordenadas.</w:t>
            </w:r>
          </w:p>
          <w:p w14:paraId="351214B3" w14:textId="1A1EC0CE" w:rsidR="006F3FF2" w:rsidRDefault="006F3FF2" w:rsidP="006F3FF2">
            <w:pPr>
              <w:pStyle w:val="Sinespaciado"/>
              <w:numPr>
                <w:ilvl w:val="1"/>
                <w:numId w:val="25"/>
              </w:numPr>
              <w:ind w:left="743" w:hanging="284"/>
            </w:pPr>
            <w:r>
              <w:t xml:space="preserve">El </w:t>
            </w:r>
            <w:r w:rsidR="009D212D">
              <w:t xml:space="preserve">servicio web </w:t>
            </w:r>
            <w:r>
              <w:t>valida el cliente afiliado e inicia la búsqueda del cuadrante perteneciente a dichas coordenadas.</w:t>
            </w:r>
          </w:p>
          <w:p w14:paraId="11B0F524" w14:textId="55B7AAFB" w:rsidR="006F3FF2" w:rsidRDefault="006F3FF2" w:rsidP="006F3FF2">
            <w:pPr>
              <w:pStyle w:val="Sinespaciado"/>
              <w:numPr>
                <w:ilvl w:val="0"/>
                <w:numId w:val="25"/>
              </w:numPr>
            </w:pPr>
            <w:r>
              <w:t xml:space="preserve">Con el cuadrante ubicado, el </w:t>
            </w:r>
            <w:r w:rsidR="009D212D">
              <w:t xml:space="preserve">servicio web </w:t>
            </w:r>
            <w:r>
              <w:t>verifica si la ambulancia perteneciente a ese cuadrante está disponible.</w:t>
            </w:r>
          </w:p>
          <w:p w14:paraId="4CB91EF3" w14:textId="77777777" w:rsidR="006F3FF2" w:rsidRDefault="006F3FF2" w:rsidP="006F3FF2">
            <w:pPr>
              <w:pStyle w:val="Sinespaciado"/>
              <w:numPr>
                <w:ilvl w:val="0"/>
                <w:numId w:val="25"/>
              </w:numPr>
            </w:pPr>
            <w:r>
              <w:t>Si la ambulancia no está disponible.</w:t>
            </w:r>
          </w:p>
          <w:p w14:paraId="74E524F2" w14:textId="1B34D7D8" w:rsidR="006F3FF2" w:rsidRDefault="006F3FF2" w:rsidP="006F3FF2">
            <w:pPr>
              <w:pStyle w:val="Sinespaciado"/>
              <w:numPr>
                <w:ilvl w:val="1"/>
                <w:numId w:val="25"/>
              </w:numPr>
              <w:ind w:hanging="578"/>
            </w:pPr>
            <w:r>
              <w:t xml:space="preserve">El </w:t>
            </w:r>
            <w:r w:rsidR="009D212D">
              <w:t xml:space="preserve">servicio web </w:t>
            </w:r>
            <w:r>
              <w:t>procede a buscar ambulancia disponible cerca de la solicitud en el siguiente cuadrante.</w:t>
            </w:r>
          </w:p>
          <w:p w14:paraId="15C73B7F" w14:textId="50060C82" w:rsidR="006F3FF2" w:rsidRDefault="006F3FF2" w:rsidP="006F3FF2">
            <w:pPr>
              <w:pStyle w:val="Sinespaciado"/>
              <w:numPr>
                <w:ilvl w:val="0"/>
                <w:numId w:val="25"/>
              </w:numPr>
            </w:pPr>
            <w:r>
              <w:t xml:space="preserve">Después de hacer las correspondientes verificaciones y validaciones, el </w:t>
            </w:r>
            <w:r w:rsidR="009D212D">
              <w:t xml:space="preserve">servicio web </w:t>
            </w:r>
            <w:r>
              <w:t>asigna una ambulancia y notifica al chofer de dicha ambulancia.</w:t>
            </w:r>
          </w:p>
          <w:p w14:paraId="17423A0D" w14:textId="77777777" w:rsidR="006F3FF2" w:rsidRPr="00E62D19" w:rsidRDefault="006F3FF2" w:rsidP="006F3FF2">
            <w:pPr>
              <w:pStyle w:val="Sinespaciado"/>
              <w:numPr>
                <w:ilvl w:val="0"/>
                <w:numId w:val="25"/>
              </w:numPr>
            </w:pPr>
            <w:r>
              <w:t>El caso de uso finaliza cuando se notifica al cliente sobre su solicitud de ambulancia.</w:t>
            </w:r>
          </w:p>
        </w:tc>
      </w:tr>
      <w:tr w:rsidR="006F3FF2" w:rsidRPr="007A6F19" w14:paraId="12E88B15" w14:textId="77777777" w:rsidTr="003928A6">
        <w:tc>
          <w:tcPr>
            <w:tcW w:w="2405" w:type="dxa"/>
            <w:shd w:val="clear" w:color="auto" w:fill="DBE5F1"/>
          </w:tcPr>
          <w:p w14:paraId="0B0A20A0" w14:textId="77777777" w:rsidR="006F3FF2" w:rsidRPr="007A6F19" w:rsidRDefault="006F3FF2" w:rsidP="003928A6">
            <w:pPr>
              <w:ind w:right="-250" w:firstLine="0"/>
              <w:contextualSpacing/>
              <w:jc w:val="left"/>
              <w:rPr>
                <w:rFonts w:cs="Calibri"/>
                <w:b/>
                <w:bCs/>
              </w:rPr>
            </w:pPr>
            <w:r w:rsidRPr="007A6F19">
              <w:rPr>
                <w:rFonts w:cs="Calibri"/>
                <w:b/>
                <w:bCs/>
              </w:rPr>
              <w:t>Flujo(s) alternativo(s):</w:t>
            </w:r>
          </w:p>
        </w:tc>
        <w:tc>
          <w:tcPr>
            <w:tcW w:w="6946" w:type="dxa"/>
          </w:tcPr>
          <w:p w14:paraId="1E924270" w14:textId="4BD92731" w:rsidR="006F3FF2" w:rsidRPr="004F59B0" w:rsidRDefault="006F3FF2" w:rsidP="006F3FF2">
            <w:pPr>
              <w:pStyle w:val="Prrafodelista"/>
              <w:numPr>
                <w:ilvl w:val="0"/>
                <w:numId w:val="26"/>
              </w:numPr>
              <w:spacing w:after="0" w:line="276" w:lineRule="auto"/>
              <w:contextualSpacing/>
            </w:pPr>
            <w:r>
              <w:t xml:space="preserve">En el punto 3. Del flujo principal, si los datos no corresponden el </w:t>
            </w:r>
            <w:r w:rsidR="009D212D">
              <w:t xml:space="preserve">servicio web </w:t>
            </w:r>
            <w:r>
              <w:t>notifica al cliente que sus datos no corresponden a un cliente afiliado y el caso de uso finaliza.</w:t>
            </w:r>
          </w:p>
          <w:p w14:paraId="6C0B91E2" w14:textId="577ADBBC" w:rsidR="006F3FF2" w:rsidRPr="00165A3E" w:rsidRDefault="006F3FF2" w:rsidP="006F3FF2">
            <w:pPr>
              <w:pStyle w:val="Prrafodelista"/>
              <w:numPr>
                <w:ilvl w:val="0"/>
                <w:numId w:val="26"/>
              </w:numPr>
              <w:spacing w:after="0" w:line="276" w:lineRule="auto"/>
              <w:contextualSpacing/>
            </w:pPr>
            <w:r>
              <w:lastRenderedPageBreak/>
              <w:t xml:space="preserve">En el punto 5.1. del flujo principal, si el </w:t>
            </w:r>
            <w:r w:rsidR="009D212D">
              <w:t xml:space="preserve">servicio web </w:t>
            </w:r>
            <w:r>
              <w:t>no hubiera encontrado ambulancia disponible calcula el tiempo que demorara en desocuparse una ambulancia, luego notifica al cliente sobre la disponibilidad de ambulancias indicando el tiempo que le tomara llegar a la ambulancia y el cliente decide aceptar o rechazar la espera, y el caso de uso finaliza.</w:t>
            </w:r>
          </w:p>
        </w:tc>
      </w:tr>
    </w:tbl>
    <w:p w14:paraId="7E2C6164" w14:textId="50BEFE21" w:rsidR="006F3FF2" w:rsidDel="0065343B" w:rsidRDefault="00151BB7">
      <w:pPr>
        <w:pStyle w:val="Titulo3"/>
        <w:numPr>
          <w:ilvl w:val="0"/>
          <w:numId w:val="32"/>
        </w:numPr>
        <w:rPr>
          <w:ins w:id="720" w:author="luis angel barrancos ortiz" w:date="2015-05-29T20:52:00Z"/>
          <w:del w:id="721" w:author="carlos cruz" w:date="2015-05-30T09:59:00Z"/>
        </w:rPr>
        <w:pPrChange w:id="722" w:author="carlos cruz" w:date="2015-05-30T09:56:00Z">
          <w:pPr>
            <w:ind w:firstLine="0"/>
          </w:pPr>
        </w:pPrChange>
      </w:pPr>
      <w:ins w:id="723" w:author="luis angel barrancos ortiz" w:date="2015-05-29T20:52:00Z">
        <w:del w:id="724" w:author="carlos cruz" w:date="2015-05-30T09:59:00Z">
          <w:r w:rsidRPr="00151BB7" w:rsidDel="0065343B">
            <w:rPr>
              <w:b w:val="0"/>
              <w:noProof/>
              <w:lang w:eastAsia="es-ES"/>
              <w:rPrChange w:id="725" w:author="Unknown">
                <w:rPr>
                  <w:b/>
                  <w:noProof/>
                  <w:lang w:val="es-ES" w:eastAsia="es-ES"/>
                </w:rPr>
              </w:rPrChange>
            </w:rPr>
            <w:lastRenderedPageBreak/>
            <w:drawing>
              <wp:anchor distT="0" distB="0" distL="114300" distR="114300" simplePos="0" relativeHeight="251658258" behindDoc="0" locked="0" layoutInCell="1" allowOverlap="1" wp14:anchorId="65942B34" wp14:editId="74FB9D06">
                <wp:simplePos x="0" y="0"/>
                <wp:positionH relativeFrom="margin">
                  <wp:align>center</wp:align>
                </wp:positionH>
                <wp:positionV relativeFrom="paragraph">
                  <wp:posOffset>434975</wp:posOffset>
                </wp:positionV>
                <wp:extent cx="3057525" cy="1428750"/>
                <wp:effectExtent l="0" t="0" r="952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1428750"/>
                        </a:xfrm>
                        <a:prstGeom prst="rect">
                          <a:avLst/>
                        </a:prstGeom>
                        <a:noFill/>
                        <a:ln>
                          <a:noFill/>
                        </a:ln>
                      </pic:spPr>
                    </pic:pic>
                  </a:graphicData>
                </a:graphic>
              </wp:anchor>
            </w:drawing>
          </w:r>
        </w:del>
      </w:ins>
      <w:ins w:id="726" w:author="luis angel barrancos ortiz" w:date="2015-05-29T20:28:00Z">
        <w:del w:id="727" w:author="carlos cruz" w:date="2015-05-30T09:56:00Z">
          <w:r w:rsidR="00335F9E" w:rsidDel="0074083C">
            <w:delText xml:space="preserve">C.U.9 </w:delText>
          </w:r>
        </w:del>
        <w:del w:id="728" w:author="carlos cruz" w:date="2015-05-30T09:59:00Z">
          <w:r w:rsidR="00335F9E" w:rsidDel="0065343B">
            <w:delText>Trazar Ruta</w:delText>
          </w:r>
        </w:del>
      </w:ins>
      <w:ins w:id="729" w:author="luis angel barrancos ortiz" w:date="2015-05-29T20:32:00Z">
        <w:del w:id="730" w:author="carlos cruz" w:date="2015-05-30T09:59:00Z">
          <w:r w:rsidR="00335F9E" w:rsidDel="0065343B">
            <w:delText>.</w:delText>
          </w:r>
        </w:del>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Change w:id="731" w:author="carlos cruz" w:date="2015-05-30T10:24:00Z">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PrChange>
      </w:tblPr>
      <w:tblGrid>
        <w:gridCol w:w="2405"/>
        <w:gridCol w:w="6946"/>
        <w:tblGridChange w:id="732">
          <w:tblGrid>
            <w:gridCol w:w="2405"/>
            <w:gridCol w:w="6946"/>
          </w:tblGrid>
        </w:tblGridChange>
      </w:tblGrid>
      <w:tr w:rsidR="00151BB7" w:rsidRPr="007A6F19" w:rsidDel="0065343B" w14:paraId="6B7E71D0" w14:textId="5E2CDBFC" w:rsidTr="000C7BEB">
        <w:trPr>
          <w:ins w:id="733" w:author="luis angel barrancos ortiz" w:date="2015-05-29T20:52:00Z"/>
          <w:del w:id="734" w:author="carlos cruz" w:date="2015-05-30T09:59:00Z"/>
        </w:trPr>
        <w:tc>
          <w:tcPr>
            <w:tcW w:w="9351" w:type="dxa"/>
            <w:gridSpan w:val="2"/>
            <w:tcBorders>
              <w:top w:val="single" w:sz="4" w:space="0" w:color="auto"/>
              <w:left w:val="single" w:sz="4" w:space="0" w:color="auto"/>
              <w:bottom w:val="single" w:sz="4" w:space="0" w:color="auto"/>
              <w:right w:val="single" w:sz="4" w:space="0" w:color="auto"/>
            </w:tcBorders>
            <w:shd w:val="clear" w:color="auto" w:fill="4F81BD"/>
            <w:tcPrChange w:id="735" w:author="carlos cruz" w:date="2015-05-30T10:24:00Z">
              <w:tcPr>
                <w:tcW w:w="9351" w:type="dxa"/>
                <w:gridSpan w:val="2"/>
                <w:shd w:val="clear" w:color="auto" w:fill="4F81BD"/>
              </w:tcPr>
            </w:tcPrChange>
          </w:tcPr>
          <w:p w14:paraId="674F6264" w14:textId="7BAAAFF2" w:rsidR="00151BB7" w:rsidRPr="007A6F19" w:rsidDel="0065343B" w:rsidRDefault="00151BB7">
            <w:pPr>
              <w:pStyle w:val="Titulo3"/>
              <w:outlineLvl w:val="9"/>
              <w:rPr>
                <w:ins w:id="736" w:author="luis angel barrancos ortiz" w:date="2015-05-29T20:52:00Z"/>
                <w:del w:id="737" w:author="carlos cruz" w:date="2015-05-30T09:59:00Z"/>
              </w:rPr>
              <w:pPrChange w:id="738" w:author="carlos cruz" w:date="2015-05-30T10:23:00Z">
                <w:pPr>
                  <w:contextualSpacing/>
                  <w:jc w:val="center"/>
                </w:pPr>
              </w:pPrChange>
            </w:pPr>
            <w:ins w:id="739" w:author="luis angel barrancos ortiz" w:date="2015-05-29T20:52:00Z">
              <w:del w:id="740" w:author="carlos cruz" w:date="2015-05-30T09:59:00Z">
                <w:r w:rsidRPr="007A6F19" w:rsidDel="0065343B">
                  <w:delText>CASO DE USO:</w:delText>
                </w:r>
                <w:r w:rsidDel="0065343B">
                  <w:delText xml:space="preserve"> </w:delText>
                </w:r>
              </w:del>
            </w:ins>
            <w:ins w:id="741" w:author="luis angel barrancos ortiz" w:date="2015-05-29T20:55:00Z">
              <w:del w:id="742" w:author="carlos cruz" w:date="2015-05-30T09:59:00Z">
                <w:r w:rsidDel="0065343B">
                  <w:delText>Trazar Ruta</w:delText>
                </w:r>
              </w:del>
            </w:ins>
          </w:p>
        </w:tc>
      </w:tr>
      <w:tr w:rsidR="00151BB7" w:rsidRPr="007A6F19" w:rsidDel="0065343B" w14:paraId="7746E8F9" w14:textId="0DC3D45A" w:rsidTr="000C7BEB">
        <w:trPr>
          <w:ins w:id="743" w:author="luis angel barrancos ortiz" w:date="2015-05-29T20:52:00Z"/>
          <w:del w:id="744" w:author="carlos cruz" w:date="2015-05-30T09:59:00Z"/>
        </w:trPr>
        <w:tc>
          <w:tcPr>
            <w:tcW w:w="2405" w:type="dxa"/>
            <w:tcBorders>
              <w:top w:val="single" w:sz="4" w:space="0" w:color="auto"/>
            </w:tcBorders>
            <w:shd w:val="clear" w:color="auto" w:fill="DBE5F1"/>
            <w:tcPrChange w:id="745" w:author="carlos cruz" w:date="2015-05-30T10:24:00Z">
              <w:tcPr>
                <w:tcW w:w="2405" w:type="dxa"/>
                <w:shd w:val="clear" w:color="auto" w:fill="DBE5F1"/>
              </w:tcPr>
            </w:tcPrChange>
          </w:tcPr>
          <w:p w14:paraId="6CE13072" w14:textId="771D7C52" w:rsidR="00151BB7" w:rsidRPr="007A6F19" w:rsidDel="0065343B" w:rsidRDefault="00151BB7">
            <w:pPr>
              <w:pStyle w:val="Titulo3"/>
              <w:outlineLvl w:val="9"/>
              <w:rPr>
                <w:ins w:id="746" w:author="luis angel barrancos ortiz" w:date="2015-05-29T20:52:00Z"/>
                <w:del w:id="747" w:author="carlos cruz" w:date="2015-05-30T09:59:00Z"/>
              </w:rPr>
              <w:pPrChange w:id="748" w:author="carlos cruz" w:date="2015-05-30T10:23:00Z">
                <w:pPr>
                  <w:ind w:firstLine="0"/>
                  <w:contextualSpacing/>
                  <w:jc w:val="left"/>
                </w:pPr>
              </w:pPrChange>
            </w:pPr>
            <w:ins w:id="749" w:author="luis angel barrancos ortiz" w:date="2015-05-29T20:52:00Z">
              <w:del w:id="750" w:author="carlos cruz" w:date="2015-05-30T09:59:00Z">
                <w:r w:rsidRPr="007A6F19" w:rsidDel="0065343B">
                  <w:delText>Actores Primarios:</w:delText>
                </w:r>
              </w:del>
            </w:ins>
          </w:p>
        </w:tc>
        <w:tc>
          <w:tcPr>
            <w:tcW w:w="6946" w:type="dxa"/>
            <w:tcBorders>
              <w:top w:val="single" w:sz="4" w:space="0" w:color="auto"/>
            </w:tcBorders>
            <w:tcPrChange w:id="751" w:author="carlos cruz" w:date="2015-05-30T10:24:00Z">
              <w:tcPr>
                <w:tcW w:w="6946" w:type="dxa"/>
              </w:tcPr>
            </w:tcPrChange>
          </w:tcPr>
          <w:p w14:paraId="160C773C" w14:textId="7F196EFD" w:rsidR="00151BB7" w:rsidRPr="007A6F19" w:rsidDel="0065343B" w:rsidRDefault="00151BB7">
            <w:pPr>
              <w:pStyle w:val="Titulo3"/>
              <w:outlineLvl w:val="9"/>
              <w:rPr>
                <w:ins w:id="752" w:author="luis angel barrancos ortiz" w:date="2015-05-29T20:52:00Z"/>
                <w:del w:id="753" w:author="carlos cruz" w:date="2015-05-30T09:59:00Z"/>
              </w:rPr>
              <w:pPrChange w:id="754" w:author="carlos cruz" w:date="2015-05-30T10:23:00Z">
                <w:pPr>
                  <w:ind w:firstLine="0"/>
                  <w:contextualSpacing/>
                </w:pPr>
              </w:pPrChange>
            </w:pPr>
            <w:ins w:id="755" w:author="luis angel barrancos ortiz" w:date="2015-05-29T20:52:00Z">
              <w:del w:id="756" w:author="carlos cruz" w:date="2015-05-30T09:59:00Z">
                <w:r w:rsidDel="0065343B">
                  <w:delText>Aplicación Móvil Cliente</w:delText>
                </w:r>
              </w:del>
            </w:ins>
          </w:p>
        </w:tc>
      </w:tr>
      <w:tr w:rsidR="00151BB7" w:rsidRPr="007A6F19" w:rsidDel="0065343B" w14:paraId="07C07FDE" w14:textId="0E39D60A" w:rsidTr="000576A3">
        <w:trPr>
          <w:ins w:id="757" w:author="luis angel barrancos ortiz" w:date="2015-05-29T20:52:00Z"/>
          <w:del w:id="758" w:author="carlos cruz" w:date="2015-05-30T09:59:00Z"/>
        </w:trPr>
        <w:tc>
          <w:tcPr>
            <w:tcW w:w="2405" w:type="dxa"/>
            <w:shd w:val="clear" w:color="auto" w:fill="DBE5F1"/>
          </w:tcPr>
          <w:p w14:paraId="766490CA" w14:textId="668EBB8C" w:rsidR="00151BB7" w:rsidRPr="007A6F19" w:rsidDel="0065343B" w:rsidRDefault="00151BB7">
            <w:pPr>
              <w:pStyle w:val="Titulo3"/>
              <w:outlineLvl w:val="9"/>
              <w:rPr>
                <w:ins w:id="759" w:author="luis angel barrancos ortiz" w:date="2015-05-29T20:52:00Z"/>
                <w:del w:id="760" w:author="carlos cruz" w:date="2015-05-30T09:59:00Z"/>
              </w:rPr>
              <w:pPrChange w:id="761" w:author="carlos cruz" w:date="2015-05-30T10:23:00Z">
                <w:pPr>
                  <w:ind w:firstLine="0"/>
                  <w:contextualSpacing/>
                  <w:jc w:val="left"/>
                </w:pPr>
              </w:pPrChange>
            </w:pPr>
            <w:ins w:id="762" w:author="luis angel barrancos ortiz" w:date="2015-05-29T20:52:00Z">
              <w:del w:id="763" w:author="carlos cruz" w:date="2015-05-30T09:59:00Z">
                <w:r w:rsidRPr="007A6F19" w:rsidDel="0065343B">
                  <w:delText>Actores secundarios:</w:delText>
                </w:r>
              </w:del>
            </w:ins>
          </w:p>
        </w:tc>
        <w:tc>
          <w:tcPr>
            <w:tcW w:w="6946" w:type="dxa"/>
          </w:tcPr>
          <w:p w14:paraId="0B138ACD" w14:textId="4A2F28B7" w:rsidR="00151BB7" w:rsidRPr="007A6F19" w:rsidDel="0065343B" w:rsidRDefault="00151BB7">
            <w:pPr>
              <w:pStyle w:val="Titulo3"/>
              <w:outlineLvl w:val="9"/>
              <w:rPr>
                <w:ins w:id="764" w:author="luis angel barrancos ortiz" w:date="2015-05-29T20:52:00Z"/>
                <w:del w:id="765" w:author="carlos cruz" w:date="2015-05-30T09:59:00Z"/>
              </w:rPr>
              <w:pPrChange w:id="766" w:author="carlos cruz" w:date="2015-05-30T10:23:00Z">
                <w:pPr>
                  <w:ind w:firstLine="0"/>
                  <w:contextualSpacing/>
                </w:pPr>
              </w:pPrChange>
            </w:pPr>
            <w:ins w:id="767" w:author="luis angel barrancos ortiz" w:date="2015-05-29T20:55:00Z">
              <w:del w:id="768" w:author="carlos cruz" w:date="2015-05-30T09:59:00Z">
                <w:r w:rsidDel="0065343B">
                  <w:delText xml:space="preserve">Aplicación Web Operador, Aplicación </w:delText>
                </w:r>
              </w:del>
            </w:ins>
            <w:ins w:id="769" w:author="luis angel barrancos ortiz" w:date="2015-05-29T20:56:00Z">
              <w:del w:id="770" w:author="carlos cruz" w:date="2015-05-30T09:59:00Z">
                <w:r w:rsidDel="0065343B">
                  <w:delText>Móvil</w:delText>
                </w:r>
              </w:del>
            </w:ins>
            <w:ins w:id="771" w:author="luis angel barrancos ortiz" w:date="2015-05-29T20:55:00Z">
              <w:del w:id="772" w:author="carlos cruz" w:date="2015-05-30T09:59:00Z">
                <w:r w:rsidDel="0065343B">
                  <w:delText xml:space="preserve"> Ambulancia </w:delText>
                </w:r>
              </w:del>
            </w:ins>
          </w:p>
        </w:tc>
      </w:tr>
      <w:tr w:rsidR="00151BB7" w:rsidRPr="007A6F19" w:rsidDel="0065343B" w14:paraId="6313F34D" w14:textId="1513DDE8" w:rsidTr="000576A3">
        <w:trPr>
          <w:ins w:id="773" w:author="luis angel barrancos ortiz" w:date="2015-05-29T20:52:00Z"/>
          <w:del w:id="774" w:author="carlos cruz" w:date="2015-05-30T09:59:00Z"/>
        </w:trPr>
        <w:tc>
          <w:tcPr>
            <w:tcW w:w="2405" w:type="dxa"/>
            <w:shd w:val="clear" w:color="auto" w:fill="DBE5F1"/>
          </w:tcPr>
          <w:p w14:paraId="7EF60D42" w14:textId="160CAFFF" w:rsidR="00151BB7" w:rsidRPr="007A6F19" w:rsidDel="0065343B" w:rsidRDefault="00151BB7">
            <w:pPr>
              <w:pStyle w:val="Titulo3"/>
              <w:outlineLvl w:val="9"/>
              <w:rPr>
                <w:ins w:id="775" w:author="luis angel barrancos ortiz" w:date="2015-05-29T20:52:00Z"/>
                <w:del w:id="776" w:author="carlos cruz" w:date="2015-05-30T09:59:00Z"/>
              </w:rPr>
              <w:pPrChange w:id="777" w:author="carlos cruz" w:date="2015-05-30T10:23:00Z">
                <w:pPr>
                  <w:ind w:firstLine="0"/>
                  <w:contextualSpacing/>
                  <w:jc w:val="left"/>
                </w:pPr>
              </w:pPrChange>
            </w:pPr>
            <w:ins w:id="778" w:author="luis angel barrancos ortiz" w:date="2015-05-29T20:52:00Z">
              <w:del w:id="779" w:author="carlos cruz" w:date="2015-05-30T09:59:00Z">
                <w:r w:rsidRPr="007A6F19" w:rsidDel="0065343B">
                  <w:delText>Descripción:</w:delText>
                </w:r>
              </w:del>
            </w:ins>
          </w:p>
        </w:tc>
        <w:tc>
          <w:tcPr>
            <w:tcW w:w="6946" w:type="dxa"/>
          </w:tcPr>
          <w:p w14:paraId="4067A439" w14:textId="2B451A6F" w:rsidR="00151BB7" w:rsidRPr="007A6F19" w:rsidDel="0065343B" w:rsidRDefault="00151BB7">
            <w:pPr>
              <w:pStyle w:val="Titulo3"/>
              <w:outlineLvl w:val="9"/>
              <w:rPr>
                <w:ins w:id="780" w:author="luis angel barrancos ortiz" w:date="2015-05-29T20:52:00Z"/>
                <w:del w:id="781" w:author="carlos cruz" w:date="2015-05-30T09:59:00Z"/>
              </w:rPr>
              <w:pPrChange w:id="782" w:author="carlos cruz" w:date="2015-05-30T10:23:00Z">
                <w:pPr>
                  <w:pStyle w:val="Sinespaciado"/>
                  <w:spacing w:before="240" w:beforeAutospacing="0" w:after="240" w:afterAutospacing="0"/>
                  <w:ind w:firstLine="0"/>
                </w:pPr>
              </w:pPrChange>
            </w:pPr>
            <w:ins w:id="783" w:author="luis angel barrancos ortiz" w:date="2015-05-29T20:52:00Z">
              <w:del w:id="784" w:author="carlos cruz" w:date="2015-05-30T09:59:00Z">
                <w:r w:rsidDel="0065343B">
                  <w:delText xml:space="preserve">Permite </w:delText>
                </w:r>
              </w:del>
            </w:ins>
            <w:ins w:id="785" w:author="luis angel barrancos ortiz" w:date="2015-05-29T20:56:00Z">
              <w:del w:id="786" w:author="carlos cruz" w:date="2015-05-30T09:59:00Z">
                <w:r w:rsidDel="0065343B">
                  <w:delText>a la aplicación web y móvil el trazado de una ruta</w:delText>
                </w:r>
              </w:del>
            </w:ins>
          </w:p>
        </w:tc>
      </w:tr>
      <w:tr w:rsidR="00151BB7" w:rsidRPr="007A6F19" w:rsidDel="0065343B" w14:paraId="64448824" w14:textId="3C6232B6" w:rsidTr="000576A3">
        <w:trPr>
          <w:ins w:id="787" w:author="luis angel barrancos ortiz" w:date="2015-05-29T20:52:00Z"/>
          <w:del w:id="788" w:author="carlos cruz" w:date="2015-05-30T09:59:00Z"/>
        </w:trPr>
        <w:tc>
          <w:tcPr>
            <w:tcW w:w="2405" w:type="dxa"/>
            <w:shd w:val="clear" w:color="auto" w:fill="DBE5F1"/>
          </w:tcPr>
          <w:p w14:paraId="0F69AD96" w14:textId="22F5CB94" w:rsidR="00151BB7" w:rsidRPr="007A6F19" w:rsidDel="0065343B" w:rsidRDefault="00151BB7">
            <w:pPr>
              <w:pStyle w:val="Titulo3"/>
              <w:outlineLvl w:val="9"/>
              <w:rPr>
                <w:ins w:id="789" w:author="luis angel barrancos ortiz" w:date="2015-05-29T20:52:00Z"/>
                <w:del w:id="790" w:author="carlos cruz" w:date="2015-05-30T09:59:00Z"/>
              </w:rPr>
              <w:pPrChange w:id="791" w:author="carlos cruz" w:date="2015-05-30T10:23:00Z">
                <w:pPr>
                  <w:ind w:firstLine="0"/>
                  <w:contextualSpacing/>
                  <w:jc w:val="left"/>
                </w:pPr>
              </w:pPrChange>
            </w:pPr>
            <w:ins w:id="792" w:author="luis angel barrancos ortiz" w:date="2015-05-29T20:52:00Z">
              <w:del w:id="793" w:author="carlos cruz" w:date="2015-05-30T09:59:00Z">
                <w:r w:rsidRPr="007A6F19" w:rsidDel="0065343B">
                  <w:delText>Precondiciones:</w:delText>
                </w:r>
              </w:del>
            </w:ins>
          </w:p>
        </w:tc>
        <w:tc>
          <w:tcPr>
            <w:tcW w:w="6946" w:type="dxa"/>
          </w:tcPr>
          <w:p w14:paraId="3E109072" w14:textId="065615EB" w:rsidR="00151BB7" w:rsidDel="0065343B" w:rsidRDefault="0057627E">
            <w:pPr>
              <w:pStyle w:val="Titulo3"/>
              <w:outlineLvl w:val="9"/>
              <w:rPr>
                <w:ins w:id="794" w:author="luis angel barrancos ortiz" w:date="2015-05-29T21:30:00Z"/>
                <w:del w:id="795" w:author="carlos cruz" w:date="2015-05-30T09:59:00Z"/>
              </w:rPr>
              <w:pPrChange w:id="796" w:author="carlos cruz" w:date="2015-05-30T10:23:00Z">
                <w:pPr>
                  <w:spacing w:after="240"/>
                  <w:ind w:firstLine="0"/>
                </w:pPr>
              </w:pPrChange>
            </w:pPr>
            <w:ins w:id="797" w:author="luis angel barrancos ortiz" w:date="2015-05-29T21:13:00Z">
              <w:del w:id="798" w:author="carlos cruz" w:date="2015-05-30T09:59:00Z">
                <w:r w:rsidDel="0065343B">
                  <w:delText>Que se haya invocado el caso de uso asignar ambulancia</w:delText>
                </w:r>
              </w:del>
            </w:ins>
          </w:p>
          <w:p w14:paraId="64351A73" w14:textId="69C81889" w:rsidR="0070501C" w:rsidRPr="00684655" w:rsidDel="0065343B" w:rsidRDefault="0070501C">
            <w:pPr>
              <w:pStyle w:val="Titulo3"/>
              <w:outlineLvl w:val="9"/>
              <w:rPr>
                <w:ins w:id="799" w:author="luis angel barrancos ortiz" w:date="2015-05-29T20:52:00Z"/>
                <w:del w:id="800" w:author="carlos cruz" w:date="2015-05-30T09:59:00Z"/>
              </w:rPr>
              <w:pPrChange w:id="801" w:author="carlos cruz" w:date="2015-05-30T10:23:00Z">
                <w:pPr>
                  <w:spacing w:after="240"/>
                  <w:ind w:firstLine="0"/>
                </w:pPr>
              </w:pPrChange>
            </w:pPr>
            <w:ins w:id="802" w:author="luis angel barrancos ortiz" w:date="2015-05-29T21:30:00Z">
              <w:del w:id="803" w:author="carlos cruz" w:date="2015-05-30T09:59:00Z">
                <w:r w:rsidDel="0065343B">
                  <w:delText>La aplicación móvil de la ambulancia debe tener acceso a internet</w:delText>
                </w:r>
              </w:del>
            </w:ins>
          </w:p>
        </w:tc>
      </w:tr>
      <w:tr w:rsidR="00151BB7" w:rsidRPr="007A6F19" w:rsidDel="0065343B" w14:paraId="4FFD7C59" w14:textId="3246C2C5" w:rsidTr="000576A3">
        <w:trPr>
          <w:ins w:id="804" w:author="luis angel barrancos ortiz" w:date="2015-05-29T20:52:00Z"/>
          <w:del w:id="805" w:author="carlos cruz" w:date="2015-05-30T09:59:00Z"/>
        </w:trPr>
        <w:tc>
          <w:tcPr>
            <w:tcW w:w="2405" w:type="dxa"/>
            <w:shd w:val="clear" w:color="auto" w:fill="DBE5F1"/>
          </w:tcPr>
          <w:p w14:paraId="3427A92B" w14:textId="32B2CFAC" w:rsidR="00151BB7" w:rsidRPr="007A6F19" w:rsidDel="0065343B" w:rsidRDefault="00151BB7">
            <w:pPr>
              <w:pStyle w:val="Titulo3"/>
              <w:outlineLvl w:val="9"/>
              <w:rPr>
                <w:ins w:id="806" w:author="luis angel barrancos ortiz" w:date="2015-05-29T20:52:00Z"/>
                <w:del w:id="807" w:author="carlos cruz" w:date="2015-05-30T09:59:00Z"/>
              </w:rPr>
              <w:pPrChange w:id="808" w:author="carlos cruz" w:date="2015-05-30T10:23:00Z">
                <w:pPr>
                  <w:ind w:firstLine="0"/>
                  <w:contextualSpacing/>
                  <w:jc w:val="left"/>
                </w:pPr>
              </w:pPrChange>
            </w:pPr>
            <w:ins w:id="809" w:author="luis angel barrancos ortiz" w:date="2015-05-29T20:57:00Z">
              <w:del w:id="810" w:author="carlos cruz" w:date="2015-05-30T09:59:00Z">
                <w:r w:rsidDel="0065343B">
                  <w:delText>Pos</w:delText>
                </w:r>
                <w:r w:rsidRPr="007A6F19" w:rsidDel="0065343B">
                  <w:delText xml:space="preserve"> condiciones</w:delText>
                </w:r>
              </w:del>
            </w:ins>
            <w:ins w:id="811" w:author="luis angel barrancos ortiz" w:date="2015-05-29T20:52:00Z">
              <w:del w:id="812" w:author="carlos cruz" w:date="2015-05-30T09:59:00Z">
                <w:r w:rsidRPr="007A6F19" w:rsidDel="0065343B">
                  <w:delText>:</w:delText>
                </w:r>
              </w:del>
            </w:ins>
          </w:p>
        </w:tc>
        <w:tc>
          <w:tcPr>
            <w:tcW w:w="6946" w:type="dxa"/>
          </w:tcPr>
          <w:p w14:paraId="1BC7831C" w14:textId="6090E8FB" w:rsidR="00151BB7" w:rsidRPr="00F56394" w:rsidDel="0065343B" w:rsidRDefault="00151BB7">
            <w:pPr>
              <w:pStyle w:val="Titulo3"/>
              <w:outlineLvl w:val="9"/>
              <w:rPr>
                <w:ins w:id="813" w:author="luis angel barrancos ortiz" w:date="2015-05-29T20:52:00Z"/>
                <w:del w:id="814" w:author="carlos cruz" w:date="2015-05-30T09:59:00Z"/>
              </w:rPr>
              <w:pPrChange w:id="815" w:author="carlos cruz" w:date="2015-05-30T10:23:00Z">
                <w:pPr>
                  <w:pStyle w:val="Prrafodelista"/>
                  <w:numPr>
                    <w:numId w:val="23"/>
                  </w:numPr>
                  <w:spacing w:before="240" w:beforeAutospacing="0" w:line="276" w:lineRule="auto"/>
                  <w:ind w:left="459" w:hanging="360"/>
                  <w:contextualSpacing/>
                </w:pPr>
              </w:pPrChange>
            </w:pPr>
            <w:ins w:id="816" w:author="luis angel barrancos ortiz" w:date="2015-05-29T20:58:00Z">
              <w:del w:id="817" w:author="carlos cruz" w:date="2015-05-30T09:59:00Z">
                <w:r w:rsidDel="0065343B">
                  <w:delText xml:space="preserve">La aplicación </w:delText>
                </w:r>
              </w:del>
            </w:ins>
            <w:ins w:id="818" w:author="luis angel barrancos ortiz" w:date="2015-05-29T20:59:00Z">
              <w:del w:id="819" w:author="carlos cruz" w:date="2015-05-30T09:59:00Z">
                <w:r w:rsidDel="0065343B">
                  <w:delText>móvil</w:delText>
                </w:r>
              </w:del>
            </w:ins>
            <w:ins w:id="820" w:author="luis angel barrancos ortiz" w:date="2015-05-29T20:58:00Z">
              <w:del w:id="821" w:author="carlos cruz" w:date="2015-05-30T09:59:00Z">
                <w:r w:rsidDel="0065343B">
                  <w:delText xml:space="preserve"> </w:delText>
                </w:r>
              </w:del>
            </w:ins>
            <w:ins w:id="822" w:author="luis angel barrancos ortiz" w:date="2015-05-29T20:59:00Z">
              <w:del w:id="823" w:author="carlos cruz" w:date="2015-05-30T09:59:00Z">
                <w:r w:rsidDel="0065343B">
                  <w:delText>y web deberán visualizar la ruta trazada</w:delText>
                </w:r>
              </w:del>
            </w:ins>
          </w:p>
        </w:tc>
      </w:tr>
      <w:tr w:rsidR="00151BB7" w:rsidRPr="007A6F19" w:rsidDel="0065343B" w14:paraId="63898426" w14:textId="7D99F514" w:rsidTr="000576A3">
        <w:trPr>
          <w:ins w:id="824" w:author="luis angel barrancos ortiz" w:date="2015-05-29T20:52:00Z"/>
          <w:del w:id="825" w:author="carlos cruz" w:date="2015-05-30T09:59:00Z"/>
        </w:trPr>
        <w:tc>
          <w:tcPr>
            <w:tcW w:w="2405" w:type="dxa"/>
            <w:shd w:val="clear" w:color="auto" w:fill="DBE5F1"/>
          </w:tcPr>
          <w:p w14:paraId="4A983E7E" w14:textId="37A2A51E" w:rsidR="00151BB7" w:rsidRPr="007A6F19" w:rsidDel="0065343B" w:rsidRDefault="00151BB7">
            <w:pPr>
              <w:pStyle w:val="Titulo3"/>
              <w:outlineLvl w:val="9"/>
              <w:rPr>
                <w:ins w:id="826" w:author="luis angel barrancos ortiz" w:date="2015-05-29T20:52:00Z"/>
                <w:del w:id="827" w:author="carlos cruz" w:date="2015-05-30T09:59:00Z"/>
              </w:rPr>
              <w:pPrChange w:id="828" w:author="carlos cruz" w:date="2015-05-30T10:23:00Z">
                <w:pPr>
                  <w:ind w:firstLine="0"/>
                  <w:contextualSpacing/>
                  <w:jc w:val="left"/>
                </w:pPr>
              </w:pPrChange>
            </w:pPr>
            <w:ins w:id="829" w:author="luis angel barrancos ortiz" w:date="2015-05-29T20:52:00Z">
              <w:del w:id="830" w:author="carlos cruz" w:date="2015-05-30T09:59:00Z">
                <w:r w:rsidRPr="007A6F19" w:rsidDel="0065343B">
                  <w:delText>Flujo Principal:</w:delText>
                </w:r>
              </w:del>
            </w:ins>
          </w:p>
        </w:tc>
        <w:tc>
          <w:tcPr>
            <w:tcW w:w="6946" w:type="dxa"/>
          </w:tcPr>
          <w:p w14:paraId="57CE6C52" w14:textId="6B1B1C0C" w:rsidR="00151BB7" w:rsidDel="0065343B" w:rsidRDefault="0057627E">
            <w:pPr>
              <w:pStyle w:val="Titulo3"/>
              <w:outlineLvl w:val="9"/>
              <w:rPr>
                <w:ins w:id="831" w:author="luis angel barrancos ortiz" w:date="2015-05-29T21:07:00Z"/>
                <w:del w:id="832" w:author="carlos cruz" w:date="2015-05-30T09:59:00Z"/>
              </w:rPr>
              <w:pPrChange w:id="833" w:author="carlos cruz" w:date="2015-05-30T10:23:00Z">
                <w:pPr>
                  <w:pStyle w:val="Sinespaciado"/>
                  <w:numPr>
                    <w:numId w:val="25"/>
                  </w:numPr>
                  <w:ind w:left="677" w:hanging="360"/>
                </w:pPr>
              </w:pPrChange>
            </w:pPr>
            <w:ins w:id="834" w:author="luis angel barrancos ortiz" w:date="2015-05-29T21:05:00Z">
              <w:del w:id="835" w:author="carlos cruz" w:date="2015-05-30T09:59:00Z">
                <w:r w:rsidDel="0065343B">
                  <w:delText xml:space="preserve">El caso de uso </w:delText>
                </w:r>
              </w:del>
            </w:ins>
            <w:ins w:id="836" w:author="luis angel barrancos ortiz" w:date="2015-05-29T21:27:00Z">
              <w:del w:id="837" w:author="carlos cruz" w:date="2015-05-30T09:59:00Z">
                <w:r w:rsidR="0070501C" w:rsidDel="0065343B">
                  <w:delText xml:space="preserve">trazar ruta </w:delText>
                </w:r>
              </w:del>
            </w:ins>
            <w:ins w:id="838" w:author="luis angel barrancos ortiz" w:date="2015-05-29T21:05:00Z">
              <w:del w:id="839" w:author="carlos cruz" w:date="2015-05-30T09:59:00Z">
                <w:r w:rsidDel="0065343B">
                  <w:delText xml:space="preserve">inicializa cuando </w:delText>
                </w:r>
              </w:del>
            </w:ins>
            <w:ins w:id="840" w:author="luis angel barrancos ortiz" w:date="2015-05-29T21:26:00Z">
              <w:del w:id="841" w:author="carlos cruz" w:date="2015-05-30T09:59:00Z">
                <w:r w:rsidR="0070501C" w:rsidDel="0065343B">
                  <w:delText xml:space="preserve">se </w:delText>
                </w:r>
              </w:del>
            </w:ins>
            <w:ins w:id="842" w:author="luis angel barrancos ortiz" w:date="2015-05-29T21:27:00Z">
              <w:del w:id="843" w:author="carlos cruz" w:date="2015-05-30T09:59:00Z">
                <w:r w:rsidR="0070501C" w:rsidDel="0065343B">
                  <w:delText>realizó</w:delText>
                </w:r>
              </w:del>
            </w:ins>
            <w:ins w:id="844" w:author="luis angel barrancos ortiz" w:date="2015-05-29T21:26:00Z">
              <w:del w:id="845" w:author="carlos cruz" w:date="2015-05-30T09:59:00Z">
                <w:r w:rsidR="0070501C" w:rsidDel="0065343B">
                  <w:delText xml:space="preserve"> la </w:delText>
                </w:r>
              </w:del>
            </w:ins>
            <w:ins w:id="846" w:author="luis angel barrancos ortiz" w:date="2015-05-29T21:27:00Z">
              <w:del w:id="847" w:author="carlos cruz" w:date="2015-05-30T09:59:00Z">
                <w:r w:rsidR="0070501C" w:rsidDel="0065343B">
                  <w:delText>asignación</w:delText>
                </w:r>
              </w:del>
            </w:ins>
            <w:ins w:id="848" w:author="luis angel barrancos ortiz" w:date="2015-05-29T21:26:00Z">
              <w:del w:id="849" w:author="carlos cruz" w:date="2015-05-30T09:59:00Z">
                <w:r w:rsidR="0070501C" w:rsidDel="0065343B">
                  <w:delText xml:space="preserve"> </w:delText>
                </w:r>
              </w:del>
            </w:ins>
            <w:ins w:id="850" w:author="luis angel barrancos ortiz" w:date="2015-05-29T21:27:00Z">
              <w:del w:id="851" w:author="carlos cruz" w:date="2015-05-30T09:59:00Z">
                <w:r w:rsidR="0070501C" w:rsidDel="0065343B">
                  <w:delText>de ambulancia.</w:delText>
                </w:r>
              </w:del>
            </w:ins>
          </w:p>
          <w:p w14:paraId="0EFC41B1" w14:textId="7DCF02D7" w:rsidR="0057627E" w:rsidDel="0065343B" w:rsidRDefault="00A66A10">
            <w:pPr>
              <w:pStyle w:val="Titulo3"/>
              <w:outlineLvl w:val="9"/>
              <w:rPr>
                <w:ins w:id="852" w:author="luis angel barrancos ortiz" w:date="2015-05-29T21:22:00Z"/>
                <w:del w:id="853" w:author="carlos cruz" w:date="2015-05-30T09:59:00Z"/>
              </w:rPr>
              <w:pPrChange w:id="854" w:author="carlos cruz" w:date="2015-05-30T10:23:00Z">
                <w:pPr>
                  <w:pStyle w:val="Sinespaciado"/>
                  <w:numPr>
                    <w:numId w:val="25"/>
                  </w:numPr>
                  <w:ind w:left="677" w:hanging="360"/>
                </w:pPr>
              </w:pPrChange>
            </w:pPr>
            <w:ins w:id="855" w:author="luis angel barrancos ortiz" w:date="2015-05-29T21:15:00Z">
              <w:del w:id="856" w:author="carlos cruz" w:date="2015-05-30T09:59:00Z">
                <w:r w:rsidDel="0065343B">
                  <w:delText xml:space="preserve">El servicio web envía </w:delText>
                </w:r>
              </w:del>
            </w:ins>
            <w:ins w:id="857" w:author="luis angel barrancos ortiz" w:date="2015-05-29T21:29:00Z">
              <w:del w:id="858" w:author="carlos cruz" w:date="2015-05-30T09:59:00Z">
                <w:r w:rsidR="0070501C" w:rsidDel="0065343B">
                  <w:delText xml:space="preserve">la posición del incidente </w:delText>
                </w:r>
              </w:del>
            </w:ins>
            <w:ins w:id="859" w:author="luis angel barrancos ortiz" w:date="2015-05-29T21:15:00Z">
              <w:del w:id="860" w:author="carlos cruz" w:date="2015-05-30T09:59:00Z">
                <w:r w:rsidDel="0065343B">
                  <w:delText xml:space="preserve">a la </w:delText>
                </w:r>
              </w:del>
            </w:ins>
            <w:ins w:id="861" w:author="luis angel barrancos ortiz" w:date="2015-05-29T21:16:00Z">
              <w:del w:id="862" w:author="carlos cruz" w:date="2015-05-30T09:59:00Z">
                <w:r w:rsidDel="0065343B">
                  <w:delText>aplicación</w:delText>
                </w:r>
              </w:del>
            </w:ins>
            <w:ins w:id="863" w:author="luis angel barrancos ortiz" w:date="2015-05-29T21:15:00Z">
              <w:del w:id="864" w:author="carlos cruz" w:date="2015-05-30T09:59:00Z">
                <w:r w:rsidDel="0065343B">
                  <w:delText xml:space="preserve"> </w:delText>
                </w:r>
              </w:del>
            </w:ins>
            <w:ins w:id="865" w:author="luis angel barrancos ortiz" w:date="2015-05-29T21:16:00Z">
              <w:del w:id="866" w:author="carlos cruz" w:date="2015-05-30T09:59:00Z">
                <w:r w:rsidDel="0065343B">
                  <w:delText>móvil de la ambulancia y la aplicación web del operador</w:delText>
                </w:r>
              </w:del>
            </w:ins>
            <w:ins w:id="867" w:author="luis angel barrancos ortiz" w:date="2015-05-29T21:22:00Z">
              <w:del w:id="868" w:author="carlos cruz" w:date="2015-05-30T09:59:00Z">
                <w:r w:rsidDel="0065343B">
                  <w:delText>.</w:delText>
                </w:r>
              </w:del>
            </w:ins>
          </w:p>
          <w:p w14:paraId="58AF98E6" w14:textId="0F95B6FE" w:rsidR="00A66A10" w:rsidRPr="00E62D19" w:rsidDel="0065343B" w:rsidRDefault="00A66A10">
            <w:pPr>
              <w:pStyle w:val="Titulo3"/>
              <w:outlineLvl w:val="9"/>
              <w:rPr>
                <w:ins w:id="869" w:author="luis angel barrancos ortiz" w:date="2015-05-29T20:52:00Z"/>
                <w:del w:id="870" w:author="carlos cruz" w:date="2015-05-30T09:59:00Z"/>
              </w:rPr>
              <w:pPrChange w:id="871" w:author="carlos cruz" w:date="2015-05-30T10:23:00Z">
                <w:pPr>
                  <w:pStyle w:val="Sinespaciado"/>
                  <w:numPr>
                    <w:numId w:val="25"/>
                  </w:numPr>
                  <w:ind w:left="677" w:hanging="360"/>
                </w:pPr>
              </w:pPrChange>
            </w:pPr>
            <w:ins w:id="872" w:author="luis angel barrancos ortiz" w:date="2015-05-29T21:23:00Z">
              <w:del w:id="873" w:author="carlos cruz" w:date="2015-05-30T09:59:00Z">
                <w:r w:rsidDel="0065343B">
                  <w:delText>El caso de uso finaliza cuando en ambas aplicaciones se realiza el trazado de ruta</w:delText>
                </w:r>
              </w:del>
            </w:ins>
            <w:ins w:id="874" w:author="luis angel barrancos ortiz" w:date="2015-05-29T21:24:00Z">
              <w:del w:id="875" w:author="carlos cruz" w:date="2015-05-30T09:59:00Z">
                <w:r w:rsidDel="0065343B">
                  <w:delText>.</w:delText>
                </w:r>
              </w:del>
            </w:ins>
          </w:p>
        </w:tc>
      </w:tr>
      <w:tr w:rsidR="00151BB7" w:rsidRPr="007A6F19" w:rsidDel="0065343B" w14:paraId="410A3953" w14:textId="4E2A619E" w:rsidTr="000576A3">
        <w:trPr>
          <w:ins w:id="876" w:author="luis angel barrancos ortiz" w:date="2015-05-29T20:52:00Z"/>
          <w:del w:id="877" w:author="carlos cruz" w:date="2015-05-30T09:59:00Z"/>
        </w:trPr>
        <w:tc>
          <w:tcPr>
            <w:tcW w:w="2405" w:type="dxa"/>
            <w:shd w:val="clear" w:color="auto" w:fill="DBE5F1"/>
          </w:tcPr>
          <w:p w14:paraId="2D9F826B" w14:textId="6088446A" w:rsidR="00151BB7" w:rsidRPr="007A6F19" w:rsidDel="0065343B" w:rsidRDefault="00151BB7">
            <w:pPr>
              <w:pStyle w:val="Titulo3"/>
              <w:outlineLvl w:val="9"/>
              <w:rPr>
                <w:ins w:id="878" w:author="luis angel barrancos ortiz" w:date="2015-05-29T20:52:00Z"/>
                <w:del w:id="879" w:author="carlos cruz" w:date="2015-05-30T09:59:00Z"/>
              </w:rPr>
              <w:pPrChange w:id="880" w:author="carlos cruz" w:date="2015-05-30T10:23:00Z">
                <w:pPr>
                  <w:ind w:right="-250" w:firstLine="0"/>
                  <w:contextualSpacing/>
                  <w:jc w:val="left"/>
                </w:pPr>
              </w:pPrChange>
            </w:pPr>
            <w:ins w:id="881" w:author="luis angel barrancos ortiz" w:date="2015-05-29T20:52:00Z">
              <w:del w:id="882" w:author="carlos cruz" w:date="2015-05-30T09:59:00Z">
                <w:r w:rsidRPr="007A6F19" w:rsidDel="0065343B">
                  <w:delText>Flujo(s) alternativo(s):</w:delText>
                </w:r>
              </w:del>
            </w:ins>
          </w:p>
        </w:tc>
        <w:tc>
          <w:tcPr>
            <w:tcW w:w="6946" w:type="dxa"/>
          </w:tcPr>
          <w:p w14:paraId="4E94E461" w14:textId="5AE2E9A6" w:rsidR="00151BB7" w:rsidRPr="00165A3E" w:rsidDel="0065343B" w:rsidRDefault="00A66A10">
            <w:pPr>
              <w:pStyle w:val="Titulo3"/>
              <w:outlineLvl w:val="9"/>
              <w:rPr>
                <w:ins w:id="883" w:author="luis angel barrancos ortiz" w:date="2015-05-29T20:52:00Z"/>
                <w:del w:id="884" w:author="carlos cruz" w:date="2015-05-30T09:59:00Z"/>
              </w:rPr>
              <w:pPrChange w:id="885" w:author="carlos cruz" w:date="2015-05-30T10:23:00Z">
                <w:pPr>
                  <w:pStyle w:val="Prrafodelista"/>
                  <w:numPr>
                    <w:numId w:val="26"/>
                  </w:numPr>
                  <w:spacing w:after="0" w:line="276" w:lineRule="auto"/>
                  <w:ind w:left="720" w:hanging="360"/>
                  <w:contextualSpacing/>
                </w:pPr>
              </w:pPrChange>
            </w:pPr>
            <w:ins w:id="886" w:author="luis angel barrancos ortiz" w:date="2015-05-29T21:24:00Z">
              <w:del w:id="887" w:author="carlos cruz" w:date="2015-05-30T09:59:00Z">
                <w:r w:rsidDel="0065343B">
                  <w:delText>Ninguno</w:delText>
                </w:r>
              </w:del>
            </w:ins>
          </w:p>
        </w:tc>
      </w:tr>
    </w:tbl>
    <w:p w14:paraId="513A7450" w14:textId="49CB8F89" w:rsidR="000C7BEB" w:rsidRDefault="000C7BEB">
      <w:pPr>
        <w:ind w:firstLine="0"/>
        <w:rPr>
          <w:ins w:id="888" w:author="carlos cruz" w:date="2015-05-30T10:25:00Z"/>
        </w:rPr>
        <w:pPrChange w:id="889" w:author="luis angel barrancos ortiz" w:date="2015-05-30T16:58:00Z">
          <w:pPr>
            <w:jc w:val="center"/>
          </w:pPr>
        </w:pPrChange>
      </w:pPr>
      <w:ins w:id="890" w:author="carlos cruz" w:date="2015-05-30T10:26:00Z">
        <w:del w:id="891" w:author="luis angel barrancos ortiz" w:date="2015-05-30T16:44:00Z">
          <w:r w:rsidRPr="000C7BEB">
            <w:rPr>
              <w:highlight w:val="yellow"/>
              <w:rPrChange w:id="892" w:author="carlos cruz" w:date="2015-05-30T10:26:00Z">
                <w:rPr/>
              </w:rPrChange>
            </w:rPr>
            <w:delText>Prototipo aquí.</w:delText>
          </w:r>
        </w:del>
      </w:ins>
    </w:p>
    <w:p w14:paraId="4A8CF342" w14:textId="103D48D0" w:rsidR="000C7BEB" w:rsidRDefault="009D3B2E">
      <w:pPr>
        <w:pStyle w:val="Titulo3"/>
        <w:numPr>
          <w:ilvl w:val="0"/>
          <w:numId w:val="32"/>
        </w:numPr>
        <w:rPr>
          <w:ins w:id="893" w:author="luis angel barrancos ortiz" w:date="2015-05-30T17:13:00Z"/>
        </w:rPr>
        <w:pPrChange w:id="894" w:author="carlos cruz" w:date="2015-05-30T10:25:00Z">
          <w:pPr>
            <w:jc w:val="center"/>
          </w:pPr>
        </w:pPrChange>
      </w:pPr>
      <w:ins w:id="895" w:author="luis angel barrancos ortiz" w:date="2015-05-30T17:14:00Z">
        <w:r>
          <w:t>Notificar</w:t>
        </w:r>
      </w:ins>
      <w:ins w:id="896" w:author="carlos cruz" w:date="2015-05-30T10:25:00Z">
        <w:del w:id="897" w:author="luis angel barrancos ortiz" w:date="2015-05-30T17:14:00Z">
          <w:r w:rsidR="000C7BEB">
            <w:delText>Cambiar Estado</w:delText>
          </w:r>
        </w:del>
      </w:ins>
    </w:p>
    <w:p w14:paraId="3661151B" w14:textId="11C9E17D" w:rsidR="009D3B2E" w:rsidRPr="009D3B2E" w:rsidRDefault="009D3B2E">
      <w:pPr>
        <w:pStyle w:val="Titulo3"/>
        <w:numPr>
          <w:ilvl w:val="0"/>
          <w:numId w:val="32"/>
        </w:numPr>
        <w:rPr>
          <w:ins w:id="898" w:author="carlos cruz" w:date="2015-05-30T10:25:00Z"/>
          <w:rPrChange w:id="899" w:author="luis angel barrancos ortiz" w:date="2015-05-30T17:13:00Z">
            <w:rPr>
              <w:ins w:id="900" w:author="carlos cruz" w:date="2015-05-30T10:25:00Z"/>
            </w:rPr>
          </w:rPrChange>
        </w:rPr>
        <w:pPrChange w:id="901" w:author="luis angel barrancos ortiz" w:date="2015-05-30T17:13:00Z">
          <w:pPr>
            <w:jc w:val="center"/>
          </w:pPr>
        </w:pPrChange>
      </w:pPr>
      <w:ins w:id="902" w:author="luis angel barrancos ortiz" w:date="2015-05-30T17:14:00Z">
        <w:r>
          <w:t>Cambiar Estado</w:t>
        </w:r>
      </w:ins>
    </w:p>
    <w:p w14:paraId="29DBAE27" w14:textId="77777777" w:rsidR="00D53979" w:rsidRDefault="00D53979" w:rsidP="00D53979">
      <w:pPr>
        <w:jc w:val="center"/>
        <w:rPr>
          <w:ins w:id="903" w:author="carlos cruz" w:date="2015-05-30T09:58:00Z"/>
        </w:rPr>
      </w:pPr>
      <w:ins w:id="904" w:author="carlos cruz" w:date="2015-05-30T09:58:00Z">
        <w:r w:rsidRPr="00FD73C5">
          <w:rPr>
            <w:noProof/>
            <w:lang w:val="es-ES" w:eastAsia="es-ES"/>
          </w:rPr>
          <w:drawing>
            <wp:inline distT="0" distB="0" distL="0" distR="0" wp14:anchorId="5E7DCC9E" wp14:editId="1B1FB898">
              <wp:extent cx="3114675" cy="14287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53979" w:rsidRPr="007A6F19" w14:paraId="11AC1AA6" w14:textId="77777777" w:rsidTr="000576A3">
        <w:trPr>
          <w:ins w:id="905" w:author="carlos cruz" w:date="2015-05-30T09:58:00Z"/>
        </w:trPr>
        <w:tc>
          <w:tcPr>
            <w:tcW w:w="9351" w:type="dxa"/>
            <w:gridSpan w:val="2"/>
            <w:shd w:val="clear" w:color="auto" w:fill="4F81BD"/>
          </w:tcPr>
          <w:p w14:paraId="6BB4C9BC" w14:textId="77777777" w:rsidR="00D53979" w:rsidRPr="007A6F19" w:rsidRDefault="00D53979" w:rsidP="000576A3">
            <w:pPr>
              <w:contextualSpacing/>
              <w:jc w:val="center"/>
              <w:rPr>
                <w:ins w:id="906" w:author="carlos cruz" w:date="2015-05-30T09:58:00Z"/>
                <w:rFonts w:cs="Calibri"/>
                <w:b/>
                <w:bCs/>
              </w:rPr>
            </w:pPr>
            <w:ins w:id="907" w:author="carlos cruz" w:date="2015-05-30T09:58:00Z">
              <w:r w:rsidRPr="007A6F19">
                <w:rPr>
                  <w:rFonts w:cs="Calibri"/>
                  <w:b/>
                  <w:bCs/>
                </w:rPr>
                <w:t>CASO DE USO:</w:t>
              </w:r>
              <w:r>
                <w:rPr>
                  <w:rFonts w:cs="Calibri"/>
                  <w:b/>
                  <w:bCs/>
                </w:rPr>
                <w:t xml:space="preserve"> Cambiar Estado</w:t>
              </w:r>
            </w:ins>
          </w:p>
        </w:tc>
      </w:tr>
      <w:tr w:rsidR="00D53979" w:rsidRPr="007A6F19" w14:paraId="70577909" w14:textId="77777777" w:rsidTr="000576A3">
        <w:trPr>
          <w:ins w:id="908" w:author="carlos cruz" w:date="2015-05-30T09:58:00Z"/>
        </w:trPr>
        <w:tc>
          <w:tcPr>
            <w:tcW w:w="2405" w:type="dxa"/>
            <w:shd w:val="clear" w:color="auto" w:fill="DBE5F1"/>
          </w:tcPr>
          <w:p w14:paraId="128714C5" w14:textId="77777777" w:rsidR="00D53979" w:rsidRPr="007A6F19" w:rsidRDefault="00D53979" w:rsidP="000576A3">
            <w:pPr>
              <w:ind w:firstLine="0"/>
              <w:contextualSpacing/>
              <w:jc w:val="left"/>
              <w:rPr>
                <w:ins w:id="909" w:author="carlos cruz" w:date="2015-05-30T09:58:00Z"/>
                <w:rFonts w:cs="Calibri"/>
                <w:b/>
                <w:bCs/>
              </w:rPr>
            </w:pPr>
            <w:ins w:id="910" w:author="carlos cruz" w:date="2015-05-30T09:58:00Z">
              <w:r w:rsidRPr="007A6F19">
                <w:rPr>
                  <w:rFonts w:cs="Calibri"/>
                  <w:b/>
                  <w:bCs/>
                </w:rPr>
                <w:t>Actores Primarios:</w:t>
              </w:r>
            </w:ins>
          </w:p>
        </w:tc>
        <w:tc>
          <w:tcPr>
            <w:tcW w:w="6946" w:type="dxa"/>
          </w:tcPr>
          <w:p w14:paraId="63348176" w14:textId="77777777" w:rsidR="00D53979" w:rsidRPr="007A6F19" w:rsidRDefault="00D53979" w:rsidP="000576A3">
            <w:pPr>
              <w:ind w:firstLine="0"/>
              <w:contextualSpacing/>
              <w:rPr>
                <w:ins w:id="911" w:author="carlos cruz" w:date="2015-05-30T09:58:00Z"/>
              </w:rPr>
            </w:pPr>
            <w:ins w:id="912" w:author="carlos cruz" w:date="2015-05-30T09:58:00Z">
              <w:r>
                <w:t>Conductor</w:t>
              </w:r>
            </w:ins>
          </w:p>
        </w:tc>
      </w:tr>
      <w:tr w:rsidR="00D53979" w:rsidRPr="007A6F19" w14:paraId="726F7472" w14:textId="77777777" w:rsidTr="000576A3">
        <w:trPr>
          <w:ins w:id="913" w:author="carlos cruz" w:date="2015-05-30T09:58:00Z"/>
        </w:trPr>
        <w:tc>
          <w:tcPr>
            <w:tcW w:w="2405" w:type="dxa"/>
            <w:shd w:val="clear" w:color="auto" w:fill="DBE5F1"/>
          </w:tcPr>
          <w:p w14:paraId="66CB410F" w14:textId="77777777" w:rsidR="00D53979" w:rsidRPr="007A6F19" w:rsidRDefault="00D53979" w:rsidP="000576A3">
            <w:pPr>
              <w:ind w:firstLine="0"/>
              <w:contextualSpacing/>
              <w:jc w:val="left"/>
              <w:rPr>
                <w:ins w:id="914" w:author="carlos cruz" w:date="2015-05-30T09:58:00Z"/>
                <w:rFonts w:cs="Calibri"/>
                <w:b/>
                <w:bCs/>
              </w:rPr>
            </w:pPr>
            <w:ins w:id="915" w:author="carlos cruz" w:date="2015-05-30T09:58:00Z">
              <w:r w:rsidRPr="007A6F19">
                <w:rPr>
                  <w:rFonts w:cs="Calibri"/>
                  <w:b/>
                  <w:bCs/>
                </w:rPr>
                <w:t>Actores secundarios:</w:t>
              </w:r>
            </w:ins>
          </w:p>
        </w:tc>
        <w:tc>
          <w:tcPr>
            <w:tcW w:w="6946" w:type="dxa"/>
          </w:tcPr>
          <w:p w14:paraId="1E8BC0C8" w14:textId="6272D967" w:rsidR="00D53979" w:rsidRPr="007A6F19" w:rsidRDefault="00D53979">
            <w:pPr>
              <w:ind w:firstLine="0"/>
              <w:contextualSpacing/>
              <w:rPr>
                <w:ins w:id="916" w:author="carlos cruz" w:date="2015-05-30T09:58:00Z"/>
                <w:rFonts w:cs="Calibri"/>
              </w:rPr>
            </w:pPr>
            <w:ins w:id="917" w:author="carlos cruz" w:date="2015-05-30T09:58:00Z">
              <w:r>
                <w:rPr>
                  <w:rFonts w:cs="Calibri"/>
                </w:rPr>
                <w:t>Servid</w:t>
              </w:r>
              <w:r w:rsidR="003B3D94">
                <w:rPr>
                  <w:rFonts w:cs="Calibri"/>
                </w:rPr>
                <w:t>or, Aplicación Móvil Ambulancia</w:t>
              </w:r>
            </w:ins>
          </w:p>
        </w:tc>
      </w:tr>
      <w:tr w:rsidR="00D53979" w:rsidRPr="007A6F19" w14:paraId="44F48EA4" w14:textId="77777777" w:rsidTr="000576A3">
        <w:trPr>
          <w:ins w:id="918" w:author="carlos cruz" w:date="2015-05-30T09:58:00Z"/>
        </w:trPr>
        <w:tc>
          <w:tcPr>
            <w:tcW w:w="2405" w:type="dxa"/>
            <w:shd w:val="clear" w:color="auto" w:fill="DBE5F1"/>
          </w:tcPr>
          <w:p w14:paraId="38D337AB" w14:textId="77777777" w:rsidR="00D53979" w:rsidRPr="007A6F19" w:rsidRDefault="00D53979" w:rsidP="000576A3">
            <w:pPr>
              <w:ind w:firstLine="0"/>
              <w:contextualSpacing/>
              <w:jc w:val="left"/>
              <w:rPr>
                <w:ins w:id="919" w:author="carlos cruz" w:date="2015-05-30T09:58:00Z"/>
                <w:rFonts w:cs="Calibri"/>
                <w:b/>
                <w:bCs/>
              </w:rPr>
            </w:pPr>
            <w:ins w:id="920" w:author="carlos cruz" w:date="2015-05-30T09:58:00Z">
              <w:r w:rsidRPr="007A6F19">
                <w:rPr>
                  <w:rFonts w:cs="Calibri"/>
                  <w:b/>
                  <w:bCs/>
                </w:rPr>
                <w:t>Descripción:</w:t>
              </w:r>
            </w:ins>
          </w:p>
        </w:tc>
        <w:tc>
          <w:tcPr>
            <w:tcW w:w="6946" w:type="dxa"/>
          </w:tcPr>
          <w:p w14:paraId="1A0B7783" w14:textId="77777777" w:rsidR="00D53979" w:rsidRPr="007A6F19" w:rsidRDefault="00D53979" w:rsidP="000576A3">
            <w:pPr>
              <w:pStyle w:val="Sinespaciado"/>
              <w:spacing w:before="240" w:beforeAutospacing="0" w:after="240" w:afterAutospacing="0"/>
              <w:ind w:firstLine="0"/>
              <w:rPr>
                <w:ins w:id="921" w:author="carlos cruz" w:date="2015-05-30T09:58:00Z"/>
              </w:rPr>
            </w:pPr>
            <w:ins w:id="922" w:author="carlos cruz" w:date="2015-05-30T09:58:00Z">
              <w:r>
                <w:t>Permite al conductor indicar cuando finalizo el traslado de un paciente hacia un centro de salud.</w:t>
              </w:r>
            </w:ins>
          </w:p>
        </w:tc>
      </w:tr>
      <w:tr w:rsidR="00D53979" w:rsidRPr="007A6F19" w14:paraId="76AA874E" w14:textId="77777777" w:rsidTr="000576A3">
        <w:trPr>
          <w:ins w:id="923" w:author="carlos cruz" w:date="2015-05-30T09:58:00Z"/>
        </w:trPr>
        <w:tc>
          <w:tcPr>
            <w:tcW w:w="2405" w:type="dxa"/>
            <w:shd w:val="clear" w:color="auto" w:fill="DBE5F1"/>
          </w:tcPr>
          <w:p w14:paraId="7511104D" w14:textId="77777777" w:rsidR="00D53979" w:rsidRPr="007A6F19" w:rsidRDefault="00D53979" w:rsidP="000576A3">
            <w:pPr>
              <w:ind w:firstLine="0"/>
              <w:contextualSpacing/>
              <w:jc w:val="left"/>
              <w:rPr>
                <w:ins w:id="924" w:author="carlos cruz" w:date="2015-05-30T09:58:00Z"/>
                <w:rFonts w:cs="Calibri"/>
                <w:b/>
                <w:bCs/>
              </w:rPr>
            </w:pPr>
            <w:ins w:id="925" w:author="carlos cruz" w:date="2015-05-30T09:58:00Z">
              <w:r w:rsidRPr="007A6F19">
                <w:rPr>
                  <w:rFonts w:cs="Calibri"/>
                  <w:b/>
                  <w:bCs/>
                </w:rPr>
                <w:t>Precondiciones:</w:t>
              </w:r>
            </w:ins>
          </w:p>
        </w:tc>
        <w:tc>
          <w:tcPr>
            <w:tcW w:w="6946" w:type="dxa"/>
          </w:tcPr>
          <w:p w14:paraId="2AAB5B4D" w14:textId="77777777" w:rsidR="00D53979" w:rsidRDefault="00D53979" w:rsidP="00D53979">
            <w:pPr>
              <w:pStyle w:val="Prrafodelista"/>
              <w:numPr>
                <w:ilvl w:val="0"/>
                <w:numId w:val="23"/>
              </w:numPr>
              <w:spacing w:before="240" w:beforeAutospacing="0" w:after="0" w:line="276" w:lineRule="auto"/>
              <w:ind w:left="459"/>
              <w:contextualSpacing/>
              <w:rPr>
                <w:ins w:id="926" w:author="carlos cruz" w:date="2015-05-30T09:58:00Z"/>
              </w:rPr>
            </w:pPr>
            <w:ins w:id="927" w:author="carlos cruz" w:date="2015-05-30T09:58:00Z">
              <w:r>
                <w:t>La aplicación móvil de la ambulancia debe tener acceso a internet.</w:t>
              </w:r>
            </w:ins>
          </w:p>
          <w:p w14:paraId="0ADA603C" w14:textId="77777777" w:rsidR="00D53979" w:rsidRPr="00C75DEE" w:rsidRDefault="00D53979" w:rsidP="00D53979">
            <w:pPr>
              <w:pStyle w:val="Prrafodelista"/>
              <w:numPr>
                <w:ilvl w:val="0"/>
                <w:numId w:val="23"/>
              </w:numPr>
              <w:spacing w:before="240" w:beforeAutospacing="0" w:after="0" w:line="276" w:lineRule="auto"/>
              <w:ind w:left="459"/>
              <w:contextualSpacing/>
              <w:rPr>
                <w:ins w:id="928" w:author="carlos cruz" w:date="2015-05-30T09:58:00Z"/>
              </w:rPr>
            </w:pPr>
            <w:ins w:id="929" w:author="carlos cruz" w:date="2015-05-30T09:58:00Z">
              <w:r>
                <w:t>La ambulancia fue asignada por el servidor para atender una solicitud</w:t>
              </w:r>
              <w:r w:rsidRPr="00F56394">
                <w:t>.</w:t>
              </w:r>
            </w:ins>
          </w:p>
        </w:tc>
      </w:tr>
      <w:tr w:rsidR="00D53979" w:rsidRPr="007A6F19" w14:paraId="370FF6DF" w14:textId="77777777" w:rsidTr="000576A3">
        <w:trPr>
          <w:ins w:id="930" w:author="carlos cruz" w:date="2015-05-30T09:58:00Z"/>
        </w:trPr>
        <w:tc>
          <w:tcPr>
            <w:tcW w:w="2405" w:type="dxa"/>
            <w:shd w:val="clear" w:color="auto" w:fill="DBE5F1"/>
          </w:tcPr>
          <w:p w14:paraId="0715AD4E" w14:textId="77777777" w:rsidR="00D53979" w:rsidRPr="007A6F19" w:rsidRDefault="00D53979" w:rsidP="000576A3">
            <w:pPr>
              <w:ind w:firstLine="0"/>
              <w:contextualSpacing/>
              <w:jc w:val="left"/>
              <w:rPr>
                <w:ins w:id="931" w:author="carlos cruz" w:date="2015-05-30T09:58:00Z"/>
                <w:rFonts w:cs="Calibri"/>
                <w:b/>
                <w:bCs/>
              </w:rPr>
            </w:pPr>
            <w:proofErr w:type="spellStart"/>
            <w:ins w:id="932" w:author="carlos cruz" w:date="2015-05-30T09:58:00Z">
              <w:r w:rsidRPr="007A6F19">
                <w:rPr>
                  <w:rFonts w:cs="Calibri"/>
                  <w:b/>
                  <w:bCs/>
                </w:rPr>
                <w:t>Pos</w:t>
              </w:r>
              <w:proofErr w:type="spellEnd"/>
              <w:r w:rsidRPr="007A6F19">
                <w:rPr>
                  <w:rFonts w:cs="Calibri"/>
                  <w:b/>
                  <w:bCs/>
                </w:rPr>
                <w:t xml:space="preserve"> condiciones:</w:t>
              </w:r>
            </w:ins>
          </w:p>
        </w:tc>
        <w:tc>
          <w:tcPr>
            <w:tcW w:w="6946" w:type="dxa"/>
          </w:tcPr>
          <w:p w14:paraId="65A64773" w14:textId="77777777" w:rsidR="00D53979" w:rsidRPr="00F56394" w:rsidRDefault="00D53979" w:rsidP="00D53979">
            <w:pPr>
              <w:pStyle w:val="Prrafodelista"/>
              <w:numPr>
                <w:ilvl w:val="0"/>
                <w:numId w:val="23"/>
              </w:numPr>
              <w:spacing w:before="240" w:beforeAutospacing="0" w:line="276" w:lineRule="auto"/>
              <w:ind w:left="459"/>
              <w:contextualSpacing/>
              <w:rPr>
                <w:ins w:id="933" w:author="carlos cruz" w:date="2015-05-30T09:58:00Z"/>
              </w:rPr>
            </w:pPr>
            <w:ins w:id="934" w:author="carlos cruz" w:date="2015-05-30T09:58:00Z">
              <w:r>
                <w:t>Se registrar la atención o servicio realizado</w:t>
              </w:r>
              <w:r w:rsidRPr="00F56394">
                <w:t>.</w:t>
              </w:r>
            </w:ins>
          </w:p>
        </w:tc>
      </w:tr>
      <w:tr w:rsidR="00D53979" w:rsidRPr="007A6F19" w14:paraId="03FFA945" w14:textId="77777777" w:rsidTr="000576A3">
        <w:trPr>
          <w:ins w:id="935" w:author="carlos cruz" w:date="2015-05-30T09:58:00Z"/>
        </w:trPr>
        <w:tc>
          <w:tcPr>
            <w:tcW w:w="2405" w:type="dxa"/>
            <w:shd w:val="clear" w:color="auto" w:fill="DBE5F1"/>
          </w:tcPr>
          <w:p w14:paraId="7A7E98A8" w14:textId="77777777" w:rsidR="00D53979" w:rsidRPr="007A6F19" w:rsidRDefault="00D53979" w:rsidP="000576A3">
            <w:pPr>
              <w:ind w:firstLine="0"/>
              <w:contextualSpacing/>
              <w:jc w:val="left"/>
              <w:rPr>
                <w:ins w:id="936" w:author="carlos cruz" w:date="2015-05-30T09:58:00Z"/>
                <w:rFonts w:cs="Calibri"/>
                <w:b/>
                <w:bCs/>
              </w:rPr>
            </w:pPr>
            <w:ins w:id="937" w:author="carlos cruz" w:date="2015-05-30T09:58:00Z">
              <w:r w:rsidRPr="007A6F19">
                <w:rPr>
                  <w:rFonts w:cs="Calibri"/>
                  <w:b/>
                  <w:bCs/>
                </w:rPr>
                <w:lastRenderedPageBreak/>
                <w:t>Flujo Principal:</w:t>
              </w:r>
            </w:ins>
          </w:p>
        </w:tc>
        <w:tc>
          <w:tcPr>
            <w:tcW w:w="6946" w:type="dxa"/>
          </w:tcPr>
          <w:p w14:paraId="65B36874" w14:textId="77777777" w:rsidR="00D53979" w:rsidRDefault="00D53979" w:rsidP="00D53979">
            <w:pPr>
              <w:pStyle w:val="Sinespaciado"/>
              <w:numPr>
                <w:ilvl w:val="0"/>
                <w:numId w:val="37"/>
              </w:numPr>
              <w:spacing w:before="240" w:beforeAutospacing="0"/>
              <w:rPr>
                <w:ins w:id="938" w:author="carlos cruz" w:date="2015-05-30T09:58:00Z"/>
              </w:rPr>
            </w:pPr>
            <w:ins w:id="939" w:author="carlos cruz" w:date="2015-05-30T09:58:00Z">
              <w:r>
                <w:t>El caso de uso inicia cuando el conductor selecciona cambiar estado.</w:t>
              </w:r>
            </w:ins>
          </w:p>
          <w:p w14:paraId="2EBB1B0F" w14:textId="77777777" w:rsidR="00D53979" w:rsidRDefault="00D53979" w:rsidP="00D53979">
            <w:pPr>
              <w:pStyle w:val="Sinespaciado"/>
              <w:numPr>
                <w:ilvl w:val="0"/>
                <w:numId w:val="37"/>
              </w:numPr>
              <w:ind w:left="317"/>
              <w:rPr>
                <w:ins w:id="940" w:author="carlos cruz" w:date="2015-05-30T09:58:00Z"/>
              </w:rPr>
            </w:pPr>
            <w:ins w:id="941" w:author="carlos cruz" w:date="2015-05-30T09:58:00Z">
              <w:r>
                <w:t>La aplicación móvil desplegar opción de cambio de estado.</w:t>
              </w:r>
            </w:ins>
          </w:p>
          <w:p w14:paraId="5B09DE06" w14:textId="77777777" w:rsidR="00D53979" w:rsidRDefault="00D53979" w:rsidP="00D53979">
            <w:pPr>
              <w:pStyle w:val="Sinespaciado"/>
              <w:numPr>
                <w:ilvl w:val="0"/>
                <w:numId w:val="37"/>
              </w:numPr>
              <w:ind w:left="317"/>
              <w:rPr>
                <w:ins w:id="942" w:author="carlos cruz" w:date="2015-05-30T09:58:00Z"/>
              </w:rPr>
            </w:pPr>
            <w:ins w:id="943" w:author="carlos cruz" w:date="2015-05-30T09:58:00Z">
              <w:r>
                <w:t>La aplicación móvil obtiene datos necesarios de la ambulancia y las envía al servidor.</w:t>
              </w:r>
            </w:ins>
          </w:p>
          <w:p w14:paraId="24976246" w14:textId="77777777" w:rsidR="00D53979" w:rsidRDefault="00D53979" w:rsidP="00D53979">
            <w:pPr>
              <w:pStyle w:val="Sinespaciado"/>
              <w:numPr>
                <w:ilvl w:val="0"/>
                <w:numId w:val="37"/>
              </w:numPr>
              <w:ind w:left="317"/>
              <w:rPr>
                <w:ins w:id="944" w:author="carlos cruz" w:date="2015-05-30T09:58:00Z"/>
              </w:rPr>
            </w:pPr>
            <w:ins w:id="945" w:author="carlos cruz" w:date="2015-05-30T09:58:00Z">
              <w:r>
                <w:t>El servidor valida los datos recibidos y registra el cambio de estado de dicha ambulancia habilitándola para un nuevo servicio.</w:t>
              </w:r>
            </w:ins>
          </w:p>
          <w:p w14:paraId="5EA1E5F4" w14:textId="77777777" w:rsidR="00D53979" w:rsidRPr="00E62D19" w:rsidRDefault="00D53979" w:rsidP="00D53979">
            <w:pPr>
              <w:pStyle w:val="Sinespaciado"/>
              <w:numPr>
                <w:ilvl w:val="0"/>
                <w:numId w:val="37"/>
              </w:numPr>
              <w:ind w:left="317"/>
              <w:rPr>
                <w:ins w:id="946" w:author="carlos cruz" w:date="2015-05-30T09:58:00Z"/>
              </w:rPr>
            </w:pPr>
            <w:ins w:id="947" w:author="carlos cruz" w:date="2015-05-30T09:58:00Z">
              <w:r>
                <w:t>El caso de uso finaliza cuando el servidor notifica al conductor que se registró el cambio.</w:t>
              </w:r>
            </w:ins>
          </w:p>
        </w:tc>
      </w:tr>
      <w:tr w:rsidR="00D53979" w:rsidRPr="007A6F19" w14:paraId="340B9E04" w14:textId="77777777" w:rsidTr="000576A3">
        <w:trPr>
          <w:ins w:id="948" w:author="carlos cruz" w:date="2015-05-30T09:58:00Z"/>
        </w:trPr>
        <w:tc>
          <w:tcPr>
            <w:tcW w:w="2405" w:type="dxa"/>
            <w:shd w:val="clear" w:color="auto" w:fill="DBE5F1"/>
          </w:tcPr>
          <w:p w14:paraId="020D7790" w14:textId="77777777" w:rsidR="00D53979" w:rsidRPr="007A6F19" w:rsidRDefault="00D53979" w:rsidP="000576A3">
            <w:pPr>
              <w:ind w:right="-250" w:firstLine="0"/>
              <w:contextualSpacing/>
              <w:jc w:val="left"/>
              <w:rPr>
                <w:ins w:id="949" w:author="carlos cruz" w:date="2015-05-30T09:58:00Z"/>
                <w:rFonts w:cs="Calibri"/>
                <w:b/>
                <w:bCs/>
              </w:rPr>
            </w:pPr>
            <w:ins w:id="950" w:author="carlos cruz" w:date="2015-05-30T09:58:00Z">
              <w:r w:rsidRPr="007A6F19">
                <w:rPr>
                  <w:rFonts w:cs="Calibri"/>
                  <w:b/>
                  <w:bCs/>
                </w:rPr>
                <w:t>Flujo(s) alternativo(s):</w:t>
              </w:r>
            </w:ins>
          </w:p>
        </w:tc>
        <w:tc>
          <w:tcPr>
            <w:tcW w:w="6946" w:type="dxa"/>
          </w:tcPr>
          <w:p w14:paraId="59B08B54" w14:textId="77777777" w:rsidR="00D53979" w:rsidRPr="00F56394" w:rsidRDefault="00D53979" w:rsidP="00D53979">
            <w:pPr>
              <w:pStyle w:val="Prrafodelista"/>
              <w:numPr>
                <w:ilvl w:val="0"/>
                <w:numId w:val="38"/>
              </w:numPr>
              <w:spacing w:before="240" w:beforeAutospacing="0" w:line="276" w:lineRule="auto"/>
              <w:contextualSpacing/>
              <w:rPr>
                <w:ins w:id="951" w:author="carlos cruz" w:date="2015-05-30T09:58:00Z"/>
              </w:rPr>
            </w:pPr>
            <w:ins w:id="952" w:author="carlos cruz" w:date="2015-05-30T09:58:00Z">
              <w:r>
                <w:t>En el punto 3</w:t>
              </w:r>
              <w:r w:rsidRPr="00F56394">
                <w:t>. del flujo principal, si el cliente no estuviese conectado a internet.</w:t>
              </w:r>
            </w:ins>
          </w:p>
          <w:p w14:paraId="64DE0250" w14:textId="77777777" w:rsidR="00D53979" w:rsidRPr="0024185A" w:rsidRDefault="00D53979" w:rsidP="00D53979">
            <w:pPr>
              <w:pStyle w:val="Prrafodelista"/>
              <w:numPr>
                <w:ilvl w:val="1"/>
                <w:numId w:val="38"/>
              </w:numPr>
              <w:spacing w:after="0" w:line="276" w:lineRule="auto"/>
              <w:ind w:left="1026" w:hanging="567"/>
              <w:contextualSpacing/>
              <w:rPr>
                <w:ins w:id="953" w:author="carlos cruz" w:date="2015-05-30T09:58:00Z"/>
              </w:rPr>
            </w:pPr>
            <w:ins w:id="954" w:author="carlos cruz" w:date="2015-05-30T09:58:00Z">
              <w:r w:rsidRPr="00F56394">
                <w:t>La Aplicación móvil emitirá un mensaje de error de conexión.</w:t>
              </w:r>
            </w:ins>
          </w:p>
        </w:tc>
      </w:tr>
    </w:tbl>
    <w:p w14:paraId="3CB9C8F5" w14:textId="327C3A4A" w:rsidR="00D53979" w:rsidRPr="00DF4471" w:rsidRDefault="00EA5448">
      <w:pPr>
        <w:jc w:val="center"/>
        <w:rPr>
          <w:ins w:id="955" w:author="carlos cruz" w:date="2015-05-30T09:58:00Z"/>
        </w:rPr>
        <w:pPrChange w:id="956" w:author="carlos cruz" w:date="2015-05-30T14:40:00Z">
          <w:pPr/>
        </w:pPrChange>
      </w:pPr>
      <w:ins w:id="957" w:author="carlos cruz" w:date="2015-05-30T14:40:00Z">
        <w:r w:rsidRPr="00EA5448">
          <w:rPr>
            <w:noProof/>
            <w:lang w:val="es-ES" w:eastAsia="es-ES"/>
          </w:rPr>
          <w:drawing>
            <wp:inline distT="0" distB="0" distL="0" distR="0" wp14:anchorId="53C5024F" wp14:editId="0DD96A80">
              <wp:extent cx="5086350" cy="3257550"/>
              <wp:effectExtent l="0" t="0" r="0" b="0"/>
              <wp:docPr id="54" name="Imagen 54" descr="C:\Users\karlos\AppData\Local\Temp\fla5F5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rlos\AppData\Local\Temp\fla5F5B.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6997" cy="3257964"/>
                      </a:xfrm>
                      <a:prstGeom prst="rect">
                        <a:avLst/>
                      </a:prstGeom>
                      <a:noFill/>
                      <a:ln>
                        <a:noFill/>
                      </a:ln>
                    </pic:spPr>
                  </pic:pic>
                </a:graphicData>
              </a:graphic>
            </wp:inline>
          </w:drawing>
        </w:r>
      </w:ins>
    </w:p>
    <w:p w14:paraId="3E5F401D" w14:textId="77777777" w:rsidR="00D53979" w:rsidRDefault="00D53979" w:rsidP="00D53979">
      <w:pPr>
        <w:pStyle w:val="Titulo3"/>
        <w:numPr>
          <w:ilvl w:val="0"/>
          <w:numId w:val="32"/>
        </w:numPr>
        <w:rPr>
          <w:ins w:id="958" w:author="carlos cruz" w:date="2015-05-30T09:58:00Z"/>
          <w:szCs w:val="22"/>
        </w:rPr>
      </w:pPr>
      <w:ins w:id="959" w:author="carlos cruz" w:date="2015-05-30T09:58:00Z">
        <w:r>
          <w:rPr>
            <w:rFonts w:eastAsia="Times New Roman" w:cs="Calibri"/>
            <w:color w:val="000000"/>
            <w:lang w:eastAsia="es-BO"/>
          </w:rPr>
          <w:lastRenderedPageBreak/>
          <w:t>Solicitar Centro</w:t>
        </w:r>
        <w:r w:rsidRPr="00A52731">
          <w:rPr>
            <w:rFonts w:eastAsia="Times New Roman" w:cs="Calibri"/>
            <w:color w:val="000000"/>
            <w:lang w:eastAsia="es-BO"/>
          </w:rPr>
          <w:t xml:space="preserve"> De Salud</w:t>
        </w:r>
        <w:r w:rsidRPr="00643429">
          <w:rPr>
            <w:szCs w:val="22"/>
          </w:rPr>
          <w:t>.</w:t>
        </w:r>
      </w:ins>
    </w:p>
    <w:p w14:paraId="672B5B98" w14:textId="77777777" w:rsidR="00D53979" w:rsidRDefault="00D53979" w:rsidP="00D53979">
      <w:pPr>
        <w:jc w:val="center"/>
        <w:rPr>
          <w:ins w:id="960" w:author="carlos cruz" w:date="2015-05-30T09:58:00Z"/>
        </w:rPr>
      </w:pPr>
      <w:ins w:id="961" w:author="carlos cruz" w:date="2015-05-30T09:58:00Z">
        <w:r w:rsidRPr="006118B5">
          <w:rPr>
            <w:noProof/>
            <w:lang w:val="es-ES" w:eastAsia="es-ES"/>
          </w:rPr>
          <w:drawing>
            <wp:inline distT="0" distB="0" distL="0" distR="0" wp14:anchorId="2AF967FA" wp14:editId="3D16A39C">
              <wp:extent cx="3219450" cy="142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945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53979" w:rsidRPr="007A6F19" w14:paraId="2C647B7D" w14:textId="77777777" w:rsidTr="000576A3">
        <w:trPr>
          <w:ins w:id="962" w:author="carlos cruz" w:date="2015-05-30T09:58:00Z"/>
        </w:trPr>
        <w:tc>
          <w:tcPr>
            <w:tcW w:w="9351" w:type="dxa"/>
            <w:gridSpan w:val="2"/>
            <w:shd w:val="clear" w:color="auto" w:fill="4F81BD"/>
          </w:tcPr>
          <w:p w14:paraId="0565C5DE" w14:textId="77777777" w:rsidR="00D53979" w:rsidRPr="007A6F19" w:rsidRDefault="00D53979" w:rsidP="000576A3">
            <w:pPr>
              <w:contextualSpacing/>
              <w:jc w:val="center"/>
              <w:rPr>
                <w:ins w:id="963" w:author="carlos cruz" w:date="2015-05-30T09:58:00Z"/>
                <w:rFonts w:cs="Calibri"/>
                <w:b/>
                <w:bCs/>
              </w:rPr>
            </w:pPr>
            <w:ins w:id="964" w:author="carlos cruz" w:date="2015-05-30T09:58:00Z">
              <w:r w:rsidRPr="007A6F19">
                <w:rPr>
                  <w:rFonts w:cs="Calibri"/>
                  <w:b/>
                  <w:bCs/>
                </w:rPr>
                <w:t>CASO DE USO:</w:t>
              </w:r>
              <w:r>
                <w:rPr>
                  <w:rFonts w:cs="Calibri"/>
                  <w:b/>
                  <w:bCs/>
                </w:rPr>
                <w:t xml:space="preserve"> Solicitar Centros de Salud</w:t>
              </w:r>
            </w:ins>
          </w:p>
        </w:tc>
      </w:tr>
      <w:tr w:rsidR="00D53979" w:rsidRPr="007A6F19" w14:paraId="6C63E452" w14:textId="77777777" w:rsidTr="000576A3">
        <w:trPr>
          <w:ins w:id="965" w:author="carlos cruz" w:date="2015-05-30T09:58:00Z"/>
        </w:trPr>
        <w:tc>
          <w:tcPr>
            <w:tcW w:w="2405" w:type="dxa"/>
            <w:shd w:val="clear" w:color="auto" w:fill="DBE5F1"/>
          </w:tcPr>
          <w:p w14:paraId="25E239D6" w14:textId="77777777" w:rsidR="00D53979" w:rsidRPr="007A6F19" w:rsidRDefault="00D53979" w:rsidP="000576A3">
            <w:pPr>
              <w:ind w:firstLine="0"/>
              <w:contextualSpacing/>
              <w:jc w:val="left"/>
              <w:rPr>
                <w:ins w:id="966" w:author="carlos cruz" w:date="2015-05-30T09:58:00Z"/>
                <w:rFonts w:cs="Calibri"/>
                <w:b/>
                <w:bCs/>
              </w:rPr>
            </w:pPr>
            <w:ins w:id="967" w:author="carlos cruz" w:date="2015-05-30T09:58:00Z">
              <w:r w:rsidRPr="007A6F19">
                <w:rPr>
                  <w:rFonts w:cs="Calibri"/>
                  <w:b/>
                  <w:bCs/>
                </w:rPr>
                <w:t>Actores Primarios:</w:t>
              </w:r>
            </w:ins>
          </w:p>
        </w:tc>
        <w:tc>
          <w:tcPr>
            <w:tcW w:w="6946" w:type="dxa"/>
          </w:tcPr>
          <w:p w14:paraId="72D18EE5" w14:textId="77777777" w:rsidR="00D53979" w:rsidRPr="007A6F19" w:rsidRDefault="00D53979" w:rsidP="000576A3">
            <w:pPr>
              <w:ind w:firstLine="0"/>
              <w:contextualSpacing/>
              <w:rPr>
                <w:ins w:id="968" w:author="carlos cruz" w:date="2015-05-30T09:58:00Z"/>
              </w:rPr>
            </w:pPr>
            <w:ins w:id="969" w:author="carlos cruz" w:date="2015-05-30T09:58:00Z">
              <w:r>
                <w:t>Conductor</w:t>
              </w:r>
            </w:ins>
          </w:p>
        </w:tc>
      </w:tr>
      <w:tr w:rsidR="00D53979" w:rsidRPr="007A6F19" w14:paraId="4A7D83E9" w14:textId="77777777" w:rsidTr="000576A3">
        <w:trPr>
          <w:ins w:id="970" w:author="carlos cruz" w:date="2015-05-30T09:58:00Z"/>
        </w:trPr>
        <w:tc>
          <w:tcPr>
            <w:tcW w:w="2405" w:type="dxa"/>
            <w:shd w:val="clear" w:color="auto" w:fill="DBE5F1"/>
          </w:tcPr>
          <w:p w14:paraId="4F3B04D1" w14:textId="77777777" w:rsidR="00D53979" w:rsidRPr="007A6F19" w:rsidRDefault="00D53979" w:rsidP="000576A3">
            <w:pPr>
              <w:ind w:firstLine="0"/>
              <w:contextualSpacing/>
              <w:jc w:val="left"/>
              <w:rPr>
                <w:ins w:id="971" w:author="carlos cruz" w:date="2015-05-30T09:58:00Z"/>
                <w:rFonts w:cs="Calibri"/>
                <w:b/>
                <w:bCs/>
              </w:rPr>
            </w:pPr>
            <w:ins w:id="972" w:author="carlos cruz" w:date="2015-05-30T09:58:00Z">
              <w:r w:rsidRPr="007A6F19">
                <w:rPr>
                  <w:rFonts w:cs="Calibri"/>
                  <w:b/>
                  <w:bCs/>
                </w:rPr>
                <w:t>Actores secundarios:</w:t>
              </w:r>
            </w:ins>
          </w:p>
        </w:tc>
        <w:tc>
          <w:tcPr>
            <w:tcW w:w="6946" w:type="dxa"/>
          </w:tcPr>
          <w:p w14:paraId="2634967A" w14:textId="77777777" w:rsidR="00D53979" w:rsidRPr="007A6F19" w:rsidRDefault="00D53979" w:rsidP="000576A3">
            <w:pPr>
              <w:ind w:firstLine="0"/>
              <w:contextualSpacing/>
              <w:rPr>
                <w:ins w:id="973" w:author="carlos cruz" w:date="2015-05-30T09:58:00Z"/>
                <w:rFonts w:cs="Calibri"/>
              </w:rPr>
            </w:pPr>
            <w:ins w:id="974" w:author="carlos cruz" w:date="2015-05-30T09:58:00Z">
              <w:r>
                <w:rPr>
                  <w:rFonts w:cs="Calibri"/>
                </w:rPr>
                <w:t>Servidor, Aplicación Móvil Ambulancia, Operador</w:t>
              </w:r>
            </w:ins>
          </w:p>
        </w:tc>
      </w:tr>
      <w:tr w:rsidR="00D53979" w:rsidRPr="007A6F19" w14:paraId="022A47F6" w14:textId="77777777" w:rsidTr="000576A3">
        <w:trPr>
          <w:ins w:id="975" w:author="carlos cruz" w:date="2015-05-30T09:58:00Z"/>
        </w:trPr>
        <w:tc>
          <w:tcPr>
            <w:tcW w:w="2405" w:type="dxa"/>
            <w:shd w:val="clear" w:color="auto" w:fill="DBE5F1"/>
          </w:tcPr>
          <w:p w14:paraId="4C3A6752" w14:textId="77777777" w:rsidR="00D53979" w:rsidRPr="007A6F19" w:rsidRDefault="00D53979" w:rsidP="000576A3">
            <w:pPr>
              <w:ind w:firstLine="0"/>
              <w:contextualSpacing/>
              <w:jc w:val="left"/>
              <w:rPr>
                <w:ins w:id="976" w:author="carlos cruz" w:date="2015-05-30T09:58:00Z"/>
                <w:rFonts w:cs="Calibri"/>
                <w:b/>
                <w:bCs/>
              </w:rPr>
            </w:pPr>
            <w:ins w:id="977" w:author="carlos cruz" w:date="2015-05-30T09:58:00Z">
              <w:r w:rsidRPr="007A6F19">
                <w:rPr>
                  <w:rFonts w:cs="Calibri"/>
                  <w:b/>
                  <w:bCs/>
                </w:rPr>
                <w:t>Descripción:</w:t>
              </w:r>
            </w:ins>
          </w:p>
        </w:tc>
        <w:tc>
          <w:tcPr>
            <w:tcW w:w="6946" w:type="dxa"/>
          </w:tcPr>
          <w:p w14:paraId="779AA148" w14:textId="77777777" w:rsidR="00D53979" w:rsidRPr="007A6F19" w:rsidRDefault="00D53979" w:rsidP="000576A3">
            <w:pPr>
              <w:pStyle w:val="Sinespaciado"/>
              <w:spacing w:before="240" w:beforeAutospacing="0" w:after="240" w:afterAutospacing="0"/>
              <w:ind w:firstLine="0"/>
              <w:rPr>
                <w:ins w:id="978" w:author="carlos cruz" w:date="2015-05-30T09:58:00Z"/>
              </w:rPr>
            </w:pPr>
            <w:ins w:id="979" w:author="carlos cruz" w:date="2015-05-30T09:58:00Z">
              <w:r>
                <w:t>Solicita al operador de mesa un centro de salud en base a exigencias de la emergencia.</w:t>
              </w:r>
            </w:ins>
          </w:p>
        </w:tc>
      </w:tr>
      <w:tr w:rsidR="00D53979" w:rsidRPr="007A6F19" w14:paraId="5CD41842" w14:textId="77777777" w:rsidTr="000576A3">
        <w:trPr>
          <w:ins w:id="980" w:author="carlos cruz" w:date="2015-05-30T09:58:00Z"/>
        </w:trPr>
        <w:tc>
          <w:tcPr>
            <w:tcW w:w="2405" w:type="dxa"/>
            <w:shd w:val="clear" w:color="auto" w:fill="DBE5F1"/>
          </w:tcPr>
          <w:p w14:paraId="2B176523" w14:textId="77777777" w:rsidR="00D53979" w:rsidRPr="007A6F19" w:rsidRDefault="00D53979" w:rsidP="000576A3">
            <w:pPr>
              <w:ind w:firstLine="0"/>
              <w:contextualSpacing/>
              <w:jc w:val="left"/>
              <w:rPr>
                <w:ins w:id="981" w:author="carlos cruz" w:date="2015-05-30T09:58:00Z"/>
                <w:rFonts w:cs="Calibri"/>
                <w:b/>
                <w:bCs/>
              </w:rPr>
            </w:pPr>
            <w:ins w:id="982" w:author="carlos cruz" w:date="2015-05-30T09:58:00Z">
              <w:r w:rsidRPr="007A6F19">
                <w:rPr>
                  <w:rFonts w:cs="Calibri"/>
                  <w:b/>
                  <w:bCs/>
                </w:rPr>
                <w:t>Precondiciones:</w:t>
              </w:r>
            </w:ins>
          </w:p>
        </w:tc>
        <w:tc>
          <w:tcPr>
            <w:tcW w:w="6946" w:type="dxa"/>
          </w:tcPr>
          <w:p w14:paraId="3B8FAF1B" w14:textId="77777777" w:rsidR="00D53979" w:rsidRDefault="00D53979" w:rsidP="00D53979">
            <w:pPr>
              <w:pStyle w:val="Prrafodelista"/>
              <w:numPr>
                <w:ilvl w:val="0"/>
                <w:numId w:val="23"/>
              </w:numPr>
              <w:spacing w:before="240" w:beforeAutospacing="0" w:after="0" w:line="276" w:lineRule="auto"/>
              <w:ind w:left="459"/>
              <w:contextualSpacing/>
              <w:rPr>
                <w:ins w:id="983" w:author="carlos cruz" w:date="2015-05-30T09:58:00Z"/>
              </w:rPr>
            </w:pPr>
            <w:ins w:id="984" w:author="carlos cruz" w:date="2015-05-30T09:58:00Z">
              <w:r>
                <w:t>La aplicación móvil de la ambulancia debe tener acceso a internet.</w:t>
              </w:r>
            </w:ins>
          </w:p>
          <w:p w14:paraId="123D82EA" w14:textId="77777777" w:rsidR="00D53979" w:rsidRPr="00C75DEE" w:rsidRDefault="00D53979" w:rsidP="00D53979">
            <w:pPr>
              <w:pStyle w:val="Prrafodelista"/>
              <w:numPr>
                <w:ilvl w:val="0"/>
                <w:numId w:val="23"/>
              </w:numPr>
              <w:spacing w:before="240" w:beforeAutospacing="0" w:after="0" w:line="276" w:lineRule="auto"/>
              <w:ind w:left="459"/>
              <w:contextualSpacing/>
              <w:rPr>
                <w:ins w:id="985" w:author="carlos cruz" w:date="2015-05-30T09:58:00Z"/>
              </w:rPr>
            </w:pPr>
            <w:ins w:id="986" w:author="carlos cruz" w:date="2015-05-30T09:58:00Z">
              <w:r>
                <w:t>La ambulancia fue asignada por el servidor para atender una solicitud</w:t>
              </w:r>
              <w:r w:rsidRPr="00F56394">
                <w:t>.</w:t>
              </w:r>
            </w:ins>
          </w:p>
        </w:tc>
      </w:tr>
      <w:tr w:rsidR="00D53979" w:rsidRPr="007A6F19" w14:paraId="43E1D9C6" w14:textId="77777777" w:rsidTr="000576A3">
        <w:trPr>
          <w:ins w:id="987" w:author="carlos cruz" w:date="2015-05-30T09:58:00Z"/>
        </w:trPr>
        <w:tc>
          <w:tcPr>
            <w:tcW w:w="2405" w:type="dxa"/>
            <w:shd w:val="clear" w:color="auto" w:fill="DBE5F1"/>
          </w:tcPr>
          <w:p w14:paraId="4FB3803B" w14:textId="77777777" w:rsidR="00D53979" w:rsidRPr="007A6F19" w:rsidRDefault="00D53979" w:rsidP="000576A3">
            <w:pPr>
              <w:ind w:firstLine="0"/>
              <w:contextualSpacing/>
              <w:jc w:val="left"/>
              <w:rPr>
                <w:ins w:id="988" w:author="carlos cruz" w:date="2015-05-30T09:58:00Z"/>
                <w:rFonts w:cs="Calibri"/>
                <w:b/>
                <w:bCs/>
              </w:rPr>
            </w:pPr>
            <w:proofErr w:type="spellStart"/>
            <w:ins w:id="989" w:author="carlos cruz" w:date="2015-05-30T09:58:00Z">
              <w:r w:rsidRPr="007A6F19">
                <w:rPr>
                  <w:rFonts w:cs="Calibri"/>
                  <w:b/>
                  <w:bCs/>
                </w:rPr>
                <w:t>Pos</w:t>
              </w:r>
              <w:proofErr w:type="spellEnd"/>
              <w:r w:rsidRPr="007A6F19">
                <w:rPr>
                  <w:rFonts w:cs="Calibri"/>
                  <w:b/>
                  <w:bCs/>
                </w:rPr>
                <w:t xml:space="preserve"> condiciones:</w:t>
              </w:r>
            </w:ins>
          </w:p>
        </w:tc>
        <w:tc>
          <w:tcPr>
            <w:tcW w:w="6946" w:type="dxa"/>
          </w:tcPr>
          <w:p w14:paraId="344B329F" w14:textId="77777777" w:rsidR="00D53979" w:rsidRPr="00F56394" w:rsidRDefault="00D53979" w:rsidP="00D53979">
            <w:pPr>
              <w:pStyle w:val="Prrafodelista"/>
              <w:numPr>
                <w:ilvl w:val="0"/>
                <w:numId w:val="23"/>
              </w:numPr>
              <w:spacing w:before="240" w:beforeAutospacing="0" w:line="276" w:lineRule="auto"/>
              <w:ind w:left="459"/>
              <w:contextualSpacing/>
              <w:rPr>
                <w:ins w:id="990" w:author="carlos cruz" w:date="2015-05-30T09:58:00Z"/>
              </w:rPr>
            </w:pPr>
            <w:ins w:id="991" w:author="carlos cruz" w:date="2015-05-30T09:58:00Z">
              <w:r>
                <w:t>Se mostrar la ruta al centro de salud.</w:t>
              </w:r>
            </w:ins>
          </w:p>
        </w:tc>
      </w:tr>
      <w:tr w:rsidR="00D53979" w:rsidRPr="007A6F19" w14:paraId="0C736613" w14:textId="77777777" w:rsidTr="000576A3">
        <w:trPr>
          <w:ins w:id="992" w:author="carlos cruz" w:date="2015-05-30T09:58:00Z"/>
        </w:trPr>
        <w:tc>
          <w:tcPr>
            <w:tcW w:w="2405" w:type="dxa"/>
            <w:shd w:val="clear" w:color="auto" w:fill="DBE5F1"/>
          </w:tcPr>
          <w:p w14:paraId="4A6C5CDE" w14:textId="77777777" w:rsidR="00D53979" w:rsidRPr="007A6F19" w:rsidRDefault="00D53979" w:rsidP="000576A3">
            <w:pPr>
              <w:ind w:firstLine="0"/>
              <w:contextualSpacing/>
              <w:jc w:val="left"/>
              <w:rPr>
                <w:ins w:id="993" w:author="carlos cruz" w:date="2015-05-30T09:58:00Z"/>
                <w:rFonts w:cs="Calibri"/>
                <w:b/>
                <w:bCs/>
              </w:rPr>
            </w:pPr>
            <w:ins w:id="994" w:author="carlos cruz" w:date="2015-05-30T09:58:00Z">
              <w:r w:rsidRPr="007A6F19">
                <w:rPr>
                  <w:rFonts w:cs="Calibri"/>
                  <w:b/>
                  <w:bCs/>
                </w:rPr>
                <w:t>Flujo Principal:</w:t>
              </w:r>
            </w:ins>
          </w:p>
        </w:tc>
        <w:tc>
          <w:tcPr>
            <w:tcW w:w="6946" w:type="dxa"/>
          </w:tcPr>
          <w:p w14:paraId="3A33859E" w14:textId="77777777" w:rsidR="00D53979" w:rsidRDefault="00D53979" w:rsidP="00D53979">
            <w:pPr>
              <w:pStyle w:val="Sinespaciado"/>
              <w:numPr>
                <w:ilvl w:val="0"/>
                <w:numId w:val="39"/>
              </w:numPr>
              <w:spacing w:before="240" w:beforeAutospacing="0"/>
              <w:rPr>
                <w:ins w:id="995" w:author="carlos cruz" w:date="2015-05-30T09:58:00Z"/>
              </w:rPr>
            </w:pPr>
            <w:ins w:id="996" w:author="carlos cruz" w:date="2015-05-30T09:58:00Z">
              <w:r>
                <w:t>El caso de uso inicia cuando el conductor selecciona solicitar ambulancia.</w:t>
              </w:r>
            </w:ins>
          </w:p>
          <w:p w14:paraId="6599D77C" w14:textId="77777777" w:rsidR="00D53979" w:rsidRDefault="00D53979" w:rsidP="00D53979">
            <w:pPr>
              <w:pStyle w:val="Sinespaciado"/>
              <w:numPr>
                <w:ilvl w:val="0"/>
                <w:numId w:val="39"/>
              </w:numPr>
              <w:ind w:left="317"/>
              <w:rPr>
                <w:ins w:id="997" w:author="carlos cruz" w:date="2015-05-30T09:58:00Z"/>
              </w:rPr>
            </w:pPr>
            <w:ins w:id="998" w:author="carlos cruz" w:date="2015-05-30T09:58:00Z">
              <w:r>
                <w:t>La aplicación móvil desplegar una interfaz con los niveles de centro de salud.</w:t>
              </w:r>
            </w:ins>
          </w:p>
          <w:p w14:paraId="59ECAF20" w14:textId="77777777" w:rsidR="00D53979" w:rsidRDefault="00D53979" w:rsidP="00D53979">
            <w:pPr>
              <w:pStyle w:val="Sinespaciado"/>
              <w:numPr>
                <w:ilvl w:val="0"/>
                <w:numId w:val="39"/>
              </w:numPr>
              <w:ind w:left="317"/>
              <w:rPr>
                <w:ins w:id="999" w:author="carlos cruz" w:date="2015-05-30T09:58:00Z"/>
              </w:rPr>
            </w:pPr>
            <w:ins w:id="1000" w:author="carlos cruz" w:date="2015-05-30T09:58:00Z">
              <w:r>
                <w:t>El paramédico seleccionara que centro de salud a solicitar.</w:t>
              </w:r>
            </w:ins>
          </w:p>
          <w:p w14:paraId="68073ADC" w14:textId="77777777" w:rsidR="00D53979" w:rsidRDefault="00D53979" w:rsidP="00D53979">
            <w:pPr>
              <w:pStyle w:val="Sinespaciado"/>
              <w:numPr>
                <w:ilvl w:val="0"/>
                <w:numId w:val="39"/>
              </w:numPr>
              <w:ind w:left="317"/>
              <w:rPr>
                <w:ins w:id="1001" w:author="carlos cruz" w:date="2015-05-30T09:58:00Z"/>
              </w:rPr>
            </w:pPr>
            <w:ins w:id="1002" w:author="carlos cruz" w:date="2015-05-30T09:58:00Z">
              <w:r>
                <w:t>La aplicación móvil de la ambulancia obtendrá la posición en donde se encuentra y la enviara al servidor.</w:t>
              </w:r>
            </w:ins>
          </w:p>
          <w:p w14:paraId="7869FAC3" w14:textId="77777777" w:rsidR="00D53979" w:rsidRDefault="00D53979" w:rsidP="00D53979">
            <w:pPr>
              <w:pStyle w:val="Sinespaciado"/>
              <w:numPr>
                <w:ilvl w:val="0"/>
                <w:numId w:val="39"/>
              </w:numPr>
              <w:ind w:left="317"/>
              <w:rPr>
                <w:ins w:id="1003" w:author="carlos cruz" w:date="2015-05-30T09:58:00Z"/>
              </w:rPr>
            </w:pPr>
            <w:ins w:id="1004" w:author="carlos cruz" w:date="2015-05-30T09:58:00Z">
              <w:r>
                <w:t>El servidor desplegara una notificación al operador con los centros de salud solicitados por el paramédico.</w:t>
              </w:r>
            </w:ins>
          </w:p>
          <w:p w14:paraId="14C5F9D0" w14:textId="77777777" w:rsidR="00D53979" w:rsidRDefault="00D53979" w:rsidP="00D53979">
            <w:pPr>
              <w:pStyle w:val="Sinespaciado"/>
              <w:numPr>
                <w:ilvl w:val="0"/>
                <w:numId w:val="39"/>
              </w:numPr>
              <w:ind w:left="317"/>
              <w:rPr>
                <w:ins w:id="1005" w:author="carlos cruz" w:date="2015-05-30T09:58:00Z"/>
              </w:rPr>
            </w:pPr>
            <w:ins w:id="1006" w:author="carlos cruz" w:date="2015-05-30T09:58:00Z">
              <w:r>
                <w:t>El operador procederá a verificar de la lista los centros de salud con espacios disponibles.</w:t>
              </w:r>
            </w:ins>
          </w:p>
          <w:p w14:paraId="0A0D547E" w14:textId="77777777" w:rsidR="00D53979" w:rsidRDefault="00D53979" w:rsidP="00D53979">
            <w:pPr>
              <w:pStyle w:val="Sinespaciado"/>
              <w:numPr>
                <w:ilvl w:val="0"/>
                <w:numId w:val="39"/>
              </w:numPr>
              <w:ind w:left="317"/>
              <w:rPr>
                <w:ins w:id="1007" w:author="carlos cruz" w:date="2015-05-30T09:58:00Z"/>
              </w:rPr>
            </w:pPr>
            <w:ins w:id="1008" w:author="carlos cruz" w:date="2015-05-30T09:58:00Z">
              <w:r>
                <w:t>El operador ubica el centro disponible y notifica a la ambulancia.</w:t>
              </w:r>
            </w:ins>
          </w:p>
          <w:p w14:paraId="3C6F1487" w14:textId="77777777" w:rsidR="00D53979" w:rsidRPr="00E62D19" w:rsidRDefault="00D53979" w:rsidP="00D53979">
            <w:pPr>
              <w:pStyle w:val="Sinespaciado"/>
              <w:numPr>
                <w:ilvl w:val="0"/>
                <w:numId w:val="39"/>
              </w:numPr>
              <w:ind w:left="317"/>
              <w:rPr>
                <w:ins w:id="1009" w:author="carlos cruz" w:date="2015-05-30T09:58:00Z"/>
              </w:rPr>
            </w:pPr>
            <w:ins w:id="1010" w:author="carlos cruz" w:date="2015-05-30T09:58:00Z">
              <w:r>
                <w:lastRenderedPageBreak/>
                <w:t>El caso de uso finaliza cuando la aplicación móvil de la Ambulancia despliega en el mapa la ruta hacia el centro de salud.</w:t>
              </w:r>
            </w:ins>
          </w:p>
        </w:tc>
      </w:tr>
      <w:tr w:rsidR="00D53979" w:rsidRPr="007A6F19" w14:paraId="509BABB3" w14:textId="77777777" w:rsidTr="000576A3">
        <w:trPr>
          <w:ins w:id="1011" w:author="carlos cruz" w:date="2015-05-30T09:58:00Z"/>
        </w:trPr>
        <w:tc>
          <w:tcPr>
            <w:tcW w:w="2405" w:type="dxa"/>
            <w:shd w:val="clear" w:color="auto" w:fill="DBE5F1"/>
          </w:tcPr>
          <w:p w14:paraId="421F9103" w14:textId="77777777" w:rsidR="00D53979" w:rsidRPr="007A6F19" w:rsidRDefault="00D53979" w:rsidP="000576A3">
            <w:pPr>
              <w:ind w:right="-250" w:firstLine="0"/>
              <w:contextualSpacing/>
              <w:jc w:val="left"/>
              <w:rPr>
                <w:ins w:id="1012" w:author="carlos cruz" w:date="2015-05-30T09:58:00Z"/>
                <w:rFonts w:cs="Calibri"/>
                <w:b/>
                <w:bCs/>
              </w:rPr>
            </w:pPr>
            <w:ins w:id="1013" w:author="carlos cruz" w:date="2015-05-30T09:58:00Z">
              <w:r w:rsidRPr="007A6F19">
                <w:rPr>
                  <w:rFonts w:cs="Calibri"/>
                  <w:b/>
                  <w:bCs/>
                </w:rPr>
                <w:lastRenderedPageBreak/>
                <w:t>Flujo(s) alternativo(s):</w:t>
              </w:r>
            </w:ins>
          </w:p>
        </w:tc>
        <w:tc>
          <w:tcPr>
            <w:tcW w:w="6946" w:type="dxa"/>
          </w:tcPr>
          <w:p w14:paraId="500AFD13" w14:textId="77777777" w:rsidR="00D53979" w:rsidRPr="005578F6" w:rsidRDefault="00D53979" w:rsidP="00D53979">
            <w:pPr>
              <w:pStyle w:val="Prrafodelista"/>
              <w:numPr>
                <w:ilvl w:val="0"/>
                <w:numId w:val="40"/>
              </w:numPr>
              <w:spacing w:before="240" w:beforeAutospacing="0" w:line="276" w:lineRule="auto"/>
              <w:contextualSpacing/>
              <w:rPr>
                <w:ins w:id="1014" w:author="carlos cruz" w:date="2015-05-30T09:58:00Z"/>
              </w:rPr>
            </w:pPr>
            <w:ins w:id="1015" w:author="carlos cruz" w:date="2015-05-30T09:58:00Z">
              <w:r>
                <w:t>En el punto 6</w:t>
              </w:r>
              <w:r w:rsidRPr="00F56394">
                <w:t>. del flujo principal, si</w:t>
              </w:r>
              <w:r>
                <w:t xml:space="preserve"> el operador no encontrase un centro disponible pasa a búsqueda en otro nivel de centro de salud</w:t>
              </w:r>
              <w:r w:rsidRPr="00F56394">
                <w:t>.</w:t>
              </w:r>
            </w:ins>
          </w:p>
        </w:tc>
      </w:tr>
    </w:tbl>
    <w:p w14:paraId="7F16DE25" w14:textId="1437803E" w:rsidR="00D53979" w:rsidRPr="0024185A" w:rsidRDefault="00EA5448" w:rsidP="00D53979">
      <w:pPr>
        <w:rPr>
          <w:ins w:id="1016" w:author="carlos cruz" w:date="2015-05-30T09:58:00Z"/>
        </w:rPr>
      </w:pPr>
      <w:ins w:id="1017" w:author="carlos cruz" w:date="2015-05-30T14:42:00Z">
        <w:r w:rsidRPr="00EA5448">
          <w:rPr>
            <w:noProof/>
            <w:lang w:val="es-ES" w:eastAsia="es-ES"/>
          </w:rPr>
          <w:drawing>
            <wp:inline distT="0" distB="0" distL="0" distR="0" wp14:anchorId="2A51ACE7" wp14:editId="79B38669">
              <wp:extent cx="5032375" cy="3384218"/>
              <wp:effectExtent l="0" t="0" r="0" b="6985"/>
              <wp:docPr id="55" name="Imagen 55" descr="C:\Users\karlos\AppData\Local\Temp\flaEFD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rlos\AppData\Local\Temp\flaEFD0.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9144" cy="3395495"/>
                      </a:xfrm>
                      <a:prstGeom prst="rect">
                        <a:avLst/>
                      </a:prstGeom>
                      <a:noFill/>
                      <a:ln>
                        <a:noFill/>
                      </a:ln>
                    </pic:spPr>
                  </pic:pic>
                </a:graphicData>
              </a:graphic>
            </wp:inline>
          </w:drawing>
        </w:r>
      </w:ins>
    </w:p>
    <w:p w14:paraId="2B5535C4" w14:textId="77777777" w:rsidR="00D53979" w:rsidRDefault="00D53979" w:rsidP="00D53979">
      <w:pPr>
        <w:pStyle w:val="Titulo3"/>
        <w:numPr>
          <w:ilvl w:val="0"/>
          <w:numId w:val="32"/>
        </w:numPr>
        <w:rPr>
          <w:ins w:id="1018" w:author="carlos cruz" w:date="2015-05-30T09:58:00Z"/>
          <w:szCs w:val="22"/>
        </w:rPr>
      </w:pPr>
      <w:ins w:id="1019" w:author="carlos cruz" w:date="2015-05-30T09:58:00Z">
        <w:r w:rsidRPr="00643429">
          <w:rPr>
            <w:szCs w:val="22"/>
          </w:rPr>
          <w:t>Visualizar Historia Clínica.</w:t>
        </w:r>
      </w:ins>
    </w:p>
    <w:p w14:paraId="7EFC71A6" w14:textId="1235571D" w:rsidR="00D53979" w:rsidRDefault="00AA7E29">
      <w:pPr>
        <w:jc w:val="center"/>
        <w:rPr>
          <w:ins w:id="1020" w:author="carlos cruz" w:date="2015-05-30T09:58:00Z"/>
        </w:rPr>
        <w:pPrChange w:id="1021" w:author="carlos cruz" w:date="2015-05-30T10:43:00Z">
          <w:pPr/>
        </w:pPrChange>
      </w:pPr>
      <w:ins w:id="1022" w:author="carlos cruz" w:date="2015-05-30T10:43:00Z">
        <w:r w:rsidRPr="00AA7E29">
          <w:rPr>
            <w:noProof/>
            <w:lang w:val="es-ES" w:eastAsia="es-ES"/>
          </w:rPr>
          <w:drawing>
            <wp:inline distT="0" distB="0" distL="0" distR="0" wp14:anchorId="389AABDA" wp14:editId="7910BD26">
              <wp:extent cx="2971800" cy="1428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53979" w:rsidRPr="007A6F19" w14:paraId="76912AE7" w14:textId="77777777" w:rsidTr="000576A3">
        <w:trPr>
          <w:ins w:id="1023" w:author="carlos cruz" w:date="2015-05-30T09:58:00Z"/>
        </w:trPr>
        <w:tc>
          <w:tcPr>
            <w:tcW w:w="9351" w:type="dxa"/>
            <w:gridSpan w:val="2"/>
            <w:shd w:val="clear" w:color="auto" w:fill="4F81BD"/>
          </w:tcPr>
          <w:p w14:paraId="35A0D827" w14:textId="77777777" w:rsidR="00D53979" w:rsidRPr="007A6F19" w:rsidRDefault="00D53979" w:rsidP="000576A3">
            <w:pPr>
              <w:contextualSpacing/>
              <w:jc w:val="center"/>
              <w:rPr>
                <w:ins w:id="1024" w:author="carlos cruz" w:date="2015-05-30T09:58:00Z"/>
                <w:rFonts w:cs="Calibri"/>
                <w:b/>
                <w:bCs/>
              </w:rPr>
            </w:pPr>
            <w:ins w:id="1025" w:author="carlos cruz" w:date="2015-05-30T09:58:00Z">
              <w:r w:rsidRPr="007A6F19">
                <w:rPr>
                  <w:rFonts w:cs="Calibri"/>
                  <w:b/>
                  <w:bCs/>
                </w:rPr>
                <w:t>CASO DE USO:</w:t>
              </w:r>
              <w:r>
                <w:rPr>
                  <w:rFonts w:cs="Calibri"/>
                  <w:b/>
                  <w:bCs/>
                </w:rPr>
                <w:t xml:space="preserve"> Visualizar Historia Clínica</w:t>
              </w:r>
            </w:ins>
          </w:p>
        </w:tc>
      </w:tr>
      <w:tr w:rsidR="00D53979" w:rsidRPr="007A6F19" w14:paraId="6F141FD0" w14:textId="77777777" w:rsidTr="000576A3">
        <w:trPr>
          <w:ins w:id="1026" w:author="carlos cruz" w:date="2015-05-30T09:58:00Z"/>
        </w:trPr>
        <w:tc>
          <w:tcPr>
            <w:tcW w:w="2405" w:type="dxa"/>
            <w:shd w:val="clear" w:color="auto" w:fill="DBE5F1"/>
          </w:tcPr>
          <w:p w14:paraId="3A27DED9" w14:textId="77777777" w:rsidR="00D53979" w:rsidRPr="007A6F19" w:rsidRDefault="00D53979" w:rsidP="000576A3">
            <w:pPr>
              <w:ind w:firstLine="0"/>
              <w:contextualSpacing/>
              <w:jc w:val="left"/>
              <w:rPr>
                <w:ins w:id="1027" w:author="carlos cruz" w:date="2015-05-30T09:58:00Z"/>
                <w:rFonts w:cs="Calibri"/>
                <w:b/>
                <w:bCs/>
              </w:rPr>
            </w:pPr>
            <w:ins w:id="1028" w:author="carlos cruz" w:date="2015-05-30T09:58:00Z">
              <w:r w:rsidRPr="007A6F19">
                <w:rPr>
                  <w:rFonts w:cs="Calibri"/>
                  <w:b/>
                  <w:bCs/>
                </w:rPr>
                <w:lastRenderedPageBreak/>
                <w:t>Actores Primarios:</w:t>
              </w:r>
            </w:ins>
          </w:p>
        </w:tc>
        <w:tc>
          <w:tcPr>
            <w:tcW w:w="6946" w:type="dxa"/>
          </w:tcPr>
          <w:p w14:paraId="269CF949" w14:textId="77777777" w:rsidR="00D53979" w:rsidRPr="007A6F19" w:rsidRDefault="00D53979" w:rsidP="000576A3">
            <w:pPr>
              <w:ind w:firstLine="0"/>
              <w:contextualSpacing/>
              <w:rPr>
                <w:ins w:id="1029" w:author="carlos cruz" w:date="2015-05-30T09:58:00Z"/>
              </w:rPr>
            </w:pPr>
            <w:ins w:id="1030" w:author="carlos cruz" w:date="2015-05-30T09:58:00Z">
              <w:r>
                <w:t>Paramédico.</w:t>
              </w:r>
            </w:ins>
          </w:p>
        </w:tc>
      </w:tr>
      <w:tr w:rsidR="00D53979" w:rsidRPr="007A6F19" w14:paraId="6F6952FA" w14:textId="77777777" w:rsidTr="000576A3">
        <w:trPr>
          <w:ins w:id="1031" w:author="carlos cruz" w:date="2015-05-30T09:58:00Z"/>
        </w:trPr>
        <w:tc>
          <w:tcPr>
            <w:tcW w:w="2405" w:type="dxa"/>
            <w:shd w:val="clear" w:color="auto" w:fill="DBE5F1"/>
          </w:tcPr>
          <w:p w14:paraId="7215548A" w14:textId="77777777" w:rsidR="00D53979" w:rsidRPr="007A6F19" w:rsidRDefault="00D53979" w:rsidP="000576A3">
            <w:pPr>
              <w:ind w:firstLine="0"/>
              <w:contextualSpacing/>
              <w:jc w:val="left"/>
              <w:rPr>
                <w:ins w:id="1032" w:author="carlos cruz" w:date="2015-05-30T09:58:00Z"/>
                <w:rFonts w:cs="Calibri"/>
                <w:b/>
                <w:bCs/>
              </w:rPr>
            </w:pPr>
            <w:ins w:id="1033" w:author="carlos cruz" w:date="2015-05-30T09:58:00Z">
              <w:r w:rsidRPr="007A6F19">
                <w:rPr>
                  <w:rFonts w:cs="Calibri"/>
                  <w:b/>
                  <w:bCs/>
                </w:rPr>
                <w:t>Actores secundarios:</w:t>
              </w:r>
            </w:ins>
          </w:p>
        </w:tc>
        <w:tc>
          <w:tcPr>
            <w:tcW w:w="6946" w:type="dxa"/>
          </w:tcPr>
          <w:p w14:paraId="37591437" w14:textId="77777777" w:rsidR="00D53979" w:rsidRPr="007A6F19" w:rsidRDefault="00D53979" w:rsidP="000576A3">
            <w:pPr>
              <w:ind w:firstLine="0"/>
              <w:contextualSpacing/>
              <w:rPr>
                <w:ins w:id="1034" w:author="carlos cruz" w:date="2015-05-30T09:58:00Z"/>
                <w:rFonts w:cs="Calibri"/>
              </w:rPr>
            </w:pPr>
            <w:ins w:id="1035" w:author="carlos cruz" w:date="2015-05-30T09:58:00Z">
              <w:r>
                <w:rPr>
                  <w:rFonts w:cs="Calibri"/>
                </w:rPr>
                <w:t>Servidor, Aplicación Móvil Ambulancia</w:t>
              </w:r>
            </w:ins>
          </w:p>
        </w:tc>
      </w:tr>
      <w:tr w:rsidR="00D53979" w:rsidRPr="007A6F19" w14:paraId="53E11EC6" w14:textId="77777777" w:rsidTr="000576A3">
        <w:trPr>
          <w:ins w:id="1036" w:author="carlos cruz" w:date="2015-05-30T09:58:00Z"/>
        </w:trPr>
        <w:tc>
          <w:tcPr>
            <w:tcW w:w="2405" w:type="dxa"/>
            <w:shd w:val="clear" w:color="auto" w:fill="DBE5F1"/>
          </w:tcPr>
          <w:p w14:paraId="36A12839" w14:textId="77777777" w:rsidR="00D53979" w:rsidRPr="007A6F19" w:rsidRDefault="00D53979" w:rsidP="000576A3">
            <w:pPr>
              <w:ind w:firstLine="0"/>
              <w:contextualSpacing/>
              <w:jc w:val="left"/>
              <w:rPr>
                <w:ins w:id="1037" w:author="carlos cruz" w:date="2015-05-30T09:58:00Z"/>
                <w:rFonts w:cs="Calibri"/>
                <w:b/>
                <w:bCs/>
              </w:rPr>
            </w:pPr>
            <w:ins w:id="1038" w:author="carlos cruz" w:date="2015-05-30T09:58:00Z">
              <w:r w:rsidRPr="007A6F19">
                <w:rPr>
                  <w:rFonts w:cs="Calibri"/>
                  <w:b/>
                  <w:bCs/>
                </w:rPr>
                <w:t>Descripción:</w:t>
              </w:r>
            </w:ins>
          </w:p>
        </w:tc>
        <w:tc>
          <w:tcPr>
            <w:tcW w:w="6946" w:type="dxa"/>
          </w:tcPr>
          <w:p w14:paraId="5F90DFA8" w14:textId="77777777" w:rsidR="00D53979" w:rsidRPr="007A6F19" w:rsidRDefault="00D53979" w:rsidP="000576A3">
            <w:pPr>
              <w:pStyle w:val="Sinespaciado"/>
              <w:spacing w:before="240" w:beforeAutospacing="0" w:after="240" w:afterAutospacing="0"/>
              <w:ind w:firstLine="0"/>
              <w:rPr>
                <w:ins w:id="1039" w:author="carlos cruz" w:date="2015-05-30T09:58:00Z"/>
              </w:rPr>
            </w:pPr>
            <w:ins w:id="1040" w:author="carlos cruz" w:date="2015-05-30T09:58:00Z">
              <w:r>
                <w:t>Visualizara historial clínico del cliente al que se atiende su solicitud de ambulancia.</w:t>
              </w:r>
            </w:ins>
          </w:p>
        </w:tc>
      </w:tr>
      <w:tr w:rsidR="00D53979" w:rsidRPr="007A6F19" w14:paraId="72B0CEB4" w14:textId="77777777" w:rsidTr="000576A3">
        <w:trPr>
          <w:ins w:id="1041" w:author="carlos cruz" w:date="2015-05-30T09:58:00Z"/>
        </w:trPr>
        <w:tc>
          <w:tcPr>
            <w:tcW w:w="2405" w:type="dxa"/>
            <w:shd w:val="clear" w:color="auto" w:fill="DBE5F1"/>
          </w:tcPr>
          <w:p w14:paraId="7E667D99" w14:textId="77777777" w:rsidR="00D53979" w:rsidRPr="007A6F19" w:rsidRDefault="00D53979" w:rsidP="000576A3">
            <w:pPr>
              <w:ind w:firstLine="0"/>
              <w:contextualSpacing/>
              <w:jc w:val="left"/>
              <w:rPr>
                <w:ins w:id="1042" w:author="carlos cruz" w:date="2015-05-30T09:58:00Z"/>
                <w:rFonts w:cs="Calibri"/>
                <w:b/>
                <w:bCs/>
              </w:rPr>
            </w:pPr>
            <w:ins w:id="1043" w:author="carlos cruz" w:date="2015-05-30T09:58:00Z">
              <w:r w:rsidRPr="007A6F19">
                <w:rPr>
                  <w:rFonts w:cs="Calibri"/>
                  <w:b/>
                  <w:bCs/>
                </w:rPr>
                <w:t>Precondiciones:</w:t>
              </w:r>
            </w:ins>
          </w:p>
        </w:tc>
        <w:tc>
          <w:tcPr>
            <w:tcW w:w="6946" w:type="dxa"/>
          </w:tcPr>
          <w:p w14:paraId="3CED5776" w14:textId="77777777" w:rsidR="00D53979" w:rsidRDefault="00D53979" w:rsidP="00D53979">
            <w:pPr>
              <w:pStyle w:val="Prrafodelista"/>
              <w:numPr>
                <w:ilvl w:val="0"/>
                <w:numId w:val="23"/>
              </w:numPr>
              <w:spacing w:before="240" w:beforeAutospacing="0" w:after="0" w:line="276" w:lineRule="auto"/>
              <w:ind w:left="459"/>
              <w:contextualSpacing/>
              <w:rPr>
                <w:ins w:id="1044" w:author="carlos cruz" w:date="2015-05-30T09:58:00Z"/>
              </w:rPr>
            </w:pPr>
            <w:ins w:id="1045" w:author="carlos cruz" w:date="2015-05-30T09:58:00Z">
              <w:r>
                <w:t>La aplicación móvil de la ambulancia debe tener acceso a internet.</w:t>
              </w:r>
            </w:ins>
          </w:p>
          <w:p w14:paraId="78410D86" w14:textId="77777777" w:rsidR="00D53979" w:rsidRPr="00C75DEE" w:rsidRDefault="00D53979" w:rsidP="00D53979">
            <w:pPr>
              <w:pStyle w:val="Prrafodelista"/>
              <w:numPr>
                <w:ilvl w:val="0"/>
                <w:numId w:val="23"/>
              </w:numPr>
              <w:spacing w:before="240" w:beforeAutospacing="0" w:after="0" w:line="276" w:lineRule="auto"/>
              <w:ind w:left="459"/>
              <w:contextualSpacing/>
              <w:rPr>
                <w:ins w:id="1046" w:author="carlos cruz" w:date="2015-05-30T09:58:00Z"/>
              </w:rPr>
            </w:pPr>
            <w:ins w:id="1047" w:author="carlos cruz" w:date="2015-05-30T09:58:00Z">
              <w:r>
                <w:t>Se visualizara historia clínica previa invocación exitosa del caso de uso asignar Ambulancia.</w:t>
              </w:r>
            </w:ins>
          </w:p>
        </w:tc>
      </w:tr>
      <w:tr w:rsidR="00D53979" w:rsidRPr="007A6F19" w14:paraId="7E96F6E5" w14:textId="77777777" w:rsidTr="000576A3">
        <w:trPr>
          <w:ins w:id="1048" w:author="carlos cruz" w:date="2015-05-30T09:58:00Z"/>
        </w:trPr>
        <w:tc>
          <w:tcPr>
            <w:tcW w:w="2405" w:type="dxa"/>
            <w:shd w:val="clear" w:color="auto" w:fill="DBE5F1"/>
          </w:tcPr>
          <w:p w14:paraId="03F6C781" w14:textId="77777777" w:rsidR="00D53979" w:rsidRPr="007A6F19" w:rsidRDefault="00D53979" w:rsidP="000576A3">
            <w:pPr>
              <w:ind w:firstLine="0"/>
              <w:contextualSpacing/>
              <w:jc w:val="left"/>
              <w:rPr>
                <w:ins w:id="1049" w:author="carlos cruz" w:date="2015-05-30T09:58:00Z"/>
                <w:rFonts w:cs="Calibri"/>
                <w:b/>
                <w:bCs/>
              </w:rPr>
            </w:pPr>
            <w:proofErr w:type="spellStart"/>
            <w:ins w:id="1050" w:author="carlos cruz" w:date="2015-05-30T09:58:00Z">
              <w:r w:rsidRPr="007A6F19">
                <w:rPr>
                  <w:rFonts w:cs="Calibri"/>
                  <w:b/>
                  <w:bCs/>
                </w:rPr>
                <w:t>Pos</w:t>
              </w:r>
              <w:proofErr w:type="spellEnd"/>
              <w:r w:rsidRPr="007A6F19">
                <w:rPr>
                  <w:rFonts w:cs="Calibri"/>
                  <w:b/>
                  <w:bCs/>
                </w:rPr>
                <w:t xml:space="preserve"> condiciones:</w:t>
              </w:r>
            </w:ins>
          </w:p>
        </w:tc>
        <w:tc>
          <w:tcPr>
            <w:tcW w:w="6946" w:type="dxa"/>
          </w:tcPr>
          <w:p w14:paraId="2D5059EF" w14:textId="77777777" w:rsidR="00D53979" w:rsidRPr="00AC41D8" w:rsidRDefault="00D53979" w:rsidP="000576A3">
            <w:pPr>
              <w:spacing w:before="240" w:beforeAutospacing="0" w:after="240"/>
              <w:ind w:firstLine="0"/>
              <w:rPr>
                <w:ins w:id="1051" w:author="carlos cruz" w:date="2015-05-30T09:58:00Z"/>
              </w:rPr>
            </w:pPr>
            <w:ins w:id="1052" w:author="carlos cruz" w:date="2015-05-30T09:58:00Z">
              <w:r>
                <w:t>El historial del cliente atendido se almacenara de forma temporal en la aplicación móvil de la ambulancia.</w:t>
              </w:r>
            </w:ins>
          </w:p>
        </w:tc>
      </w:tr>
      <w:tr w:rsidR="00D53979" w:rsidRPr="007A6F19" w14:paraId="682D50AB" w14:textId="77777777" w:rsidTr="000576A3">
        <w:trPr>
          <w:ins w:id="1053" w:author="carlos cruz" w:date="2015-05-30T09:58:00Z"/>
        </w:trPr>
        <w:tc>
          <w:tcPr>
            <w:tcW w:w="2405" w:type="dxa"/>
            <w:shd w:val="clear" w:color="auto" w:fill="DBE5F1"/>
          </w:tcPr>
          <w:p w14:paraId="008A9D91" w14:textId="77777777" w:rsidR="00D53979" w:rsidRPr="007A6F19" w:rsidRDefault="00D53979" w:rsidP="000576A3">
            <w:pPr>
              <w:ind w:firstLine="0"/>
              <w:contextualSpacing/>
              <w:jc w:val="left"/>
              <w:rPr>
                <w:ins w:id="1054" w:author="carlos cruz" w:date="2015-05-30T09:58:00Z"/>
                <w:rFonts w:cs="Calibri"/>
                <w:b/>
                <w:bCs/>
              </w:rPr>
            </w:pPr>
            <w:ins w:id="1055" w:author="carlos cruz" w:date="2015-05-30T09:58:00Z">
              <w:r w:rsidRPr="007A6F19">
                <w:rPr>
                  <w:rFonts w:cs="Calibri"/>
                  <w:b/>
                  <w:bCs/>
                </w:rPr>
                <w:t>Flujo Principal:</w:t>
              </w:r>
            </w:ins>
          </w:p>
        </w:tc>
        <w:tc>
          <w:tcPr>
            <w:tcW w:w="6946" w:type="dxa"/>
          </w:tcPr>
          <w:p w14:paraId="60CB6637" w14:textId="77777777" w:rsidR="00D53979" w:rsidRPr="00AC41D8" w:rsidRDefault="00D53979" w:rsidP="00D53979">
            <w:pPr>
              <w:pStyle w:val="Sinespaciado"/>
              <w:numPr>
                <w:ilvl w:val="0"/>
                <w:numId w:val="41"/>
              </w:numPr>
              <w:rPr>
                <w:ins w:id="1056" w:author="carlos cruz" w:date="2015-05-30T09:58:00Z"/>
              </w:rPr>
            </w:pPr>
            <w:ins w:id="1057" w:author="carlos cruz" w:date="2015-05-30T09:58:00Z">
              <w:r w:rsidRPr="00AC41D8">
                <w:t>El caso de uso inicia cuando el paramédico selecciona visualizar historias clínicas.</w:t>
              </w:r>
            </w:ins>
          </w:p>
          <w:p w14:paraId="761D4211" w14:textId="77777777" w:rsidR="00D53979" w:rsidRDefault="00D53979" w:rsidP="00D53979">
            <w:pPr>
              <w:pStyle w:val="Sinespaciado"/>
              <w:numPr>
                <w:ilvl w:val="0"/>
                <w:numId w:val="41"/>
              </w:numPr>
              <w:rPr>
                <w:ins w:id="1058" w:author="carlos cruz" w:date="2015-05-30T09:58:00Z"/>
              </w:rPr>
            </w:pPr>
            <w:ins w:id="1059" w:author="carlos cruz" w:date="2015-05-30T09:58:00Z">
              <w:r w:rsidRPr="00AC41D8">
                <w:t>La aplicación móvil de la ambulancia</w:t>
              </w:r>
              <w:r>
                <w:t xml:space="preserve"> solicitara al servidor los datos del cliente.</w:t>
              </w:r>
              <w:r w:rsidRPr="00AC41D8">
                <w:t xml:space="preserve"> </w:t>
              </w:r>
            </w:ins>
          </w:p>
          <w:p w14:paraId="5B7C75AB" w14:textId="77777777" w:rsidR="00D53979" w:rsidRDefault="00D53979" w:rsidP="00D53979">
            <w:pPr>
              <w:pStyle w:val="Sinespaciado"/>
              <w:numPr>
                <w:ilvl w:val="0"/>
                <w:numId w:val="41"/>
              </w:numPr>
              <w:rPr>
                <w:ins w:id="1060" w:author="carlos cruz" w:date="2015-05-30T09:58:00Z"/>
              </w:rPr>
            </w:pPr>
            <w:ins w:id="1061" w:author="carlos cruz" w:date="2015-05-30T09:58:00Z">
              <w:r>
                <w:t>Si el historial del cliente No se encuentra almacenado de forma temporal.</w:t>
              </w:r>
            </w:ins>
          </w:p>
          <w:p w14:paraId="50BB05C0" w14:textId="77777777" w:rsidR="00D53979" w:rsidRDefault="00D53979" w:rsidP="00D53979">
            <w:pPr>
              <w:pStyle w:val="Sinespaciado"/>
              <w:numPr>
                <w:ilvl w:val="1"/>
                <w:numId w:val="41"/>
              </w:numPr>
              <w:rPr>
                <w:ins w:id="1062" w:author="carlos cruz" w:date="2015-05-30T09:58:00Z"/>
              </w:rPr>
            </w:pPr>
            <w:ins w:id="1063" w:author="carlos cruz" w:date="2015-05-30T09:58:00Z">
              <w:r>
                <w:t>El servidor enviara el historial clínico del paciente</w:t>
              </w:r>
            </w:ins>
          </w:p>
          <w:p w14:paraId="31D86E6B" w14:textId="77777777" w:rsidR="00D53979" w:rsidRDefault="00D53979" w:rsidP="00D53979">
            <w:pPr>
              <w:pStyle w:val="Sinespaciado"/>
              <w:numPr>
                <w:ilvl w:val="0"/>
                <w:numId w:val="41"/>
              </w:numPr>
              <w:rPr>
                <w:ins w:id="1064" w:author="carlos cruz" w:date="2015-05-30T09:58:00Z"/>
              </w:rPr>
            </w:pPr>
            <w:ins w:id="1065" w:author="carlos cruz" w:date="2015-05-30T09:58:00Z">
              <w:r>
                <w:t>La aplicación móvil almacenara de forma temporal la información del paciente.</w:t>
              </w:r>
            </w:ins>
          </w:p>
          <w:p w14:paraId="5710C647" w14:textId="77777777" w:rsidR="00D53979" w:rsidRDefault="00D53979" w:rsidP="00D53979">
            <w:pPr>
              <w:pStyle w:val="Sinespaciado"/>
              <w:numPr>
                <w:ilvl w:val="0"/>
                <w:numId w:val="41"/>
              </w:numPr>
              <w:rPr>
                <w:ins w:id="1066" w:author="carlos cruz" w:date="2015-05-30T09:58:00Z"/>
              </w:rPr>
            </w:pPr>
            <w:ins w:id="1067" w:author="carlos cruz" w:date="2015-05-30T09:58:00Z">
              <w:r>
                <w:t xml:space="preserve">La Aplicación móvil de la ambulancia </w:t>
              </w:r>
              <w:r w:rsidRPr="00AC41D8">
                <w:t>desplegara un formulario con los datos del cliente y su respectiva historia clínica.</w:t>
              </w:r>
            </w:ins>
          </w:p>
          <w:p w14:paraId="39936F9B" w14:textId="77777777" w:rsidR="00D53979" w:rsidRPr="00E62D19" w:rsidRDefault="00D53979" w:rsidP="00D53979">
            <w:pPr>
              <w:pStyle w:val="Sinespaciado"/>
              <w:numPr>
                <w:ilvl w:val="0"/>
                <w:numId w:val="41"/>
              </w:numPr>
              <w:rPr>
                <w:ins w:id="1068" w:author="carlos cruz" w:date="2015-05-30T09:58:00Z"/>
              </w:rPr>
            </w:pPr>
            <w:ins w:id="1069" w:author="carlos cruz" w:date="2015-05-30T09:58:00Z">
              <w:r>
                <w:t>El caso de uso finaliza cuando el paramédico termina la atención pre-hospitalaria del cliente.</w:t>
              </w:r>
            </w:ins>
          </w:p>
        </w:tc>
      </w:tr>
      <w:tr w:rsidR="00D53979" w:rsidRPr="007A6F19" w14:paraId="35296C06" w14:textId="77777777" w:rsidTr="000576A3">
        <w:trPr>
          <w:ins w:id="1070" w:author="carlos cruz" w:date="2015-05-30T09:58:00Z"/>
        </w:trPr>
        <w:tc>
          <w:tcPr>
            <w:tcW w:w="2405" w:type="dxa"/>
            <w:shd w:val="clear" w:color="auto" w:fill="DBE5F1"/>
          </w:tcPr>
          <w:p w14:paraId="2D7C9547" w14:textId="77777777" w:rsidR="00D53979" w:rsidRPr="007A6F19" w:rsidRDefault="00D53979" w:rsidP="000576A3">
            <w:pPr>
              <w:ind w:right="-250" w:firstLine="0"/>
              <w:contextualSpacing/>
              <w:jc w:val="left"/>
              <w:rPr>
                <w:ins w:id="1071" w:author="carlos cruz" w:date="2015-05-30T09:58:00Z"/>
                <w:rFonts w:cs="Calibri"/>
                <w:b/>
                <w:bCs/>
              </w:rPr>
            </w:pPr>
            <w:ins w:id="1072" w:author="carlos cruz" w:date="2015-05-30T09:58:00Z">
              <w:r w:rsidRPr="007A6F19">
                <w:rPr>
                  <w:rFonts w:cs="Calibri"/>
                  <w:b/>
                  <w:bCs/>
                </w:rPr>
                <w:t>Flujo(s) alternativo(s):</w:t>
              </w:r>
            </w:ins>
          </w:p>
        </w:tc>
        <w:tc>
          <w:tcPr>
            <w:tcW w:w="6946" w:type="dxa"/>
          </w:tcPr>
          <w:p w14:paraId="1F778083" w14:textId="77777777" w:rsidR="00D53979" w:rsidRDefault="00D53979" w:rsidP="00D53979">
            <w:pPr>
              <w:pStyle w:val="Sinespaciado"/>
              <w:numPr>
                <w:ilvl w:val="0"/>
                <w:numId w:val="42"/>
              </w:numPr>
              <w:rPr>
                <w:ins w:id="1073" w:author="carlos cruz" w:date="2015-05-30T09:58:00Z"/>
              </w:rPr>
            </w:pPr>
            <w:ins w:id="1074" w:author="carlos cruz" w:date="2015-05-30T09:58:00Z">
              <w:r>
                <w:t>En el punto 3. Del flujo principal, si se encuentra el historial del cliente almacenado de forma temporal, la aplicación móvil obtiene el historial clínico del cliente.</w:t>
              </w:r>
            </w:ins>
          </w:p>
          <w:p w14:paraId="4689F283" w14:textId="77777777" w:rsidR="00D53979" w:rsidRPr="00883B01" w:rsidRDefault="00D53979" w:rsidP="000576A3">
            <w:pPr>
              <w:rPr>
                <w:ins w:id="1075" w:author="carlos cruz" w:date="2015-05-30T09:58:00Z"/>
              </w:rPr>
            </w:pPr>
          </w:p>
        </w:tc>
      </w:tr>
    </w:tbl>
    <w:p w14:paraId="1121F341" w14:textId="68DE61A1" w:rsidR="00D53979" w:rsidRPr="0025013B" w:rsidRDefault="00EA5448" w:rsidP="00D53979">
      <w:pPr>
        <w:rPr>
          <w:ins w:id="1076" w:author="carlos cruz" w:date="2015-05-30T09:58:00Z"/>
        </w:rPr>
      </w:pPr>
      <w:ins w:id="1077" w:author="carlos cruz" w:date="2015-05-30T14:49:00Z">
        <w:r w:rsidRPr="00EA5448">
          <w:rPr>
            <w:noProof/>
            <w:lang w:val="es-ES" w:eastAsia="es-ES"/>
          </w:rPr>
          <w:lastRenderedPageBreak/>
          <w:drawing>
            <wp:inline distT="0" distB="0" distL="0" distR="0" wp14:anchorId="06D5C69B" wp14:editId="3A88CE0C">
              <wp:extent cx="5183950" cy="3486150"/>
              <wp:effectExtent l="0" t="0" r="0" b="0"/>
              <wp:docPr id="56" name="Imagen 56" descr="C:\Users\karlos\AppData\Local\Temp\flaC19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rlos\AppData\Local\Temp\flaC19B.tmp\Snapsho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1220" cy="3491039"/>
                      </a:xfrm>
                      <a:prstGeom prst="rect">
                        <a:avLst/>
                      </a:prstGeom>
                      <a:noFill/>
                      <a:ln>
                        <a:noFill/>
                      </a:ln>
                    </pic:spPr>
                  </pic:pic>
                </a:graphicData>
              </a:graphic>
            </wp:inline>
          </w:drawing>
        </w:r>
      </w:ins>
    </w:p>
    <w:p w14:paraId="4AEFBBD8" w14:textId="07E40B61" w:rsidR="0065343B" w:rsidRDefault="0065343B" w:rsidP="0065343B">
      <w:pPr>
        <w:pStyle w:val="Titulo3"/>
        <w:numPr>
          <w:ilvl w:val="0"/>
          <w:numId w:val="32"/>
        </w:numPr>
        <w:rPr>
          <w:ins w:id="1078" w:author="carlos cruz" w:date="2015-05-30T10:26:00Z"/>
        </w:rPr>
      </w:pPr>
      <w:ins w:id="1079" w:author="carlos cruz" w:date="2015-05-30T09:59:00Z">
        <w:r>
          <w:t>Trazar Ruta.</w:t>
        </w:r>
      </w:ins>
    </w:p>
    <w:p w14:paraId="73422FFF" w14:textId="0CCCA6B5" w:rsidR="00B61973" w:rsidRPr="00D85BB1" w:rsidRDefault="00AA7E29">
      <w:pPr>
        <w:jc w:val="center"/>
        <w:rPr>
          <w:ins w:id="1080" w:author="carlos cruz" w:date="2015-05-30T09:59:00Z"/>
        </w:rPr>
        <w:pPrChange w:id="1081" w:author="carlos cruz" w:date="2015-05-30T10:43:00Z">
          <w:pPr>
            <w:pStyle w:val="Titulo3"/>
            <w:numPr>
              <w:numId w:val="32"/>
            </w:numPr>
            <w:ind w:left="1080" w:hanging="360"/>
          </w:pPr>
        </w:pPrChange>
      </w:pPr>
      <w:ins w:id="1082" w:author="carlos cruz" w:date="2015-05-30T10:43:00Z">
        <w:r w:rsidRPr="00AA7E29">
          <w:rPr>
            <w:noProof/>
            <w:lang w:val="es-ES" w:eastAsia="es-ES"/>
            <w:rPrChange w:id="1083" w:author="Unknown">
              <w:rPr>
                <w:noProof/>
                <w:lang w:eastAsia="es-ES"/>
              </w:rPr>
            </w:rPrChange>
          </w:rPr>
          <w:drawing>
            <wp:inline distT="0" distB="0" distL="0" distR="0" wp14:anchorId="3161FA59" wp14:editId="2C85319A">
              <wp:extent cx="3067050" cy="14287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705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65343B" w:rsidRPr="007A6F19" w14:paraId="0BAB5605" w14:textId="77777777" w:rsidTr="000576A3">
        <w:trPr>
          <w:ins w:id="1084" w:author="carlos cruz" w:date="2015-05-30T09:59:00Z"/>
        </w:trPr>
        <w:tc>
          <w:tcPr>
            <w:tcW w:w="9351" w:type="dxa"/>
            <w:gridSpan w:val="2"/>
            <w:shd w:val="clear" w:color="auto" w:fill="4F81BD"/>
          </w:tcPr>
          <w:p w14:paraId="6A063850" w14:textId="77777777" w:rsidR="0065343B" w:rsidRPr="007A6F19" w:rsidRDefault="0065343B" w:rsidP="000576A3">
            <w:pPr>
              <w:contextualSpacing/>
              <w:jc w:val="center"/>
              <w:rPr>
                <w:ins w:id="1085" w:author="carlos cruz" w:date="2015-05-30T09:59:00Z"/>
                <w:rFonts w:cs="Calibri"/>
                <w:b/>
                <w:bCs/>
              </w:rPr>
            </w:pPr>
            <w:ins w:id="1086" w:author="carlos cruz" w:date="2015-05-30T09:59:00Z">
              <w:r w:rsidRPr="007A6F19">
                <w:rPr>
                  <w:rFonts w:cs="Calibri"/>
                  <w:b/>
                  <w:bCs/>
                </w:rPr>
                <w:t>CASO DE USO:</w:t>
              </w:r>
              <w:r>
                <w:rPr>
                  <w:rFonts w:cs="Calibri"/>
                  <w:b/>
                  <w:bCs/>
                </w:rPr>
                <w:t xml:space="preserve"> Trazar Ruta</w:t>
              </w:r>
            </w:ins>
          </w:p>
        </w:tc>
      </w:tr>
      <w:tr w:rsidR="0065343B" w:rsidRPr="007A6F19" w14:paraId="032A27F6" w14:textId="77777777" w:rsidTr="000576A3">
        <w:trPr>
          <w:ins w:id="1087" w:author="carlos cruz" w:date="2015-05-30T09:59:00Z"/>
        </w:trPr>
        <w:tc>
          <w:tcPr>
            <w:tcW w:w="2405" w:type="dxa"/>
            <w:shd w:val="clear" w:color="auto" w:fill="DBE5F1"/>
          </w:tcPr>
          <w:p w14:paraId="470FA215" w14:textId="77777777" w:rsidR="0065343B" w:rsidRPr="007A6F19" w:rsidRDefault="0065343B" w:rsidP="000576A3">
            <w:pPr>
              <w:ind w:firstLine="0"/>
              <w:contextualSpacing/>
              <w:jc w:val="left"/>
              <w:rPr>
                <w:ins w:id="1088" w:author="carlos cruz" w:date="2015-05-30T09:59:00Z"/>
                <w:rFonts w:cs="Calibri"/>
                <w:b/>
                <w:bCs/>
              </w:rPr>
            </w:pPr>
            <w:ins w:id="1089" w:author="carlos cruz" w:date="2015-05-30T09:59:00Z">
              <w:r w:rsidRPr="007A6F19">
                <w:rPr>
                  <w:rFonts w:cs="Calibri"/>
                  <w:b/>
                  <w:bCs/>
                </w:rPr>
                <w:t>Actores Primarios:</w:t>
              </w:r>
            </w:ins>
          </w:p>
        </w:tc>
        <w:tc>
          <w:tcPr>
            <w:tcW w:w="6946" w:type="dxa"/>
          </w:tcPr>
          <w:p w14:paraId="3DC9D62C" w14:textId="77777777" w:rsidR="0065343B" w:rsidRPr="007A6F19" w:rsidRDefault="0065343B" w:rsidP="000576A3">
            <w:pPr>
              <w:ind w:firstLine="0"/>
              <w:contextualSpacing/>
              <w:rPr>
                <w:ins w:id="1090" w:author="carlos cruz" w:date="2015-05-30T09:59:00Z"/>
              </w:rPr>
            </w:pPr>
            <w:ins w:id="1091" w:author="carlos cruz" w:date="2015-05-30T09:59:00Z">
              <w:r>
                <w:t>Aplicación Móvil Cliente</w:t>
              </w:r>
            </w:ins>
          </w:p>
        </w:tc>
      </w:tr>
      <w:tr w:rsidR="0065343B" w:rsidRPr="007A6F19" w14:paraId="4FF9346E" w14:textId="77777777" w:rsidTr="000576A3">
        <w:trPr>
          <w:ins w:id="1092" w:author="carlos cruz" w:date="2015-05-30T09:59:00Z"/>
        </w:trPr>
        <w:tc>
          <w:tcPr>
            <w:tcW w:w="2405" w:type="dxa"/>
            <w:shd w:val="clear" w:color="auto" w:fill="DBE5F1"/>
          </w:tcPr>
          <w:p w14:paraId="034BB0E8" w14:textId="77777777" w:rsidR="0065343B" w:rsidRPr="007A6F19" w:rsidRDefault="0065343B" w:rsidP="000576A3">
            <w:pPr>
              <w:ind w:firstLine="0"/>
              <w:contextualSpacing/>
              <w:jc w:val="left"/>
              <w:rPr>
                <w:ins w:id="1093" w:author="carlos cruz" w:date="2015-05-30T09:59:00Z"/>
                <w:rFonts w:cs="Calibri"/>
                <w:b/>
                <w:bCs/>
              </w:rPr>
            </w:pPr>
            <w:ins w:id="1094" w:author="carlos cruz" w:date="2015-05-30T09:59:00Z">
              <w:r w:rsidRPr="007A6F19">
                <w:rPr>
                  <w:rFonts w:cs="Calibri"/>
                  <w:b/>
                  <w:bCs/>
                </w:rPr>
                <w:t>Actores secundarios:</w:t>
              </w:r>
            </w:ins>
          </w:p>
        </w:tc>
        <w:tc>
          <w:tcPr>
            <w:tcW w:w="6946" w:type="dxa"/>
          </w:tcPr>
          <w:p w14:paraId="09CE7207" w14:textId="77777777" w:rsidR="0065343B" w:rsidRPr="007A6F19" w:rsidRDefault="0065343B" w:rsidP="000576A3">
            <w:pPr>
              <w:ind w:firstLine="0"/>
              <w:contextualSpacing/>
              <w:rPr>
                <w:ins w:id="1095" w:author="carlos cruz" w:date="2015-05-30T09:59:00Z"/>
                <w:rFonts w:cs="Calibri"/>
              </w:rPr>
            </w:pPr>
            <w:ins w:id="1096" w:author="carlos cruz" w:date="2015-05-30T09:59:00Z">
              <w:r>
                <w:t xml:space="preserve">Aplicación Web Operador, Aplicación Móvil Ambulancia </w:t>
              </w:r>
            </w:ins>
          </w:p>
        </w:tc>
      </w:tr>
      <w:tr w:rsidR="0065343B" w:rsidRPr="007A6F19" w14:paraId="561C6B85" w14:textId="77777777" w:rsidTr="000576A3">
        <w:trPr>
          <w:ins w:id="1097" w:author="carlos cruz" w:date="2015-05-30T09:59:00Z"/>
        </w:trPr>
        <w:tc>
          <w:tcPr>
            <w:tcW w:w="2405" w:type="dxa"/>
            <w:shd w:val="clear" w:color="auto" w:fill="DBE5F1"/>
          </w:tcPr>
          <w:p w14:paraId="265D3387" w14:textId="77777777" w:rsidR="0065343B" w:rsidRPr="007A6F19" w:rsidRDefault="0065343B" w:rsidP="000576A3">
            <w:pPr>
              <w:ind w:firstLine="0"/>
              <w:contextualSpacing/>
              <w:jc w:val="left"/>
              <w:rPr>
                <w:ins w:id="1098" w:author="carlos cruz" w:date="2015-05-30T09:59:00Z"/>
                <w:rFonts w:cs="Calibri"/>
                <w:b/>
                <w:bCs/>
              </w:rPr>
            </w:pPr>
            <w:ins w:id="1099" w:author="carlos cruz" w:date="2015-05-30T09:59:00Z">
              <w:r w:rsidRPr="007A6F19">
                <w:rPr>
                  <w:rFonts w:cs="Calibri"/>
                  <w:b/>
                  <w:bCs/>
                </w:rPr>
                <w:t>Descripción:</w:t>
              </w:r>
            </w:ins>
          </w:p>
        </w:tc>
        <w:tc>
          <w:tcPr>
            <w:tcW w:w="6946" w:type="dxa"/>
          </w:tcPr>
          <w:p w14:paraId="608E81F5" w14:textId="77777777" w:rsidR="0065343B" w:rsidRPr="007A6F19" w:rsidRDefault="0065343B" w:rsidP="000576A3">
            <w:pPr>
              <w:pStyle w:val="Sinespaciado"/>
              <w:spacing w:before="240" w:beforeAutospacing="0" w:after="240" w:afterAutospacing="0"/>
              <w:ind w:firstLine="0"/>
              <w:rPr>
                <w:ins w:id="1100" w:author="carlos cruz" w:date="2015-05-30T09:59:00Z"/>
              </w:rPr>
            </w:pPr>
            <w:ins w:id="1101" w:author="carlos cruz" w:date="2015-05-30T09:59:00Z">
              <w:r>
                <w:t>Permite a la aplicación web y móvil el trazado de una ruta</w:t>
              </w:r>
            </w:ins>
          </w:p>
        </w:tc>
      </w:tr>
      <w:tr w:rsidR="0065343B" w:rsidRPr="007A6F19" w14:paraId="7741CF9A" w14:textId="77777777" w:rsidTr="000576A3">
        <w:trPr>
          <w:ins w:id="1102" w:author="carlos cruz" w:date="2015-05-30T09:59:00Z"/>
        </w:trPr>
        <w:tc>
          <w:tcPr>
            <w:tcW w:w="2405" w:type="dxa"/>
            <w:shd w:val="clear" w:color="auto" w:fill="DBE5F1"/>
          </w:tcPr>
          <w:p w14:paraId="1B55AD27" w14:textId="77777777" w:rsidR="0065343B" w:rsidRPr="007A6F19" w:rsidRDefault="0065343B" w:rsidP="000576A3">
            <w:pPr>
              <w:ind w:firstLine="0"/>
              <w:contextualSpacing/>
              <w:jc w:val="left"/>
              <w:rPr>
                <w:ins w:id="1103" w:author="carlos cruz" w:date="2015-05-30T09:59:00Z"/>
                <w:rFonts w:cs="Calibri"/>
                <w:b/>
                <w:bCs/>
              </w:rPr>
            </w:pPr>
            <w:ins w:id="1104" w:author="carlos cruz" w:date="2015-05-30T09:59:00Z">
              <w:r w:rsidRPr="007A6F19">
                <w:rPr>
                  <w:rFonts w:cs="Calibri"/>
                  <w:b/>
                  <w:bCs/>
                </w:rPr>
                <w:t>Precondiciones:</w:t>
              </w:r>
            </w:ins>
          </w:p>
        </w:tc>
        <w:tc>
          <w:tcPr>
            <w:tcW w:w="6946" w:type="dxa"/>
          </w:tcPr>
          <w:p w14:paraId="40E070DB" w14:textId="77777777" w:rsidR="0065343B" w:rsidRDefault="0065343B" w:rsidP="000576A3">
            <w:pPr>
              <w:pStyle w:val="Prrafodelista"/>
              <w:numPr>
                <w:ilvl w:val="0"/>
                <w:numId w:val="30"/>
              </w:numPr>
              <w:rPr>
                <w:ins w:id="1105" w:author="carlos cruz" w:date="2015-05-30T09:59:00Z"/>
              </w:rPr>
            </w:pPr>
            <w:ins w:id="1106" w:author="carlos cruz" w:date="2015-05-30T09:59:00Z">
              <w:r>
                <w:t>Que se haya invocado el caso de uso asignar ambulancia</w:t>
              </w:r>
            </w:ins>
          </w:p>
          <w:p w14:paraId="7D566A88" w14:textId="77777777" w:rsidR="0065343B" w:rsidRPr="00684655" w:rsidRDefault="0065343B" w:rsidP="000576A3">
            <w:pPr>
              <w:pStyle w:val="Prrafodelista"/>
              <w:numPr>
                <w:ilvl w:val="0"/>
                <w:numId w:val="30"/>
              </w:numPr>
              <w:rPr>
                <w:ins w:id="1107" w:author="carlos cruz" w:date="2015-05-30T09:59:00Z"/>
              </w:rPr>
            </w:pPr>
            <w:ins w:id="1108" w:author="carlos cruz" w:date="2015-05-30T09:59:00Z">
              <w:r>
                <w:lastRenderedPageBreak/>
                <w:t>La aplicación móvil de la ambulancia debe tener acceso a internet</w:t>
              </w:r>
            </w:ins>
          </w:p>
        </w:tc>
      </w:tr>
      <w:tr w:rsidR="0065343B" w:rsidRPr="007A6F19" w14:paraId="1D47C762" w14:textId="77777777" w:rsidTr="000576A3">
        <w:trPr>
          <w:ins w:id="1109" w:author="carlos cruz" w:date="2015-05-30T09:59:00Z"/>
        </w:trPr>
        <w:tc>
          <w:tcPr>
            <w:tcW w:w="2405" w:type="dxa"/>
            <w:shd w:val="clear" w:color="auto" w:fill="DBE5F1"/>
          </w:tcPr>
          <w:p w14:paraId="32C62BE0" w14:textId="77777777" w:rsidR="0065343B" w:rsidRPr="007A6F19" w:rsidRDefault="0065343B" w:rsidP="000576A3">
            <w:pPr>
              <w:ind w:firstLine="0"/>
              <w:contextualSpacing/>
              <w:jc w:val="left"/>
              <w:rPr>
                <w:ins w:id="1110" w:author="carlos cruz" w:date="2015-05-30T09:59:00Z"/>
                <w:rFonts w:cs="Calibri"/>
                <w:b/>
                <w:bCs/>
              </w:rPr>
            </w:pPr>
            <w:proofErr w:type="spellStart"/>
            <w:ins w:id="1111" w:author="carlos cruz" w:date="2015-05-30T09:59:00Z">
              <w:r>
                <w:rPr>
                  <w:rFonts w:cs="Calibri"/>
                  <w:b/>
                  <w:bCs/>
                </w:rPr>
                <w:lastRenderedPageBreak/>
                <w:t>Pos</w:t>
              </w:r>
              <w:proofErr w:type="spellEnd"/>
              <w:r w:rsidRPr="007A6F19">
                <w:rPr>
                  <w:rFonts w:cs="Calibri"/>
                  <w:b/>
                  <w:bCs/>
                </w:rPr>
                <w:t xml:space="preserve"> condiciones:</w:t>
              </w:r>
            </w:ins>
          </w:p>
        </w:tc>
        <w:tc>
          <w:tcPr>
            <w:tcW w:w="6946" w:type="dxa"/>
          </w:tcPr>
          <w:p w14:paraId="778DFD9F" w14:textId="77777777" w:rsidR="0065343B" w:rsidRPr="00F56394" w:rsidRDefault="0065343B" w:rsidP="000576A3">
            <w:pPr>
              <w:pStyle w:val="Prrafodelista"/>
              <w:numPr>
                <w:ilvl w:val="0"/>
                <w:numId w:val="23"/>
              </w:numPr>
              <w:spacing w:before="240" w:beforeAutospacing="0" w:line="276" w:lineRule="auto"/>
              <w:ind w:left="459"/>
              <w:contextualSpacing/>
              <w:rPr>
                <w:ins w:id="1112" w:author="carlos cruz" w:date="2015-05-30T09:59:00Z"/>
              </w:rPr>
            </w:pPr>
            <w:ins w:id="1113" w:author="carlos cruz" w:date="2015-05-30T09:59:00Z">
              <w:r>
                <w:t>La aplicación móvil y web deberán visualizar la ruta trazada</w:t>
              </w:r>
            </w:ins>
          </w:p>
        </w:tc>
      </w:tr>
      <w:tr w:rsidR="0065343B" w:rsidRPr="007A6F19" w14:paraId="2B382C5A" w14:textId="77777777" w:rsidTr="000576A3">
        <w:trPr>
          <w:ins w:id="1114" w:author="carlos cruz" w:date="2015-05-30T09:59:00Z"/>
        </w:trPr>
        <w:tc>
          <w:tcPr>
            <w:tcW w:w="2405" w:type="dxa"/>
            <w:shd w:val="clear" w:color="auto" w:fill="DBE5F1"/>
          </w:tcPr>
          <w:p w14:paraId="65B8AF93" w14:textId="77777777" w:rsidR="0065343B" w:rsidRPr="007A6F19" w:rsidRDefault="0065343B" w:rsidP="000576A3">
            <w:pPr>
              <w:ind w:firstLine="0"/>
              <w:contextualSpacing/>
              <w:jc w:val="left"/>
              <w:rPr>
                <w:ins w:id="1115" w:author="carlos cruz" w:date="2015-05-30T09:59:00Z"/>
                <w:rFonts w:cs="Calibri"/>
                <w:b/>
                <w:bCs/>
              </w:rPr>
            </w:pPr>
            <w:ins w:id="1116" w:author="carlos cruz" w:date="2015-05-30T09:59:00Z">
              <w:r w:rsidRPr="007A6F19">
                <w:rPr>
                  <w:rFonts w:cs="Calibri"/>
                  <w:b/>
                  <w:bCs/>
                </w:rPr>
                <w:t>Flujo Principal:</w:t>
              </w:r>
            </w:ins>
          </w:p>
        </w:tc>
        <w:tc>
          <w:tcPr>
            <w:tcW w:w="6946" w:type="dxa"/>
          </w:tcPr>
          <w:p w14:paraId="79348459" w14:textId="77777777" w:rsidR="0065343B" w:rsidRDefault="0065343B" w:rsidP="000576A3">
            <w:pPr>
              <w:pStyle w:val="Sinespaciado"/>
              <w:numPr>
                <w:ilvl w:val="0"/>
                <w:numId w:val="29"/>
              </w:numPr>
              <w:rPr>
                <w:ins w:id="1117" w:author="carlos cruz" w:date="2015-05-30T09:59:00Z"/>
              </w:rPr>
            </w:pPr>
            <w:ins w:id="1118" w:author="carlos cruz" w:date="2015-05-30T09:59:00Z">
              <w:r>
                <w:t>El caso de uso trazar ruta inicializa cuando se realizó la asignación de ambulancia.</w:t>
              </w:r>
            </w:ins>
          </w:p>
          <w:p w14:paraId="6EC64463" w14:textId="77777777" w:rsidR="0065343B" w:rsidRDefault="0065343B" w:rsidP="000576A3">
            <w:pPr>
              <w:pStyle w:val="Sinespaciado"/>
              <w:numPr>
                <w:ilvl w:val="0"/>
                <w:numId w:val="29"/>
              </w:numPr>
              <w:rPr>
                <w:ins w:id="1119" w:author="carlos cruz" w:date="2015-05-30T09:59:00Z"/>
              </w:rPr>
            </w:pPr>
            <w:ins w:id="1120" w:author="carlos cruz" w:date="2015-05-30T09:59:00Z">
              <w:r>
                <w:t>El servicio web envía la posición del incidente a la aplicación móvil de la ambulancia y la aplicación web del operador.</w:t>
              </w:r>
            </w:ins>
          </w:p>
          <w:p w14:paraId="473A861F" w14:textId="77777777" w:rsidR="0065343B" w:rsidRPr="00E62D19" w:rsidRDefault="0065343B" w:rsidP="000576A3">
            <w:pPr>
              <w:pStyle w:val="Sinespaciado"/>
              <w:numPr>
                <w:ilvl w:val="0"/>
                <w:numId w:val="29"/>
              </w:numPr>
              <w:rPr>
                <w:ins w:id="1121" w:author="carlos cruz" w:date="2015-05-30T09:59:00Z"/>
              </w:rPr>
            </w:pPr>
            <w:ins w:id="1122" w:author="carlos cruz" w:date="2015-05-30T09:59:00Z">
              <w:r>
                <w:t>El caso de uso finaliza cuando en ambas aplicaciones se realiza el trazado de ruta.</w:t>
              </w:r>
            </w:ins>
          </w:p>
        </w:tc>
      </w:tr>
      <w:tr w:rsidR="0065343B" w:rsidRPr="007A6F19" w14:paraId="54F54B14" w14:textId="77777777" w:rsidTr="000576A3">
        <w:trPr>
          <w:ins w:id="1123" w:author="carlos cruz" w:date="2015-05-30T09:59:00Z"/>
        </w:trPr>
        <w:tc>
          <w:tcPr>
            <w:tcW w:w="2405" w:type="dxa"/>
            <w:shd w:val="clear" w:color="auto" w:fill="DBE5F1"/>
          </w:tcPr>
          <w:p w14:paraId="250A516A" w14:textId="77777777" w:rsidR="0065343B" w:rsidRPr="007A6F19" w:rsidRDefault="0065343B" w:rsidP="000576A3">
            <w:pPr>
              <w:ind w:right="-250" w:firstLine="0"/>
              <w:contextualSpacing/>
              <w:jc w:val="left"/>
              <w:rPr>
                <w:ins w:id="1124" w:author="carlos cruz" w:date="2015-05-30T09:59:00Z"/>
                <w:rFonts w:cs="Calibri"/>
                <w:b/>
                <w:bCs/>
              </w:rPr>
            </w:pPr>
            <w:ins w:id="1125" w:author="carlos cruz" w:date="2015-05-30T09:59:00Z">
              <w:r w:rsidRPr="007A6F19">
                <w:rPr>
                  <w:rFonts w:cs="Calibri"/>
                  <w:b/>
                  <w:bCs/>
                </w:rPr>
                <w:t>Flujo(s) alternativo(s):</w:t>
              </w:r>
            </w:ins>
          </w:p>
        </w:tc>
        <w:tc>
          <w:tcPr>
            <w:tcW w:w="6946" w:type="dxa"/>
          </w:tcPr>
          <w:p w14:paraId="17E20562" w14:textId="77777777" w:rsidR="0065343B" w:rsidRPr="00165A3E" w:rsidRDefault="0065343B" w:rsidP="000576A3">
            <w:pPr>
              <w:spacing w:after="0" w:line="276" w:lineRule="auto"/>
              <w:ind w:firstLine="0"/>
              <w:contextualSpacing/>
              <w:rPr>
                <w:ins w:id="1126" w:author="carlos cruz" w:date="2015-05-30T09:59:00Z"/>
              </w:rPr>
            </w:pPr>
            <w:ins w:id="1127" w:author="carlos cruz" w:date="2015-05-30T09:59:00Z">
              <w:r>
                <w:t>Ninguno</w:t>
              </w:r>
            </w:ins>
          </w:p>
        </w:tc>
      </w:tr>
    </w:tbl>
    <w:p w14:paraId="614E2D3C" w14:textId="77777777" w:rsidR="0065343B" w:rsidRDefault="0065343B" w:rsidP="0065343B">
      <w:pPr>
        <w:rPr>
          <w:ins w:id="1128" w:author="carlos cruz" w:date="2015-05-30T09:59:00Z"/>
          <w:lang w:val="es-ES"/>
        </w:rPr>
      </w:pPr>
    </w:p>
    <w:p w14:paraId="236D968E" w14:textId="77777777" w:rsidR="00D53979" w:rsidRPr="00151BB7" w:rsidRDefault="00D53979">
      <w:pPr>
        <w:rPr>
          <w:ins w:id="1129" w:author="luis angel barrancos ortiz" w:date="2015-05-29T20:28:00Z"/>
          <w:lang w:val="es-ES"/>
          <w:rPrChange w:id="1130" w:author="luis angel barrancos ortiz" w:date="2015-05-29T20:52:00Z">
            <w:rPr>
              <w:ins w:id="1131" w:author="luis angel barrancos ortiz" w:date="2015-05-29T20:28:00Z"/>
            </w:rPr>
          </w:rPrChange>
        </w:rPr>
        <w:pPrChange w:id="1132" w:author="luis angel barrancos ortiz" w:date="2015-05-29T20:52:00Z">
          <w:pPr>
            <w:ind w:firstLine="0"/>
          </w:pPr>
        </w:pPrChange>
      </w:pPr>
    </w:p>
    <w:p w14:paraId="3AA1E843" w14:textId="4D38426C" w:rsidR="00335F9E" w:rsidRDefault="0070501C">
      <w:pPr>
        <w:pStyle w:val="Titulo3"/>
        <w:numPr>
          <w:ilvl w:val="0"/>
          <w:numId w:val="32"/>
        </w:numPr>
        <w:rPr>
          <w:ins w:id="1133" w:author="carlos cruz" w:date="2015-05-30T10:26:00Z"/>
        </w:rPr>
        <w:pPrChange w:id="1134" w:author="carlos cruz" w:date="2015-05-30T09:56:00Z">
          <w:pPr>
            <w:ind w:firstLine="0"/>
          </w:pPr>
        </w:pPrChange>
      </w:pPr>
      <w:ins w:id="1135" w:author="luis angel barrancos ortiz" w:date="2015-05-29T21:33:00Z">
        <w:del w:id="1136" w:author="carlos cruz" w:date="2015-05-30T10:26:00Z">
          <w:r w:rsidRPr="0070501C" w:rsidDel="00B61973">
            <w:rPr>
              <w:noProof/>
              <w:lang w:eastAsia="es-ES"/>
              <w:rPrChange w:id="1137" w:author="Server Document" w:date="2015-05-30T16:19:00Z">
                <w:rPr>
                  <w:b/>
                  <w:noProof/>
                  <w:lang w:eastAsia="es-ES"/>
                </w:rPr>
              </w:rPrChange>
            </w:rPr>
            <w:drawing>
              <wp:anchor distT="0" distB="0" distL="114300" distR="114300" simplePos="0" relativeHeight="251658259" behindDoc="0" locked="0" layoutInCell="1" allowOverlap="1" wp14:anchorId="5915951E" wp14:editId="0258FB96">
                <wp:simplePos x="0" y="0"/>
                <wp:positionH relativeFrom="page">
                  <wp:align>center</wp:align>
                </wp:positionH>
                <wp:positionV relativeFrom="paragraph">
                  <wp:posOffset>262890</wp:posOffset>
                </wp:positionV>
                <wp:extent cx="3476625" cy="1428750"/>
                <wp:effectExtent l="0" t="0" r="9525"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6625" cy="1428750"/>
                        </a:xfrm>
                        <a:prstGeom prst="rect">
                          <a:avLst/>
                        </a:prstGeom>
                        <a:noFill/>
                        <a:ln>
                          <a:noFill/>
                        </a:ln>
                      </pic:spPr>
                    </pic:pic>
                  </a:graphicData>
                </a:graphic>
              </wp:anchor>
            </w:drawing>
          </w:r>
        </w:del>
      </w:ins>
      <w:ins w:id="1138" w:author="luis angel barrancos ortiz" w:date="2015-05-29T20:29:00Z">
        <w:del w:id="1139" w:author="carlos cruz" w:date="2015-05-30T09:56:00Z">
          <w:r w:rsidR="00335F9E" w:rsidDel="0074083C">
            <w:delText>C.U.10</w:delText>
          </w:r>
        </w:del>
      </w:ins>
      <w:ins w:id="1140" w:author="luis angel barrancos ortiz" w:date="2015-05-29T20:32:00Z">
        <w:del w:id="1141" w:author="carlos cruz" w:date="2015-05-30T09:56:00Z">
          <w:r w:rsidR="00335F9E" w:rsidDel="0074083C">
            <w:delText xml:space="preserve"> </w:delText>
          </w:r>
        </w:del>
        <w:r w:rsidR="00335F9E">
          <w:t xml:space="preserve">Confirmar Afiliación. </w:t>
        </w:r>
      </w:ins>
    </w:p>
    <w:p w14:paraId="7BBACDAE" w14:textId="46E5C78A" w:rsidR="00B61973" w:rsidRPr="00B61973" w:rsidRDefault="00AA7E29">
      <w:pPr>
        <w:jc w:val="center"/>
        <w:rPr>
          <w:ins w:id="1142" w:author="luis angel barrancos ortiz" w:date="2015-05-29T21:33:00Z"/>
          <w:lang w:val="es-ES"/>
          <w:rPrChange w:id="1143" w:author="carlos cruz" w:date="2015-05-30T10:26:00Z">
            <w:rPr>
              <w:ins w:id="1144" w:author="luis angel barrancos ortiz" w:date="2015-05-29T21:33:00Z"/>
            </w:rPr>
          </w:rPrChange>
        </w:rPr>
        <w:pPrChange w:id="1145" w:author="carlos cruz" w:date="2015-05-30T10:44:00Z">
          <w:pPr>
            <w:ind w:firstLine="0"/>
          </w:pPr>
        </w:pPrChange>
      </w:pPr>
      <w:ins w:id="1146" w:author="carlos cruz" w:date="2015-05-30T10:44:00Z">
        <w:r w:rsidRPr="00AA7E29">
          <w:rPr>
            <w:noProof/>
            <w:lang w:val="es-ES" w:eastAsia="es-ES"/>
          </w:rPr>
          <w:drawing>
            <wp:inline distT="0" distB="0" distL="0" distR="0" wp14:anchorId="17DE34E8" wp14:editId="57E6A8C7">
              <wp:extent cx="3095625" cy="14287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562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0501C" w:rsidRPr="007A6F19" w14:paraId="255B612D" w14:textId="77777777" w:rsidTr="000576A3">
        <w:trPr>
          <w:ins w:id="1147" w:author="luis angel barrancos ortiz" w:date="2015-05-29T21:33:00Z"/>
        </w:trPr>
        <w:tc>
          <w:tcPr>
            <w:tcW w:w="9351" w:type="dxa"/>
            <w:gridSpan w:val="2"/>
            <w:shd w:val="clear" w:color="auto" w:fill="4F81BD"/>
          </w:tcPr>
          <w:p w14:paraId="5F323D02" w14:textId="3D7A64DB" w:rsidR="0070501C" w:rsidRPr="007A6F19" w:rsidRDefault="0070501C">
            <w:pPr>
              <w:contextualSpacing/>
              <w:jc w:val="center"/>
              <w:rPr>
                <w:ins w:id="1148" w:author="luis angel barrancos ortiz" w:date="2015-05-29T21:33:00Z"/>
                <w:rFonts w:cs="Calibri"/>
                <w:b/>
                <w:bCs/>
              </w:rPr>
            </w:pPr>
            <w:ins w:id="1149" w:author="luis angel barrancos ortiz" w:date="2015-05-29T21:33:00Z">
              <w:r w:rsidRPr="007A6F19">
                <w:rPr>
                  <w:rFonts w:cs="Calibri"/>
                  <w:b/>
                  <w:bCs/>
                </w:rPr>
                <w:t>CASO DE USO:</w:t>
              </w:r>
              <w:r>
                <w:rPr>
                  <w:rFonts w:cs="Calibri"/>
                  <w:b/>
                  <w:bCs/>
                </w:rPr>
                <w:t xml:space="preserve"> </w:t>
              </w:r>
            </w:ins>
            <w:ins w:id="1150" w:author="luis angel barrancos ortiz" w:date="2015-05-29T21:34:00Z">
              <w:r>
                <w:rPr>
                  <w:rFonts w:cs="Calibri"/>
                  <w:b/>
                  <w:bCs/>
                </w:rPr>
                <w:t xml:space="preserve">Confirmar </w:t>
              </w:r>
            </w:ins>
            <w:ins w:id="1151" w:author="luis angel barrancos ortiz" w:date="2015-05-29T21:35:00Z">
              <w:r w:rsidR="00D34088">
                <w:rPr>
                  <w:rFonts w:cs="Calibri"/>
                  <w:b/>
                  <w:bCs/>
                </w:rPr>
                <w:t>Afiliación</w:t>
              </w:r>
            </w:ins>
          </w:p>
        </w:tc>
      </w:tr>
      <w:tr w:rsidR="0070501C" w:rsidRPr="007A6F19" w14:paraId="4EAFB115" w14:textId="77777777" w:rsidTr="000576A3">
        <w:trPr>
          <w:ins w:id="1152" w:author="luis angel barrancos ortiz" w:date="2015-05-29T21:33:00Z"/>
        </w:trPr>
        <w:tc>
          <w:tcPr>
            <w:tcW w:w="2405" w:type="dxa"/>
            <w:shd w:val="clear" w:color="auto" w:fill="DBE5F1"/>
          </w:tcPr>
          <w:p w14:paraId="3DABC0F5" w14:textId="77777777" w:rsidR="0070501C" w:rsidRPr="007A6F19" w:rsidRDefault="0070501C" w:rsidP="000576A3">
            <w:pPr>
              <w:ind w:firstLine="0"/>
              <w:contextualSpacing/>
              <w:jc w:val="left"/>
              <w:rPr>
                <w:ins w:id="1153" w:author="luis angel barrancos ortiz" w:date="2015-05-29T21:33:00Z"/>
                <w:rFonts w:cs="Calibri"/>
                <w:b/>
                <w:bCs/>
              </w:rPr>
            </w:pPr>
            <w:ins w:id="1154" w:author="luis angel barrancos ortiz" w:date="2015-05-29T21:33:00Z">
              <w:r w:rsidRPr="007A6F19">
                <w:rPr>
                  <w:rFonts w:cs="Calibri"/>
                  <w:b/>
                  <w:bCs/>
                </w:rPr>
                <w:t>Actores Primarios:</w:t>
              </w:r>
            </w:ins>
          </w:p>
        </w:tc>
        <w:tc>
          <w:tcPr>
            <w:tcW w:w="6946" w:type="dxa"/>
          </w:tcPr>
          <w:p w14:paraId="01164708" w14:textId="64FBA8A8" w:rsidR="0070501C" w:rsidRPr="007A6F19" w:rsidRDefault="0070501C" w:rsidP="000576A3">
            <w:pPr>
              <w:ind w:firstLine="0"/>
              <w:contextualSpacing/>
              <w:rPr>
                <w:ins w:id="1155" w:author="luis angel barrancos ortiz" w:date="2015-05-29T21:33:00Z"/>
              </w:rPr>
            </w:pPr>
            <w:ins w:id="1156" w:author="luis angel barrancos ortiz" w:date="2015-05-29T21:34:00Z">
              <w:r>
                <w:t>P</w:t>
              </w:r>
              <w:r w:rsidR="00D34088">
                <w:t>aram</w:t>
              </w:r>
            </w:ins>
            <w:ins w:id="1157" w:author="luis angel barrancos ortiz" w:date="2015-05-29T21:35:00Z">
              <w:r w:rsidR="00D34088">
                <w:t>é</w:t>
              </w:r>
            </w:ins>
            <w:ins w:id="1158" w:author="luis angel barrancos ortiz" w:date="2015-05-29T21:34:00Z">
              <w:r>
                <w:t>dico</w:t>
              </w:r>
            </w:ins>
          </w:p>
        </w:tc>
      </w:tr>
      <w:tr w:rsidR="0070501C" w:rsidRPr="007A6F19" w14:paraId="627CCDEA" w14:textId="77777777" w:rsidTr="000576A3">
        <w:trPr>
          <w:ins w:id="1159" w:author="luis angel barrancos ortiz" w:date="2015-05-29T21:33:00Z"/>
        </w:trPr>
        <w:tc>
          <w:tcPr>
            <w:tcW w:w="2405" w:type="dxa"/>
            <w:shd w:val="clear" w:color="auto" w:fill="DBE5F1"/>
          </w:tcPr>
          <w:p w14:paraId="45294ECB" w14:textId="77777777" w:rsidR="0070501C" w:rsidRPr="007A6F19" w:rsidRDefault="0070501C" w:rsidP="000576A3">
            <w:pPr>
              <w:ind w:firstLine="0"/>
              <w:contextualSpacing/>
              <w:jc w:val="left"/>
              <w:rPr>
                <w:ins w:id="1160" w:author="luis angel barrancos ortiz" w:date="2015-05-29T21:33:00Z"/>
                <w:rFonts w:cs="Calibri"/>
                <w:b/>
                <w:bCs/>
              </w:rPr>
            </w:pPr>
            <w:ins w:id="1161" w:author="luis angel barrancos ortiz" w:date="2015-05-29T21:33:00Z">
              <w:r w:rsidRPr="007A6F19">
                <w:rPr>
                  <w:rFonts w:cs="Calibri"/>
                  <w:b/>
                  <w:bCs/>
                </w:rPr>
                <w:t>Actores secundarios:</w:t>
              </w:r>
            </w:ins>
          </w:p>
        </w:tc>
        <w:tc>
          <w:tcPr>
            <w:tcW w:w="6946" w:type="dxa"/>
          </w:tcPr>
          <w:p w14:paraId="5CC090B8" w14:textId="38245FCF" w:rsidR="0070501C" w:rsidRPr="007A6F19" w:rsidRDefault="0070501C">
            <w:pPr>
              <w:ind w:firstLine="0"/>
              <w:contextualSpacing/>
              <w:rPr>
                <w:ins w:id="1162" w:author="luis angel barrancos ortiz" w:date="2015-05-29T21:33:00Z"/>
                <w:rFonts w:cs="Calibri"/>
              </w:rPr>
            </w:pPr>
            <w:ins w:id="1163" w:author="luis angel barrancos ortiz" w:date="2015-05-29T21:33:00Z">
              <w:r>
                <w:t xml:space="preserve">Aplicación </w:t>
              </w:r>
            </w:ins>
            <w:ins w:id="1164" w:author="luis angel barrancos ortiz" w:date="2015-05-29T21:35:00Z">
              <w:r w:rsidR="00D34088">
                <w:t>Móvil Cliente</w:t>
              </w:r>
            </w:ins>
            <w:ins w:id="1165" w:author="luis angel barrancos ortiz" w:date="2015-05-29T21:33:00Z">
              <w:r>
                <w:t xml:space="preserve"> </w:t>
              </w:r>
            </w:ins>
          </w:p>
        </w:tc>
      </w:tr>
      <w:tr w:rsidR="0070501C" w:rsidRPr="007A6F19" w14:paraId="64D2B1A7" w14:textId="77777777" w:rsidTr="000576A3">
        <w:trPr>
          <w:ins w:id="1166" w:author="luis angel barrancos ortiz" w:date="2015-05-29T21:33:00Z"/>
        </w:trPr>
        <w:tc>
          <w:tcPr>
            <w:tcW w:w="2405" w:type="dxa"/>
            <w:shd w:val="clear" w:color="auto" w:fill="DBE5F1"/>
          </w:tcPr>
          <w:p w14:paraId="68F47980" w14:textId="77777777" w:rsidR="0070501C" w:rsidRPr="007A6F19" w:rsidRDefault="0070501C" w:rsidP="000576A3">
            <w:pPr>
              <w:ind w:firstLine="0"/>
              <w:contextualSpacing/>
              <w:jc w:val="left"/>
              <w:rPr>
                <w:ins w:id="1167" w:author="luis angel barrancos ortiz" w:date="2015-05-29T21:33:00Z"/>
                <w:rFonts w:cs="Calibri"/>
                <w:b/>
                <w:bCs/>
              </w:rPr>
            </w:pPr>
            <w:ins w:id="1168" w:author="luis angel barrancos ortiz" w:date="2015-05-29T21:33:00Z">
              <w:r w:rsidRPr="007A6F19">
                <w:rPr>
                  <w:rFonts w:cs="Calibri"/>
                  <w:b/>
                  <w:bCs/>
                </w:rPr>
                <w:lastRenderedPageBreak/>
                <w:t>Descripción:</w:t>
              </w:r>
            </w:ins>
          </w:p>
        </w:tc>
        <w:tc>
          <w:tcPr>
            <w:tcW w:w="6946" w:type="dxa"/>
          </w:tcPr>
          <w:p w14:paraId="05E60822" w14:textId="2AD42C30" w:rsidR="0070501C" w:rsidRPr="007A6F19" w:rsidRDefault="00D34088">
            <w:pPr>
              <w:pStyle w:val="Sinespaciado"/>
              <w:spacing w:before="240" w:beforeAutospacing="0" w:after="240" w:afterAutospacing="0"/>
              <w:ind w:firstLine="0"/>
              <w:rPr>
                <w:ins w:id="1169" w:author="luis angel barrancos ortiz" w:date="2015-05-29T21:33:00Z"/>
              </w:rPr>
            </w:pPr>
            <w:ins w:id="1170" w:author="luis angel barrancos ortiz" w:date="2015-05-29T21:35:00Z">
              <w:r>
                <w:t xml:space="preserve">Confirma la afiliación de un solicitante del servicio de </w:t>
              </w:r>
            </w:ins>
            <w:ins w:id="1171" w:author="luis angel barrancos ortiz" w:date="2015-05-29T21:36:00Z">
              <w:r>
                <w:t>atención pre-hospitalaria</w:t>
              </w:r>
            </w:ins>
          </w:p>
        </w:tc>
      </w:tr>
      <w:tr w:rsidR="0070501C" w:rsidRPr="007A6F19" w14:paraId="3AFB1C14" w14:textId="77777777" w:rsidTr="000576A3">
        <w:trPr>
          <w:ins w:id="1172" w:author="luis angel barrancos ortiz" w:date="2015-05-29T21:33:00Z"/>
        </w:trPr>
        <w:tc>
          <w:tcPr>
            <w:tcW w:w="2405" w:type="dxa"/>
            <w:shd w:val="clear" w:color="auto" w:fill="DBE5F1"/>
          </w:tcPr>
          <w:p w14:paraId="01F64171" w14:textId="77777777" w:rsidR="0070501C" w:rsidRPr="007A6F19" w:rsidRDefault="0070501C" w:rsidP="000576A3">
            <w:pPr>
              <w:ind w:firstLine="0"/>
              <w:contextualSpacing/>
              <w:jc w:val="left"/>
              <w:rPr>
                <w:ins w:id="1173" w:author="luis angel barrancos ortiz" w:date="2015-05-29T21:33:00Z"/>
                <w:rFonts w:cs="Calibri"/>
                <w:b/>
                <w:bCs/>
              </w:rPr>
            </w:pPr>
            <w:ins w:id="1174" w:author="luis angel barrancos ortiz" w:date="2015-05-29T21:33:00Z">
              <w:r w:rsidRPr="007A6F19">
                <w:rPr>
                  <w:rFonts w:cs="Calibri"/>
                  <w:b/>
                  <w:bCs/>
                </w:rPr>
                <w:t>Precondiciones:</w:t>
              </w:r>
            </w:ins>
          </w:p>
        </w:tc>
        <w:tc>
          <w:tcPr>
            <w:tcW w:w="6946" w:type="dxa"/>
          </w:tcPr>
          <w:p w14:paraId="32DF48DD" w14:textId="00351DD8" w:rsidR="0070501C" w:rsidRPr="00684655" w:rsidRDefault="0070501C">
            <w:pPr>
              <w:pStyle w:val="Prrafodelista"/>
              <w:numPr>
                <w:ilvl w:val="0"/>
                <w:numId w:val="30"/>
              </w:numPr>
              <w:rPr>
                <w:ins w:id="1175" w:author="luis angel barrancos ortiz" w:date="2015-05-29T21:33:00Z"/>
              </w:rPr>
            </w:pPr>
            <w:ins w:id="1176" w:author="luis angel barrancos ortiz" w:date="2015-05-29T21:33:00Z">
              <w:r>
                <w:t>Que s</w:t>
              </w:r>
            </w:ins>
            <w:ins w:id="1177" w:author="luis angel barrancos ortiz" w:date="2015-05-29T21:36:00Z">
              <w:r w:rsidR="00D34088">
                <w:t xml:space="preserve">e haya realizado el caso de uso de solicitar </w:t>
              </w:r>
            </w:ins>
            <w:ins w:id="1178" w:author="luis angel barrancos ortiz" w:date="2015-05-29T21:37:00Z">
              <w:r w:rsidR="00D34088">
                <w:t>afiliación</w:t>
              </w:r>
            </w:ins>
            <w:ins w:id="1179" w:author="luis angel barrancos ortiz" w:date="2015-05-29T21:36:00Z">
              <w:r w:rsidR="00D34088">
                <w:t xml:space="preserve"> </w:t>
              </w:r>
            </w:ins>
          </w:p>
        </w:tc>
      </w:tr>
      <w:tr w:rsidR="0070501C" w:rsidRPr="007A6F19" w14:paraId="7674F146" w14:textId="77777777" w:rsidTr="000576A3">
        <w:trPr>
          <w:ins w:id="1180" w:author="luis angel barrancos ortiz" w:date="2015-05-29T21:33:00Z"/>
        </w:trPr>
        <w:tc>
          <w:tcPr>
            <w:tcW w:w="2405" w:type="dxa"/>
            <w:shd w:val="clear" w:color="auto" w:fill="DBE5F1"/>
          </w:tcPr>
          <w:p w14:paraId="4E710448" w14:textId="77777777" w:rsidR="0070501C" w:rsidRPr="007A6F19" w:rsidRDefault="0070501C" w:rsidP="000576A3">
            <w:pPr>
              <w:ind w:firstLine="0"/>
              <w:contextualSpacing/>
              <w:jc w:val="left"/>
              <w:rPr>
                <w:ins w:id="1181" w:author="luis angel barrancos ortiz" w:date="2015-05-29T21:33:00Z"/>
                <w:rFonts w:cs="Calibri"/>
                <w:b/>
                <w:bCs/>
              </w:rPr>
            </w:pPr>
            <w:proofErr w:type="spellStart"/>
            <w:ins w:id="1182" w:author="luis angel barrancos ortiz" w:date="2015-05-29T21:33:00Z">
              <w:r>
                <w:rPr>
                  <w:rFonts w:cs="Calibri"/>
                  <w:b/>
                  <w:bCs/>
                </w:rPr>
                <w:t>Pos</w:t>
              </w:r>
              <w:proofErr w:type="spellEnd"/>
              <w:r w:rsidRPr="007A6F19">
                <w:rPr>
                  <w:rFonts w:cs="Calibri"/>
                  <w:b/>
                  <w:bCs/>
                </w:rPr>
                <w:t xml:space="preserve"> condiciones:</w:t>
              </w:r>
            </w:ins>
          </w:p>
        </w:tc>
        <w:tc>
          <w:tcPr>
            <w:tcW w:w="6946" w:type="dxa"/>
          </w:tcPr>
          <w:p w14:paraId="60BE0FE7" w14:textId="0A4D6135" w:rsidR="0070501C" w:rsidRPr="00F56394" w:rsidRDefault="00D34088">
            <w:pPr>
              <w:pStyle w:val="Prrafodelista"/>
              <w:numPr>
                <w:ilvl w:val="0"/>
                <w:numId w:val="23"/>
              </w:numPr>
              <w:spacing w:before="240" w:beforeAutospacing="0" w:line="276" w:lineRule="auto"/>
              <w:ind w:left="459"/>
              <w:contextualSpacing/>
              <w:rPr>
                <w:ins w:id="1183" w:author="luis angel barrancos ortiz" w:date="2015-05-29T21:33:00Z"/>
              </w:rPr>
              <w:pPrChange w:id="1184" w:author="luis angel barrancos ortiz" w:date="2015-05-29T21:41:00Z">
                <w:pPr>
                  <w:pStyle w:val="Prrafodelista"/>
                  <w:numPr>
                    <w:numId w:val="23"/>
                  </w:numPr>
                  <w:spacing w:before="240" w:beforeAutospacing="0" w:line="276" w:lineRule="auto"/>
                  <w:ind w:left="1862" w:hanging="360"/>
                  <w:contextualSpacing/>
                </w:pPr>
              </w:pPrChange>
            </w:pPr>
            <w:ins w:id="1185" w:author="luis angel barrancos ortiz" w:date="2015-05-29T21:41:00Z">
              <w:r>
                <w:t>Los datos del solicitante estarán almacenados de forma persistente</w:t>
              </w:r>
            </w:ins>
          </w:p>
        </w:tc>
      </w:tr>
      <w:tr w:rsidR="0070501C" w:rsidRPr="007A6F19" w14:paraId="422F398F" w14:textId="77777777" w:rsidTr="000576A3">
        <w:trPr>
          <w:ins w:id="1186" w:author="luis angel barrancos ortiz" w:date="2015-05-29T21:33:00Z"/>
        </w:trPr>
        <w:tc>
          <w:tcPr>
            <w:tcW w:w="2405" w:type="dxa"/>
            <w:shd w:val="clear" w:color="auto" w:fill="DBE5F1"/>
          </w:tcPr>
          <w:p w14:paraId="7F58FAE5" w14:textId="77777777" w:rsidR="0070501C" w:rsidRPr="007A6F19" w:rsidRDefault="0070501C" w:rsidP="000576A3">
            <w:pPr>
              <w:ind w:firstLine="0"/>
              <w:contextualSpacing/>
              <w:jc w:val="left"/>
              <w:rPr>
                <w:ins w:id="1187" w:author="luis angel barrancos ortiz" w:date="2015-05-29T21:33:00Z"/>
                <w:rFonts w:cs="Calibri"/>
                <w:b/>
                <w:bCs/>
              </w:rPr>
            </w:pPr>
            <w:ins w:id="1188" w:author="luis angel barrancos ortiz" w:date="2015-05-29T21:33:00Z">
              <w:r w:rsidRPr="007A6F19">
                <w:rPr>
                  <w:rFonts w:cs="Calibri"/>
                  <w:b/>
                  <w:bCs/>
                </w:rPr>
                <w:t>Flujo Principal:</w:t>
              </w:r>
            </w:ins>
          </w:p>
        </w:tc>
        <w:tc>
          <w:tcPr>
            <w:tcW w:w="6946" w:type="dxa"/>
          </w:tcPr>
          <w:p w14:paraId="33CD98BE" w14:textId="77777777" w:rsidR="0070501C" w:rsidRDefault="00D34088">
            <w:pPr>
              <w:pStyle w:val="Sinespaciado"/>
              <w:numPr>
                <w:ilvl w:val="0"/>
                <w:numId w:val="31"/>
              </w:numPr>
              <w:rPr>
                <w:ins w:id="1189" w:author="luis angel barrancos ortiz" w:date="2015-05-29T21:44:00Z"/>
              </w:rPr>
              <w:pPrChange w:id="1190" w:author="luis angel barrancos ortiz" w:date="2015-05-29T21:42:00Z">
                <w:pPr>
                  <w:pStyle w:val="Sinespaciado"/>
                  <w:numPr>
                    <w:numId w:val="29"/>
                  </w:numPr>
                  <w:ind w:left="677" w:hanging="360"/>
                </w:pPr>
              </w:pPrChange>
            </w:pPr>
            <w:ins w:id="1191" w:author="luis angel barrancos ortiz" w:date="2015-05-29T21:43:00Z">
              <w:r>
                <w:t xml:space="preserve">El caso de uso empieza cuando el operador le delega una solicitud de </w:t>
              </w:r>
            </w:ins>
            <w:ins w:id="1192" w:author="luis angel barrancos ortiz" w:date="2015-05-29T21:44:00Z">
              <w:r>
                <w:t>afiliación</w:t>
              </w:r>
            </w:ins>
            <w:ins w:id="1193" w:author="luis angel barrancos ortiz" w:date="2015-05-29T21:43:00Z">
              <w:r>
                <w:t xml:space="preserve"> </w:t>
              </w:r>
            </w:ins>
            <w:ins w:id="1194" w:author="luis angel barrancos ortiz" w:date="2015-05-29T21:44:00Z">
              <w:r>
                <w:t>al paramédico.</w:t>
              </w:r>
            </w:ins>
          </w:p>
          <w:p w14:paraId="794313A6" w14:textId="44DE5861" w:rsidR="00D34088" w:rsidRDefault="00E913D5">
            <w:pPr>
              <w:pStyle w:val="Sinespaciado"/>
              <w:numPr>
                <w:ilvl w:val="0"/>
                <w:numId w:val="31"/>
              </w:numPr>
              <w:rPr>
                <w:ins w:id="1195" w:author="luis angel barrancos ortiz" w:date="2015-05-29T21:46:00Z"/>
              </w:rPr>
              <w:pPrChange w:id="1196" w:author="luis angel barrancos ortiz" w:date="2015-05-29T21:42:00Z">
                <w:pPr>
                  <w:pStyle w:val="Sinespaciado"/>
                  <w:numPr>
                    <w:numId w:val="29"/>
                  </w:numPr>
                  <w:ind w:left="677" w:hanging="360"/>
                </w:pPr>
              </w:pPrChange>
            </w:pPr>
            <w:ins w:id="1197" w:author="luis angel barrancos ortiz" w:date="2015-05-29T21:45:00Z">
              <w:r>
                <w:t xml:space="preserve">La </w:t>
              </w:r>
            </w:ins>
            <w:ins w:id="1198" w:author="luis angel barrancos ortiz" w:date="2015-05-29T21:46:00Z">
              <w:r>
                <w:t>aplicación</w:t>
              </w:r>
            </w:ins>
            <w:ins w:id="1199" w:author="luis angel barrancos ortiz" w:date="2015-05-29T21:45:00Z">
              <w:r>
                <w:t xml:space="preserve"> móvil de la ambulancia recibe una </w:t>
              </w:r>
            </w:ins>
            <w:ins w:id="1200" w:author="luis angel barrancos ortiz" w:date="2015-05-29T21:46:00Z">
              <w:r>
                <w:t>notificación</w:t>
              </w:r>
            </w:ins>
            <w:ins w:id="1201" w:author="luis angel barrancos ortiz" w:date="2015-05-29T21:45:00Z">
              <w:r>
                <w:t xml:space="preserve"> </w:t>
              </w:r>
            </w:ins>
            <w:ins w:id="1202" w:author="luis angel barrancos ortiz" w:date="2015-05-29T21:46:00Z">
              <w:r>
                <w:t>avisando sobre la solicitud de afiliación</w:t>
              </w:r>
            </w:ins>
            <w:ins w:id="1203" w:author="luis angel barrancos ortiz" w:date="2015-05-29T21:48:00Z">
              <w:r>
                <w:t>.</w:t>
              </w:r>
            </w:ins>
          </w:p>
          <w:p w14:paraId="55E8A4E0" w14:textId="77777777" w:rsidR="00E913D5" w:rsidRDefault="00E913D5">
            <w:pPr>
              <w:pStyle w:val="Sinespaciado"/>
              <w:numPr>
                <w:ilvl w:val="0"/>
                <w:numId w:val="31"/>
              </w:numPr>
              <w:rPr>
                <w:ins w:id="1204" w:author="luis angel barrancos ortiz" w:date="2015-05-29T21:49:00Z"/>
              </w:rPr>
              <w:pPrChange w:id="1205" w:author="luis angel barrancos ortiz" w:date="2015-05-29T21:42:00Z">
                <w:pPr>
                  <w:pStyle w:val="Sinespaciado"/>
                  <w:numPr>
                    <w:numId w:val="29"/>
                  </w:numPr>
                  <w:ind w:left="677" w:hanging="360"/>
                </w:pPr>
              </w:pPrChange>
            </w:pPr>
            <w:ins w:id="1206" w:author="luis angel barrancos ortiz" w:date="2015-05-29T21:49:00Z">
              <w:r>
                <w:t>La aplicación lista todas las solicitudes de afiliación.</w:t>
              </w:r>
            </w:ins>
          </w:p>
          <w:p w14:paraId="152D80FE" w14:textId="77777777" w:rsidR="00E913D5" w:rsidRDefault="00E913D5">
            <w:pPr>
              <w:pStyle w:val="Sinespaciado"/>
              <w:numPr>
                <w:ilvl w:val="0"/>
                <w:numId w:val="31"/>
              </w:numPr>
              <w:rPr>
                <w:ins w:id="1207" w:author="luis angel barrancos ortiz" w:date="2015-05-29T21:53:00Z"/>
              </w:rPr>
              <w:pPrChange w:id="1208" w:author="luis angel barrancos ortiz" w:date="2015-05-29T21:42:00Z">
                <w:pPr>
                  <w:pStyle w:val="Sinespaciado"/>
                  <w:numPr>
                    <w:numId w:val="29"/>
                  </w:numPr>
                  <w:ind w:left="677" w:hanging="360"/>
                </w:pPr>
              </w:pPrChange>
            </w:pPr>
            <w:ins w:id="1209" w:author="luis angel barrancos ortiz" w:date="2015-05-29T21:50:00Z">
              <w:r>
                <w:t>El paramédico selecciona una solicitud de afiliación</w:t>
              </w:r>
            </w:ins>
            <w:ins w:id="1210" w:author="luis angel barrancos ortiz" w:date="2015-05-29T21:53:00Z">
              <w:r>
                <w:t>.</w:t>
              </w:r>
            </w:ins>
          </w:p>
          <w:p w14:paraId="04C1E2A3" w14:textId="77777777" w:rsidR="00E913D5" w:rsidRDefault="00E913D5">
            <w:pPr>
              <w:pStyle w:val="Sinespaciado"/>
              <w:numPr>
                <w:ilvl w:val="0"/>
                <w:numId w:val="31"/>
              </w:numPr>
              <w:rPr>
                <w:ins w:id="1211" w:author="luis angel barrancos ortiz" w:date="2015-05-29T21:54:00Z"/>
              </w:rPr>
              <w:pPrChange w:id="1212" w:author="luis angel barrancos ortiz" w:date="2015-05-29T21:42:00Z">
                <w:pPr>
                  <w:pStyle w:val="Sinespaciado"/>
                  <w:numPr>
                    <w:numId w:val="29"/>
                  </w:numPr>
                  <w:ind w:left="677" w:hanging="360"/>
                </w:pPr>
              </w:pPrChange>
            </w:pPr>
            <w:ins w:id="1213" w:author="luis angel barrancos ortiz" w:date="2015-05-29T21:53:00Z">
              <w:r>
                <w:t>La aplicación móvil de la ambulancia despliega el mapa con la ruta trazada</w:t>
              </w:r>
            </w:ins>
            <w:ins w:id="1214" w:author="luis angel barrancos ortiz" w:date="2015-05-29T21:54:00Z">
              <w:r>
                <w:t xml:space="preserve"> hacia el</w:t>
              </w:r>
            </w:ins>
            <w:ins w:id="1215" w:author="luis angel barrancos ortiz" w:date="2015-05-29T21:53:00Z">
              <w:r>
                <w:t xml:space="preserve"> domicilio del s</w:t>
              </w:r>
            </w:ins>
            <w:ins w:id="1216" w:author="luis angel barrancos ortiz" w:date="2015-05-29T21:54:00Z">
              <w:r>
                <w:t>olicitante.</w:t>
              </w:r>
            </w:ins>
          </w:p>
          <w:p w14:paraId="559692A1" w14:textId="77777777" w:rsidR="006A06C5" w:rsidRDefault="006A06C5">
            <w:pPr>
              <w:pStyle w:val="Sinespaciado"/>
              <w:numPr>
                <w:ilvl w:val="0"/>
                <w:numId w:val="31"/>
              </w:numPr>
              <w:rPr>
                <w:ins w:id="1217" w:author="luis angel barrancos ortiz" w:date="2015-05-29T21:58:00Z"/>
              </w:rPr>
              <w:pPrChange w:id="1218" w:author="luis angel barrancos ortiz" w:date="2015-05-29T21:42:00Z">
                <w:pPr>
                  <w:pStyle w:val="Sinespaciado"/>
                  <w:numPr>
                    <w:numId w:val="29"/>
                  </w:numPr>
                  <w:ind w:left="677" w:hanging="360"/>
                </w:pPr>
              </w:pPrChange>
            </w:pPr>
            <w:ins w:id="1219" w:author="luis angel barrancos ortiz" w:date="2015-05-29T21:57:00Z">
              <w:r>
                <w:t xml:space="preserve">Si el solicitante cumple con los requisitos </w:t>
              </w:r>
            </w:ins>
            <w:ins w:id="1220" w:author="luis angel barrancos ortiz" w:date="2015-05-29T21:58:00Z">
              <w:r>
                <w:t>básicos</w:t>
              </w:r>
            </w:ins>
            <w:ins w:id="1221" w:author="luis angel barrancos ortiz" w:date="2015-05-29T21:57:00Z">
              <w:r>
                <w:t xml:space="preserve"> </w:t>
              </w:r>
            </w:ins>
            <w:ins w:id="1222" w:author="luis angel barrancos ortiz" w:date="2015-05-29T21:58:00Z">
              <w:r>
                <w:t>de afiliación.</w:t>
              </w:r>
            </w:ins>
          </w:p>
          <w:p w14:paraId="786E7FF1" w14:textId="5E59D2BE" w:rsidR="00E913D5" w:rsidRPr="00E62D19" w:rsidRDefault="006A06C5">
            <w:pPr>
              <w:pStyle w:val="Sinespaciado"/>
              <w:numPr>
                <w:ilvl w:val="1"/>
                <w:numId w:val="31"/>
              </w:numPr>
              <w:rPr>
                <w:ins w:id="1223" w:author="luis angel barrancos ortiz" w:date="2015-05-29T21:33:00Z"/>
              </w:rPr>
              <w:pPrChange w:id="1224" w:author="luis angel barrancos ortiz" w:date="2015-05-29T21:58:00Z">
                <w:pPr>
                  <w:pStyle w:val="Sinespaciado"/>
                  <w:numPr>
                    <w:numId w:val="29"/>
                  </w:numPr>
                  <w:ind w:left="677" w:hanging="360"/>
                </w:pPr>
              </w:pPrChange>
            </w:pPr>
            <w:ins w:id="1225" w:author="luis angel barrancos ortiz" w:date="2015-05-29T21:58:00Z">
              <w:r>
                <w:t>El paramédico confirma la solicitud</w:t>
              </w:r>
            </w:ins>
            <w:ins w:id="1226" w:author="luis angel barrancos ortiz" w:date="2015-05-29T22:03:00Z">
              <w:r>
                <w:t xml:space="preserve"> y el caso de uso finaliza.</w:t>
              </w:r>
            </w:ins>
          </w:p>
        </w:tc>
      </w:tr>
      <w:tr w:rsidR="0070501C" w:rsidRPr="007A6F19" w14:paraId="286B9DCC" w14:textId="77777777" w:rsidTr="000576A3">
        <w:trPr>
          <w:ins w:id="1227" w:author="luis angel barrancos ortiz" w:date="2015-05-29T21:33:00Z"/>
        </w:trPr>
        <w:tc>
          <w:tcPr>
            <w:tcW w:w="2405" w:type="dxa"/>
            <w:shd w:val="clear" w:color="auto" w:fill="DBE5F1"/>
          </w:tcPr>
          <w:p w14:paraId="28C00A47" w14:textId="0C841D95" w:rsidR="0070501C" w:rsidRPr="007A6F19" w:rsidRDefault="0070501C" w:rsidP="000576A3">
            <w:pPr>
              <w:ind w:right="-250" w:firstLine="0"/>
              <w:contextualSpacing/>
              <w:jc w:val="left"/>
              <w:rPr>
                <w:ins w:id="1228" w:author="luis angel barrancos ortiz" w:date="2015-05-29T21:33:00Z"/>
                <w:rFonts w:cs="Calibri"/>
                <w:b/>
                <w:bCs/>
              </w:rPr>
            </w:pPr>
            <w:ins w:id="1229" w:author="luis angel barrancos ortiz" w:date="2015-05-29T21:33:00Z">
              <w:r w:rsidRPr="007A6F19">
                <w:rPr>
                  <w:rFonts w:cs="Calibri"/>
                  <w:b/>
                  <w:bCs/>
                </w:rPr>
                <w:t>Flujo(s) alternativo(s):</w:t>
              </w:r>
            </w:ins>
          </w:p>
        </w:tc>
        <w:tc>
          <w:tcPr>
            <w:tcW w:w="6946" w:type="dxa"/>
          </w:tcPr>
          <w:p w14:paraId="6A570BC6" w14:textId="61D0FB3A" w:rsidR="0070501C" w:rsidRPr="00165A3E" w:rsidRDefault="006A06C5" w:rsidP="000576A3">
            <w:pPr>
              <w:spacing w:after="0" w:line="276" w:lineRule="auto"/>
              <w:ind w:firstLine="0"/>
              <w:contextualSpacing/>
              <w:rPr>
                <w:ins w:id="1230" w:author="luis angel barrancos ortiz" w:date="2015-05-29T21:33:00Z"/>
              </w:rPr>
            </w:pPr>
            <w:ins w:id="1231" w:author="luis angel barrancos ortiz" w:date="2015-05-29T22:04:00Z">
              <w:r>
                <w:t xml:space="preserve">    1. En el punto 6 del flujo principal, si el solicitante no cumple con los requisitos </w:t>
              </w:r>
            </w:ins>
            <w:ins w:id="1232" w:author="luis angel barrancos ortiz" w:date="2015-05-29T22:05:00Z">
              <w:r>
                <w:t>básicos</w:t>
              </w:r>
            </w:ins>
            <w:ins w:id="1233" w:author="luis angel barrancos ortiz" w:date="2015-05-29T22:04:00Z">
              <w:r>
                <w:t xml:space="preserve"> </w:t>
              </w:r>
            </w:ins>
            <w:ins w:id="1234" w:author="luis angel barrancos ortiz" w:date="2015-05-29T22:05:00Z">
              <w:r>
                <w:t>se niega la</w:t>
              </w:r>
              <w:r w:rsidR="004A67A5">
                <w:t xml:space="preserve"> solicitud.</w:t>
              </w:r>
            </w:ins>
          </w:p>
        </w:tc>
      </w:tr>
    </w:tbl>
    <w:p w14:paraId="1A13F4E2" w14:textId="34BDD91D" w:rsidR="0070501C" w:rsidRPr="0070501C" w:rsidRDefault="0070501C">
      <w:pPr>
        <w:rPr>
          <w:ins w:id="1235" w:author="luis angel barrancos ortiz" w:date="2015-05-29T20:29:00Z"/>
          <w:lang w:val="es-ES"/>
        </w:rPr>
        <w:pPrChange w:id="1236" w:author="luis angel barrancos ortiz" w:date="2015-05-29T21:33:00Z">
          <w:pPr>
            <w:ind w:firstLine="0"/>
          </w:pPr>
        </w:pPrChange>
      </w:pPr>
    </w:p>
    <w:p w14:paraId="57E60D96" w14:textId="71A3A4AC" w:rsidR="00811E43" w:rsidRDefault="00811E43">
      <w:pPr>
        <w:rPr>
          <w:ins w:id="1237" w:author="luis angel barrancos ortiz" w:date="2015-05-30T15:43:00Z"/>
          <w:lang w:val="es-ES"/>
        </w:rPr>
        <w:pPrChange w:id="1238" w:author="luis angel barrancos ortiz" w:date="2015-05-29T21:33:00Z">
          <w:pPr>
            <w:ind w:firstLine="0"/>
          </w:pPr>
        </w:pPrChange>
      </w:pPr>
    </w:p>
    <w:p w14:paraId="6FE2FA27" w14:textId="77777777" w:rsidR="00811E43" w:rsidRDefault="00811E43">
      <w:pPr>
        <w:rPr>
          <w:ins w:id="1239" w:author="luis angel barrancos ortiz" w:date="2015-05-30T15:43:00Z"/>
          <w:lang w:val="es-ES"/>
        </w:rPr>
        <w:pPrChange w:id="1240" w:author="luis angel barrancos ortiz" w:date="2015-05-29T21:33:00Z">
          <w:pPr>
            <w:ind w:firstLine="0"/>
          </w:pPr>
        </w:pPrChange>
      </w:pPr>
    </w:p>
    <w:p w14:paraId="1DB1694F" w14:textId="77777777" w:rsidR="00811E43" w:rsidRDefault="00811E43">
      <w:pPr>
        <w:rPr>
          <w:ins w:id="1241" w:author="luis angel barrancos ortiz" w:date="2015-05-30T15:43:00Z"/>
          <w:lang w:val="es-ES"/>
        </w:rPr>
        <w:pPrChange w:id="1242" w:author="luis angel barrancos ortiz" w:date="2015-05-29T21:33:00Z">
          <w:pPr>
            <w:ind w:firstLine="0"/>
          </w:pPr>
        </w:pPrChange>
      </w:pPr>
    </w:p>
    <w:p w14:paraId="56B1CBA7" w14:textId="77777777" w:rsidR="00811E43" w:rsidRDefault="00811E43">
      <w:pPr>
        <w:rPr>
          <w:ins w:id="1243" w:author="luis angel barrancos ortiz" w:date="2015-05-30T15:43:00Z"/>
          <w:lang w:val="es-ES"/>
        </w:rPr>
        <w:pPrChange w:id="1244" w:author="luis angel barrancos ortiz" w:date="2015-05-29T21:33:00Z">
          <w:pPr>
            <w:ind w:firstLine="0"/>
          </w:pPr>
        </w:pPrChange>
      </w:pPr>
    </w:p>
    <w:p w14:paraId="6384912F" w14:textId="77777777" w:rsidR="00811E43" w:rsidRPr="0070501C" w:rsidRDefault="00811E43">
      <w:pPr>
        <w:rPr>
          <w:ins w:id="1245" w:author="luis angel barrancos ortiz" w:date="2015-05-29T20:29:00Z"/>
          <w:lang w:val="es-ES"/>
          <w:rPrChange w:id="1246" w:author="luis angel barrancos ortiz" w:date="2015-05-29T21:33:00Z">
            <w:rPr>
              <w:ins w:id="1247" w:author="luis angel barrancos ortiz" w:date="2015-05-29T20:29:00Z"/>
            </w:rPr>
          </w:rPrChange>
        </w:rPr>
        <w:pPrChange w:id="1248" w:author="luis angel barrancos ortiz" w:date="2015-05-29T21:33:00Z">
          <w:pPr>
            <w:ind w:firstLine="0"/>
          </w:pPr>
        </w:pPrChange>
      </w:pPr>
    </w:p>
    <w:p w14:paraId="65D250BD" w14:textId="2D624264" w:rsidR="00335F9E" w:rsidRPr="00946210" w:rsidRDefault="00335F9E">
      <w:pPr>
        <w:pStyle w:val="Titulo3"/>
        <w:numPr>
          <w:ilvl w:val="0"/>
          <w:numId w:val="32"/>
        </w:numPr>
        <w:rPr>
          <w:ins w:id="1249" w:author="luis angel barrancos ortiz" w:date="2015-05-30T16:46:00Z"/>
        </w:rPr>
        <w:pPrChange w:id="1250" w:author="carlos cruz" w:date="2015-05-30T10:00:00Z">
          <w:pPr>
            <w:ind w:firstLine="0"/>
          </w:pPr>
        </w:pPrChange>
      </w:pPr>
      <w:ins w:id="1251" w:author="luis angel barrancos ortiz" w:date="2015-05-29T20:29:00Z">
        <w:del w:id="1252" w:author="carlos cruz" w:date="2015-05-30T10:00:00Z">
          <w:r w:rsidDel="0065343B">
            <w:lastRenderedPageBreak/>
            <w:delText>C.U.11</w:delText>
          </w:r>
        </w:del>
      </w:ins>
      <w:ins w:id="1253" w:author="luis angel barrancos ortiz" w:date="2015-05-29T20:32:00Z">
        <w:del w:id="1254" w:author="carlos cruz" w:date="2015-05-30T10:00:00Z">
          <w:r w:rsidDel="0065343B">
            <w:delText xml:space="preserve"> </w:delText>
          </w:r>
        </w:del>
        <w:r>
          <w:t xml:space="preserve">Establecer Perfiles de </w:t>
        </w:r>
      </w:ins>
      <w:ins w:id="1255" w:author="luis angel barrancos ortiz" w:date="2015-05-30T15:49:00Z">
        <w:r w:rsidR="00811E43">
          <w:t>Desc</w:t>
        </w:r>
      </w:ins>
      <w:ins w:id="1256" w:author="luis angel barrancos ortiz" w:date="2015-05-29T20:32:00Z">
        <w:r>
          <w:t>ongestión.</w:t>
        </w:r>
      </w:ins>
    </w:p>
    <w:p w14:paraId="53B7EBCD" w14:textId="043A4ABB" w:rsidR="00CE2342" w:rsidRPr="00CE2342" w:rsidRDefault="00CE2342">
      <w:pPr>
        <w:rPr>
          <w:ins w:id="1257" w:author="carlos cruz" w:date="2015-05-30T10:00:00Z"/>
          <w:lang w:val="es-ES"/>
          <w:rPrChange w:id="1258" w:author="luis angel barrancos ortiz" w:date="2015-05-30T16:45:00Z">
            <w:rPr>
              <w:ins w:id="1259" w:author="carlos cruz" w:date="2015-05-30T10:00:00Z"/>
            </w:rPr>
          </w:rPrChange>
        </w:rPr>
        <w:pPrChange w:id="1260" w:author="luis angel barrancos ortiz" w:date="2015-05-30T16:45:00Z">
          <w:pPr>
            <w:ind w:firstLine="0"/>
          </w:pPr>
        </w:pPrChange>
      </w:pPr>
      <w:ins w:id="1261" w:author="luis angel barrancos ortiz" w:date="2015-05-30T16:46:00Z">
        <w:r w:rsidRPr="00CE2342">
          <w:rPr>
            <w:noProof/>
            <w:lang w:val="es-ES" w:eastAsia="es-ES"/>
          </w:rPr>
          <w:drawing>
            <wp:inline distT="0" distB="0" distL="0" distR="0" wp14:anchorId="5CC64C0B" wp14:editId="53732AB5">
              <wp:extent cx="2905125" cy="14287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512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811E43" w:rsidRPr="007A6F19" w14:paraId="4F2ECCB2" w14:textId="77777777" w:rsidTr="00811E43">
        <w:trPr>
          <w:ins w:id="1262" w:author="luis angel barrancos ortiz" w:date="2015-05-30T15:43:00Z"/>
        </w:trPr>
        <w:tc>
          <w:tcPr>
            <w:tcW w:w="9351" w:type="dxa"/>
            <w:gridSpan w:val="2"/>
            <w:shd w:val="clear" w:color="auto" w:fill="4F81BD"/>
          </w:tcPr>
          <w:p w14:paraId="16B59556" w14:textId="4D43E29A" w:rsidR="00811E43" w:rsidRPr="007A6F19" w:rsidRDefault="00811E43">
            <w:pPr>
              <w:contextualSpacing/>
              <w:jc w:val="center"/>
              <w:rPr>
                <w:ins w:id="1263" w:author="luis angel barrancos ortiz" w:date="2015-05-30T15:43:00Z"/>
                <w:rFonts w:cs="Calibri"/>
                <w:b/>
                <w:bCs/>
              </w:rPr>
            </w:pPr>
            <w:ins w:id="1264" w:author="luis angel barrancos ortiz" w:date="2015-05-30T15:43:00Z">
              <w:r w:rsidRPr="007A6F19">
                <w:rPr>
                  <w:rFonts w:cs="Calibri"/>
                  <w:b/>
                  <w:bCs/>
                </w:rPr>
                <w:t>CASO DE USO:</w:t>
              </w:r>
              <w:r>
                <w:rPr>
                  <w:rFonts w:cs="Calibri"/>
                  <w:b/>
                  <w:bCs/>
                </w:rPr>
                <w:t xml:space="preserve"> Establecer Perfil</w:t>
              </w:r>
            </w:ins>
            <w:ins w:id="1265" w:author="luis angel barrancos ortiz" w:date="2015-05-30T15:45:00Z">
              <w:r>
                <w:rPr>
                  <w:rFonts w:cs="Calibri"/>
                  <w:b/>
                  <w:bCs/>
                </w:rPr>
                <w:t xml:space="preserve">es </w:t>
              </w:r>
            </w:ins>
            <w:ins w:id="1266" w:author="luis angel barrancos ortiz" w:date="2015-05-30T15:49:00Z">
              <w:r w:rsidRPr="00594875">
                <w:rPr>
                  <w:rFonts w:cs="Calibri"/>
                  <w:b/>
                  <w:bCs/>
                </w:rPr>
                <w:t>d</w:t>
              </w:r>
            </w:ins>
            <w:ins w:id="1267" w:author="luis angel barrancos ortiz" w:date="2015-05-30T15:45:00Z">
              <w:r w:rsidRPr="00594875">
                <w:rPr>
                  <w:rFonts w:cs="Calibri"/>
                  <w:b/>
                  <w:bCs/>
                </w:rPr>
                <w:t>e</w:t>
              </w:r>
              <w:r>
                <w:rPr>
                  <w:rFonts w:cs="Calibri"/>
                  <w:b/>
                  <w:bCs/>
                </w:rPr>
                <w:t xml:space="preserve"> </w:t>
              </w:r>
            </w:ins>
            <w:ins w:id="1268" w:author="luis angel barrancos ortiz" w:date="2015-05-30T15:49:00Z">
              <w:r>
                <w:rPr>
                  <w:rFonts w:cs="Calibri"/>
                  <w:b/>
                  <w:bCs/>
                </w:rPr>
                <w:t>Desc</w:t>
              </w:r>
            </w:ins>
            <w:ins w:id="1269" w:author="luis angel barrancos ortiz" w:date="2015-05-30T15:46:00Z">
              <w:r>
                <w:rPr>
                  <w:rFonts w:cs="Calibri"/>
                  <w:b/>
                  <w:bCs/>
                </w:rPr>
                <w:t>ongestión</w:t>
              </w:r>
            </w:ins>
            <w:ins w:id="1270" w:author="luis angel barrancos ortiz" w:date="2015-05-30T15:49:00Z">
              <w:r>
                <w:rPr>
                  <w:rFonts w:cs="Calibri"/>
                  <w:b/>
                  <w:bCs/>
                </w:rPr>
                <w:t xml:space="preserve"> </w:t>
              </w:r>
            </w:ins>
          </w:p>
        </w:tc>
      </w:tr>
      <w:tr w:rsidR="00811E43" w:rsidRPr="007A6F19" w14:paraId="09BE4AF9" w14:textId="77777777" w:rsidTr="00811E43">
        <w:trPr>
          <w:ins w:id="1271" w:author="luis angel barrancos ortiz" w:date="2015-05-30T15:43:00Z"/>
        </w:trPr>
        <w:tc>
          <w:tcPr>
            <w:tcW w:w="2405" w:type="dxa"/>
            <w:shd w:val="clear" w:color="auto" w:fill="DBE5F1"/>
          </w:tcPr>
          <w:p w14:paraId="516FBB4E" w14:textId="77777777" w:rsidR="00811E43" w:rsidRPr="007A6F19" w:rsidRDefault="00811E43" w:rsidP="00811E43">
            <w:pPr>
              <w:ind w:firstLine="0"/>
              <w:contextualSpacing/>
              <w:jc w:val="left"/>
              <w:rPr>
                <w:ins w:id="1272" w:author="luis angel barrancos ortiz" w:date="2015-05-30T15:43:00Z"/>
                <w:rFonts w:cs="Calibri"/>
                <w:b/>
                <w:bCs/>
              </w:rPr>
            </w:pPr>
            <w:ins w:id="1273" w:author="luis angel barrancos ortiz" w:date="2015-05-30T15:43:00Z">
              <w:r w:rsidRPr="007A6F19">
                <w:rPr>
                  <w:rFonts w:cs="Calibri"/>
                  <w:b/>
                  <w:bCs/>
                </w:rPr>
                <w:t>Actores Primarios:</w:t>
              </w:r>
            </w:ins>
          </w:p>
        </w:tc>
        <w:tc>
          <w:tcPr>
            <w:tcW w:w="6946" w:type="dxa"/>
          </w:tcPr>
          <w:p w14:paraId="467175BA" w14:textId="6990EFE2" w:rsidR="00811E43" w:rsidRPr="007A6F19" w:rsidRDefault="00811E43" w:rsidP="00811E43">
            <w:pPr>
              <w:ind w:firstLine="0"/>
              <w:contextualSpacing/>
              <w:rPr>
                <w:ins w:id="1274" w:author="luis angel barrancos ortiz" w:date="2015-05-30T15:43:00Z"/>
              </w:rPr>
            </w:pPr>
            <w:ins w:id="1275" w:author="luis angel barrancos ortiz" w:date="2015-05-30T15:46:00Z">
              <w:r>
                <w:t>Operador</w:t>
              </w:r>
            </w:ins>
          </w:p>
        </w:tc>
      </w:tr>
      <w:tr w:rsidR="00811E43" w:rsidRPr="007A6F19" w14:paraId="0DF2A477" w14:textId="77777777" w:rsidTr="00811E43">
        <w:trPr>
          <w:ins w:id="1276" w:author="luis angel barrancos ortiz" w:date="2015-05-30T15:43:00Z"/>
        </w:trPr>
        <w:tc>
          <w:tcPr>
            <w:tcW w:w="2405" w:type="dxa"/>
            <w:shd w:val="clear" w:color="auto" w:fill="DBE5F1"/>
          </w:tcPr>
          <w:p w14:paraId="644EE33C" w14:textId="77777777" w:rsidR="00811E43" w:rsidRPr="007A6F19" w:rsidRDefault="00811E43" w:rsidP="00811E43">
            <w:pPr>
              <w:ind w:firstLine="0"/>
              <w:contextualSpacing/>
              <w:jc w:val="left"/>
              <w:rPr>
                <w:ins w:id="1277" w:author="luis angel barrancos ortiz" w:date="2015-05-30T15:43:00Z"/>
                <w:rFonts w:cs="Calibri"/>
                <w:b/>
                <w:bCs/>
              </w:rPr>
            </w:pPr>
            <w:ins w:id="1278" w:author="luis angel barrancos ortiz" w:date="2015-05-30T15:43:00Z">
              <w:r w:rsidRPr="007A6F19">
                <w:rPr>
                  <w:rFonts w:cs="Calibri"/>
                  <w:b/>
                  <w:bCs/>
                </w:rPr>
                <w:t>Actores secundarios:</w:t>
              </w:r>
            </w:ins>
          </w:p>
        </w:tc>
        <w:tc>
          <w:tcPr>
            <w:tcW w:w="6946" w:type="dxa"/>
          </w:tcPr>
          <w:p w14:paraId="41705827" w14:textId="56BF0B5A" w:rsidR="00811E43" w:rsidRPr="007A6F19" w:rsidRDefault="00811E43" w:rsidP="00811E43">
            <w:pPr>
              <w:ind w:firstLine="0"/>
              <w:contextualSpacing/>
              <w:rPr>
                <w:ins w:id="1279" w:author="luis angel barrancos ortiz" w:date="2015-05-30T15:43:00Z"/>
                <w:rFonts w:cs="Calibri"/>
              </w:rPr>
            </w:pPr>
            <w:ins w:id="1280" w:author="luis angel barrancos ortiz" w:date="2015-05-30T15:46:00Z">
              <w:r>
                <w:t>Ninguno</w:t>
              </w:r>
            </w:ins>
          </w:p>
        </w:tc>
      </w:tr>
      <w:tr w:rsidR="00811E43" w:rsidRPr="007A6F19" w14:paraId="7452EEA2" w14:textId="77777777" w:rsidTr="00811E43">
        <w:trPr>
          <w:ins w:id="1281" w:author="luis angel barrancos ortiz" w:date="2015-05-30T15:43:00Z"/>
        </w:trPr>
        <w:tc>
          <w:tcPr>
            <w:tcW w:w="2405" w:type="dxa"/>
            <w:shd w:val="clear" w:color="auto" w:fill="DBE5F1"/>
          </w:tcPr>
          <w:p w14:paraId="309C29F8" w14:textId="77777777" w:rsidR="00811E43" w:rsidRPr="007A6F19" w:rsidRDefault="00811E43" w:rsidP="00811E43">
            <w:pPr>
              <w:ind w:firstLine="0"/>
              <w:contextualSpacing/>
              <w:jc w:val="left"/>
              <w:rPr>
                <w:ins w:id="1282" w:author="luis angel barrancos ortiz" w:date="2015-05-30T15:43:00Z"/>
                <w:rFonts w:cs="Calibri"/>
                <w:b/>
                <w:bCs/>
              </w:rPr>
            </w:pPr>
            <w:ins w:id="1283" w:author="luis angel barrancos ortiz" w:date="2015-05-30T15:43:00Z">
              <w:r w:rsidRPr="007A6F19">
                <w:rPr>
                  <w:rFonts w:cs="Calibri"/>
                  <w:b/>
                  <w:bCs/>
                </w:rPr>
                <w:t>Descripción:</w:t>
              </w:r>
            </w:ins>
          </w:p>
        </w:tc>
        <w:tc>
          <w:tcPr>
            <w:tcW w:w="6946" w:type="dxa"/>
          </w:tcPr>
          <w:p w14:paraId="7202E688" w14:textId="2A9E2EA0" w:rsidR="00811E43" w:rsidRPr="007A6F19" w:rsidRDefault="00811E43">
            <w:pPr>
              <w:pStyle w:val="Sinespaciado"/>
              <w:spacing w:before="240" w:beforeAutospacing="0" w:after="240" w:afterAutospacing="0"/>
              <w:ind w:firstLine="0"/>
              <w:rPr>
                <w:ins w:id="1284" w:author="luis angel barrancos ortiz" w:date="2015-05-30T15:43:00Z"/>
              </w:rPr>
            </w:pPr>
            <w:ins w:id="1285" w:author="luis angel barrancos ortiz" w:date="2015-05-30T15:47:00Z">
              <w:r>
                <w:t>Crea perfiles</w:t>
              </w:r>
            </w:ins>
            <w:ins w:id="1286" w:author="luis angel barrancos ortiz" w:date="2015-05-30T15:50:00Z">
              <w:r w:rsidR="00594875">
                <w:t xml:space="preserve"> de </w:t>
              </w:r>
            </w:ins>
            <w:ins w:id="1287" w:author="luis angel barrancos ortiz" w:date="2015-05-30T15:51:00Z">
              <w:r w:rsidR="00594875">
                <w:t>descongestión</w:t>
              </w:r>
            </w:ins>
            <w:ins w:id="1288" w:author="luis angel barrancos ortiz" w:date="2015-05-30T15:50:00Z">
              <w:r w:rsidR="00594875">
                <w:t>,</w:t>
              </w:r>
            </w:ins>
            <w:ins w:id="1289" w:author="luis angel barrancos ortiz" w:date="2015-05-30T15:47:00Z">
              <w:r>
                <w:t xml:space="preserve"> los cuales tienen puntos almacenados donde no hay </w:t>
              </w:r>
            </w:ins>
            <w:ins w:id="1290" w:author="luis angel barrancos ortiz" w:date="2015-05-30T15:48:00Z">
              <w:r>
                <w:t>tráfico</w:t>
              </w:r>
            </w:ins>
            <w:ins w:id="1291" w:author="luis angel barrancos ortiz" w:date="2015-05-30T15:47:00Z">
              <w:r>
                <w:t xml:space="preserve"> vehicular de acuerdo al </w:t>
              </w:r>
            </w:ins>
            <w:ins w:id="1292" w:author="luis angel barrancos ortiz" w:date="2015-05-30T15:48:00Z">
              <w:r>
                <w:t>día</w:t>
              </w:r>
            </w:ins>
          </w:p>
        </w:tc>
      </w:tr>
      <w:tr w:rsidR="00811E43" w:rsidRPr="007A6F19" w14:paraId="66416AA9" w14:textId="77777777" w:rsidTr="00811E43">
        <w:trPr>
          <w:ins w:id="1293" w:author="luis angel barrancos ortiz" w:date="2015-05-30T15:43:00Z"/>
        </w:trPr>
        <w:tc>
          <w:tcPr>
            <w:tcW w:w="2405" w:type="dxa"/>
            <w:shd w:val="clear" w:color="auto" w:fill="DBE5F1"/>
          </w:tcPr>
          <w:p w14:paraId="2C99A72D" w14:textId="77777777" w:rsidR="00811E43" w:rsidRPr="007A6F19" w:rsidRDefault="00811E43" w:rsidP="00811E43">
            <w:pPr>
              <w:ind w:firstLine="0"/>
              <w:contextualSpacing/>
              <w:jc w:val="left"/>
              <w:rPr>
                <w:ins w:id="1294" w:author="luis angel barrancos ortiz" w:date="2015-05-30T15:43:00Z"/>
                <w:rFonts w:cs="Calibri"/>
                <w:b/>
                <w:bCs/>
              </w:rPr>
            </w:pPr>
            <w:ins w:id="1295" w:author="luis angel barrancos ortiz" w:date="2015-05-30T15:43:00Z">
              <w:r w:rsidRPr="007A6F19">
                <w:rPr>
                  <w:rFonts w:cs="Calibri"/>
                  <w:b/>
                  <w:bCs/>
                </w:rPr>
                <w:t>Precondiciones:</w:t>
              </w:r>
            </w:ins>
          </w:p>
        </w:tc>
        <w:tc>
          <w:tcPr>
            <w:tcW w:w="6946" w:type="dxa"/>
          </w:tcPr>
          <w:p w14:paraId="1DAF3999" w14:textId="470DED71" w:rsidR="00811E43" w:rsidRPr="00684655" w:rsidRDefault="00811E43">
            <w:pPr>
              <w:ind w:firstLine="0"/>
              <w:rPr>
                <w:ins w:id="1296" w:author="luis angel barrancos ortiz" w:date="2015-05-30T15:43:00Z"/>
              </w:rPr>
              <w:pPrChange w:id="1297" w:author="luis angel barrancos ortiz" w:date="2015-05-30T15:49:00Z">
                <w:pPr>
                  <w:pStyle w:val="Prrafodelista"/>
                  <w:numPr>
                    <w:numId w:val="30"/>
                  </w:numPr>
                  <w:ind w:left="502" w:hanging="360"/>
                </w:pPr>
              </w:pPrChange>
            </w:pPr>
            <w:ins w:id="1298" w:author="luis angel barrancos ortiz" w:date="2015-05-30T15:49:00Z">
              <w:r>
                <w:t>Ninguno</w:t>
              </w:r>
            </w:ins>
          </w:p>
        </w:tc>
      </w:tr>
      <w:tr w:rsidR="00811E43" w:rsidRPr="007A6F19" w14:paraId="0E06C9A8" w14:textId="77777777" w:rsidTr="00811E43">
        <w:trPr>
          <w:ins w:id="1299" w:author="luis angel barrancos ortiz" w:date="2015-05-30T15:43:00Z"/>
        </w:trPr>
        <w:tc>
          <w:tcPr>
            <w:tcW w:w="2405" w:type="dxa"/>
            <w:shd w:val="clear" w:color="auto" w:fill="DBE5F1"/>
          </w:tcPr>
          <w:p w14:paraId="76A5CB8E" w14:textId="77777777" w:rsidR="00811E43" w:rsidRPr="007A6F19" w:rsidRDefault="00811E43" w:rsidP="00811E43">
            <w:pPr>
              <w:ind w:firstLine="0"/>
              <w:contextualSpacing/>
              <w:jc w:val="left"/>
              <w:rPr>
                <w:ins w:id="1300" w:author="luis angel barrancos ortiz" w:date="2015-05-30T15:43:00Z"/>
                <w:rFonts w:cs="Calibri"/>
                <w:b/>
                <w:bCs/>
              </w:rPr>
            </w:pPr>
            <w:proofErr w:type="spellStart"/>
            <w:ins w:id="1301" w:author="luis angel barrancos ortiz" w:date="2015-05-30T15:43:00Z">
              <w:r>
                <w:rPr>
                  <w:rFonts w:cs="Calibri"/>
                  <w:b/>
                  <w:bCs/>
                </w:rPr>
                <w:t>Pos</w:t>
              </w:r>
              <w:proofErr w:type="spellEnd"/>
              <w:r w:rsidRPr="007A6F19">
                <w:rPr>
                  <w:rFonts w:cs="Calibri"/>
                  <w:b/>
                  <w:bCs/>
                </w:rPr>
                <w:t xml:space="preserve"> condiciones:</w:t>
              </w:r>
            </w:ins>
          </w:p>
        </w:tc>
        <w:tc>
          <w:tcPr>
            <w:tcW w:w="6946" w:type="dxa"/>
          </w:tcPr>
          <w:p w14:paraId="517EF195" w14:textId="3F478B7F" w:rsidR="00811E43" w:rsidRPr="00F56394" w:rsidRDefault="00594875">
            <w:pPr>
              <w:spacing w:before="240" w:beforeAutospacing="0" w:line="276" w:lineRule="auto"/>
              <w:ind w:firstLine="0"/>
              <w:contextualSpacing/>
              <w:rPr>
                <w:ins w:id="1302" w:author="luis angel barrancos ortiz" w:date="2015-05-30T15:43:00Z"/>
              </w:rPr>
              <w:pPrChange w:id="1303" w:author="luis angel barrancos ortiz" w:date="2015-05-30T15:50:00Z">
                <w:pPr>
                  <w:pStyle w:val="Prrafodelista"/>
                  <w:numPr>
                    <w:numId w:val="23"/>
                  </w:numPr>
                  <w:spacing w:before="240" w:beforeAutospacing="0" w:line="276" w:lineRule="auto"/>
                  <w:ind w:left="459" w:hanging="360"/>
                  <w:contextualSpacing/>
                </w:pPr>
              </w:pPrChange>
            </w:pPr>
            <w:ins w:id="1304" w:author="luis angel barrancos ortiz" w:date="2015-05-30T15:52:00Z">
              <w:r>
                <w:t xml:space="preserve">El nuevo perfil de </w:t>
              </w:r>
            </w:ins>
            <w:ins w:id="1305" w:author="luis angel barrancos ortiz" w:date="2015-05-30T15:55:00Z">
              <w:r>
                <w:t>descongestión</w:t>
              </w:r>
            </w:ins>
            <w:ins w:id="1306" w:author="luis angel barrancos ortiz" w:date="2015-05-30T15:52:00Z">
              <w:r>
                <w:t xml:space="preserve"> queda almacenado de forma persistente</w:t>
              </w:r>
            </w:ins>
          </w:p>
        </w:tc>
      </w:tr>
      <w:tr w:rsidR="00811E43" w:rsidRPr="007A6F19" w14:paraId="7BF418D1" w14:textId="77777777" w:rsidTr="00811E43">
        <w:trPr>
          <w:ins w:id="1307" w:author="luis angel barrancos ortiz" w:date="2015-05-30T15:43:00Z"/>
        </w:trPr>
        <w:tc>
          <w:tcPr>
            <w:tcW w:w="2405" w:type="dxa"/>
            <w:shd w:val="clear" w:color="auto" w:fill="DBE5F1"/>
          </w:tcPr>
          <w:p w14:paraId="3572F46B" w14:textId="77777777" w:rsidR="00811E43" w:rsidRPr="007A6F19" w:rsidRDefault="00811E43" w:rsidP="00811E43">
            <w:pPr>
              <w:ind w:firstLine="0"/>
              <w:contextualSpacing/>
              <w:jc w:val="left"/>
              <w:rPr>
                <w:ins w:id="1308" w:author="luis angel barrancos ortiz" w:date="2015-05-30T15:43:00Z"/>
                <w:rFonts w:cs="Calibri"/>
                <w:b/>
                <w:bCs/>
              </w:rPr>
            </w:pPr>
            <w:ins w:id="1309" w:author="luis angel barrancos ortiz" w:date="2015-05-30T15:43:00Z">
              <w:r w:rsidRPr="007A6F19">
                <w:rPr>
                  <w:rFonts w:cs="Calibri"/>
                  <w:b/>
                  <w:bCs/>
                </w:rPr>
                <w:t>Flujo Principal:</w:t>
              </w:r>
            </w:ins>
          </w:p>
        </w:tc>
        <w:tc>
          <w:tcPr>
            <w:tcW w:w="6946" w:type="dxa"/>
          </w:tcPr>
          <w:p w14:paraId="36BF6134" w14:textId="77777777" w:rsidR="00811E43" w:rsidRDefault="00594875">
            <w:pPr>
              <w:pStyle w:val="Sinespaciado"/>
              <w:numPr>
                <w:ilvl w:val="0"/>
                <w:numId w:val="50"/>
              </w:numPr>
              <w:rPr>
                <w:ins w:id="1310" w:author="luis angel barrancos ortiz" w:date="2015-05-30T15:56:00Z"/>
              </w:rPr>
              <w:pPrChange w:id="1311" w:author="luis angel barrancos ortiz" w:date="2015-05-30T15:55:00Z">
                <w:pPr>
                  <w:pStyle w:val="Sinespaciado"/>
                  <w:numPr>
                    <w:ilvl w:val="1"/>
                    <w:numId w:val="31"/>
                  </w:numPr>
                  <w:ind w:left="1037" w:hanging="720"/>
                </w:pPr>
              </w:pPrChange>
            </w:pPr>
            <w:ins w:id="1312" w:author="luis angel barrancos ortiz" w:date="2015-05-30T15:56:00Z">
              <w:r>
                <w:t>Agregar</w:t>
              </w:r>
            </w:ins>
          </w:p>
          <w:p w14:paraId="0A80CCF0" w14:textId="77777777" w:rsidR="00594875" w:rsidRDefault="00594875">
            <w:pPr>
              <w:pStyle w:val="Sinespaciado"/>
              <w:numPr>
                <w:ilvl w:val="1"/>
                <w:numId w:val="50"/>
              </w:numPr>
              <w:rPr>
                <w:ins w:id="1313" w:author="luis angel barrancos ortiz" w:date="2015-05-30T15:56:00Z"/>
              </w:rPr>
              <w:pPrChange w:id="1314" w:author="luis angel barrancos ortiz" w:date="2015-05-30T15:56:00Z">
                <w:pPr>
                  <w:pStyle w:val="Sinespaciado"/>
                  <w:numPr>
                    <w:ilvl w:val="1"/>
                    <w:numId w:val="31"/>
                  </w:numPr>
                  <w:ind w:left="1037" w:hanging="720"/>
                </w:pPr>
              </w:pPrChange>
            </w:pPr>
            <w:ins w:id="1315" w:author="luis angel barrancos ortiz" w:date="2015-05-30T15:56:00Z">
              <w:r>
                <w:t>Selecciona la opción agregar perfil</w:t>
              </w:r>
            </w:ins>
          </w:p>
          <w:p w14:paraId="40DA41C3" w14:textId="77777777" w:rsidR="00594875" w:rsidRDefault="00594875">
            <w:pPr>
              <w:pStyle w:val="Sinespaciado"/>
              <w:numPr>
                <w:ilvl w:val="1"/>
                <w:numId w:val="50"/>
              </w:numPr>
              <w:rPr>
                <w:ins w:id="1316" w:author="luis angel barrancos ortiz" w:date="2015-05-30T15:56:00Z"/>
              </w:rPr>
              <w:pPrChange w:id="1317" w:author="luis angel barrancos ortiz" w:date="2015-05-30T15:56:00Z">
                <w:pPr>
                  <w:pStyle w:val="Sinespaciado"/>
                  <w:numPr>
                    <w:ilvl w:val="1"/>
                    <w:numId w:val="31"/>
                  </w:numPr>
                  <w:ind w:left="1037" w:hanging="720"/>
                </w:pPr>
              </w:pPrChange>
            </w:pPr>
            <w:ins w:id="1318" w:author="luis angel barrancos ortiz" w:date="2015-05-30T15:56:00Z">
              <w:r>
                <w:t>Rellena los siguientes campos:</w:t>
              </w:r>
            </w:ins>
          </w:p>
          <w:p w14:paraId="59B88C44" w14:textId="77777777" w:rsidR="00594875" w:rsidRDefault="00594875">
            <w:pPr>
              <w:pStyle w:val="Sinespaciado"/>
              <w:numPr>
                <w:ilvl w:val="0"/>
                <w:numId w:val="23"/>
              </w:numPr>
              <w:rPr>
                <w:ins w:id="1319" w:author="luis angel barrancos ortiz" w:date="2015-05-30T15:57:00Z"/>
              </w:rPr>
              <w:pPrChange w:id="1320" w:author="luis angel barrancos ortiz" w:date="2015-05-30T15:57:00Z">
                <w:pPr>
                  <w:pStyle w:val="Sinespaciado"/>
                  <w:numPr>
                    <w:ilvl w:val="1"/>
                    <w:numId w:val="31"/>
                  </w:numPr>
                  <w:ind w:left="1037" w:hanging="720"/>
                </w:pPr>
              </w:pPrChange>
            </w:pPr>
            <w:ins w:id="1321" w:author="luis angel barrancos ortiz" w:date="2015-05-30T15:57:00Z">
              <w:r>
                <w:t xml:space="preserve">Nombre de perfil </w:t>
              </w:r>
            </w:ins>
          </w:p>
          <w:p w14:paraId="03ED8C48" w14:textId="77777777" w:rsidR="00594875" w:rsidRDefault="00594875">
            <w:pPr>
              <w:pStyle w:val="Sinespaciado"/>
              <w:numPr>
                <w:ilvl w:val="0"/>
                <w:numId w:val="23"/>
              </w:numPr>
              <w:rPr>
                <w:ins w:id="1322" w:author="luis angel barrancos ortiz" w:date="2015-05-30T15:57:00Z"/>
              </w:rPr>
              <w:pPrChange w:id="1323" w:author="luis angel barrancos ortiz" w:date="2015-05-30T15:57:00Z">
                <w:pPr>
                  <w:pStyle w:val="Sinespaciado"/>
                  <w:numPr>
                    <w:ilvl w:val="1"/>
                    <w:numId w:val="31"/>
                  </w:numPr>
                  <w:ind w:left="1037" w:hanging="720"/>
                </w:pPr>
              </w:pPrChange>
            </w:pPr>
            <w:ins w:id="1324" w:author="luis angel barrancos ortiz" w:date="2015-05-30T15:57:00Z">
              <w:r>
                <w:t>Fecha</w:t>
              </w:r>
            </w:ins>
          </w:p>
          <w:p w14:paraId="5427E9FB" w14:textId="77777777" w:rsidR="00594875" w:rsidRDefault="00444380">
            <w:pPr>
              <w:pStyle w:val="Sinespaciado"/>
              <w:numPr>
                <w:ilvl w:val="1"/>
                <w:numId w:val="50"/>
              </w:numPr>
              <w:rPr>
                <w:ins w:id="1325" w:author="luis angel barrancos ortiz" w:date="2015-05-30T16:01:00Z"/>
              </w:rPr>
              <w:pPrChange w:id="1326" w:author="luis angel barrancos ortiz" w:date="2015-05-30T15:57:00Z">
                <w:pPr>
                  <w:pStyle w:val="Sinespaciado"/>
                  <w:numPr>
                    <w:ilvl w:val="1"/>
                    <w:numId w:val="31"/>
                  </w:numPr>
                  <w:ind w:left="1037" w:hanging="720"/>
                </w:pPr>
              </w:pPrChange>
            </w:pPr>
            <w:ins w:id="1327" w:author="luis angel barrancos ortiz" w:date="2015-05-30T15:57:00Z">
              <w:r>
                <w:t>Se</w:t>
              </w:r>
            </w:ins>
            <w:ins w:id="1328" w:author="luis angel barrancos ortiz" w:date="2015-05-30T16:01:00Z">
              <w:r>
                <w:t xml:space="preserve"> le desplegara una lista con los días de la semana</w:t>
              </w:r>
            </w:ins>
          </w:p>
          <w:p w14:paraId="0B78EB36" w14:textId="77777777" w:rsidR="00444380" w:rsidRDefault="00444380">
            <w:pPr>
              <w:pStyle w:val="Sinespaciado"/>
              <w:numPr>
                <w:ilvl w:val="1"/>
                <w:numId w:val="50"/>
              </w:numPr>
              <w:rPr>
                <w:ins w:id="1329" w:author="luis angel barrancos ortiz" w:date="2015-05-30T16:02:00Z"/>
              </w:rPr>
              <w:pPrChange w:id="1330" w:author="luis angel barrancos ortiz" w:date="2015-05-30T15:57:00Z">
                <w:pPr>
                  <w:pStyle w:val="Sinespaciado"/>
                  <w:numPr>
                    <w:ilvl w:val="1"/>
                    <w:numId w:val="31"/>
                  </w:numPr>
                  <w:ind w:left="1037" w:hanging="720"/>
                </w:pPr>
              </w:pPrChange>
            </w:pPr>
            <w:ins w:id="1331" w:author="luis angel barrancos ortiz" w:date="2015-05-30T16:01:00Z">
              <w:r>
                <w:t xml:space="preserve">El operador </w:t>
              </w:r>
            </w:ins>
            <w:ins w:id="1332" w:author="luis angel barrancos ortiz" w:date="2015-05-30T16:02:00Z">
              <w:r>
                <w:t>deberá</w:t>
              </w:r>
            </w:ins>
            <w:ins w:id="1333" w:author="luis angel barrancos ortiz" w:date="2015-05-30T16:01:00Z">
              <w:r>
                <w:t xml:space="preserve"> </w:t>
              </w:r>
            </w:ins>
            <w:ins w:id="1334" w:author="luis angel barrancos ortiz" w:date="2015-05-30T16:02:00Z">
              <w:r>
                <w:t>seleccionar un día de la semana</w:t>
              </w:r>
            </w:ins>
          </w:p>
          <w:p w14:paraId="319D5F53" w14:textId="3619BDA9" w:rsidR="00444380" w:rsidRDefault="00444380">
            <w:pPr>
              <w:pStyle w:val="Sinespaciado"/>
              <w:numPr>
                <w:ilvl w:val="1"/>
                <w:numId w:val="50"/>
              </w:numPr>
              <w:rPr>
                <w:ins w:id="1335" w:author="luis angel barrancos ortiz" w:date="2015-05-30T16:03:00Z"/>
              </w:rPr>
              <w:pPrChange w:id="1336" w:author="luis angel barrancos ortiz" w:date="2015-05-30T15:57:00Z">
                <w:pPr>
                  <w:pStyle w:val="Sinespaciado"/>
                  <w:numPr>
                    <w:ilvl w:val="1"/>
                    <w:numId w:val="31"/>
                  </w:numPr>
                  <w:ind w:left="1037" w:hanging="720"/>
                </w:pPr>
              </w:pPrChange>
            </w:pPr>
            <w:ins w:id="1337" w:author="luis angel barrancos ortiz" w:date="2015-05-30T16:02:00Z">
              <w:r>
                <w:t xml:space="preserve">Luego se le mostrara un mapa en </w:t>
              </w:r>
            </w:ins>
            <w:ins w:id="1338" w:author="luis angel barrancos ortiz" w:date="2015-05-30T16:09:00Z">
              <w:r>
                <w:t>el cual ubicara los lugares donde no habrá congestión vehicular en el día seleccionado</w:t>
              </w:r>
            </w:ins>
          </w:p>
          <w:p w14:paraId="58D9AD8E" w14:textId="77777777" w:rsidR="00444380" w:rsidRDefault="00444380">
            <w:pPr>
              <w:pStyle w:val="Sinespaciado"/>
              <w:numPr>
                <w:ilvl w:val="1"/>
                <w:numId w:val="50"/>
              </w:numPr>
              <w:rPr>
                <w:ins w:id="1339" w:author="luis angel barrancos ortiz" w:date="2015-05-30T16:04:00Z"/>
              </w:rPr>
              <w:pPrChange w:id="1340" w:author="luis angel barrancos ortiz" w:date="2015-05-30T15:57:00Z">
                <w:pPr>
                  <w:pStyle w:val="Sinespaciado"/>
                  <w:numPr>
                    <w:ilvl w:val="1"/>
                    <w:numId w:val="31"/>
                  </w:numPr>
                  <w:ind w:left="1037" w:hanging="720"/>
                </w:pPr>
              </w:pPrChange>
            </w:pPr>
            <w:ins w:id="1341" w:author="luis angel barrancos ortiz" w:date="2015-05-30T16:03:00Z">
              <w:r>
                <w:t xml:space="preserve">Los puntos seleccionados se </w:t>
              </w:r>
            </w:ins>
            <w:ins w:id="1342" w:author="luis angel barrancos ortiz" w:date="2015-05-30T16:04:00Z">
              <w:r>
                <w:t>irán</w:t>
              </w:r>
            </w:ins>
            <w:ins w:id="1343" w:author="luis angel barrancos ortiz" w:date="2015-05-30T16:03:00Z">
              <w:r>
                <w:t xml:space="preserve"> cargando a una lista</w:t>
              </w:r>
            </w:ins>
          </w:p>
          <w:p w14:paraId="147ABD35" w14:textId="77777777" w:rsidR="00444380" w:rsidRDefault="00444380">
            <w:pPr>
              <w:pStyle w:val="Sinespaciado"/>
              <w:numPr>
                <w:ilvl w:val="1"/>
                <w:numId w:val="50"/>
              </w:numPr>
              <w:rPr>
                <w:ins w:id="1344" w:author="luis angel barrancos ortiz" w:date="2015-05-30T16:05:00Z"/>
              </w:rPr>
              <w:pPrChange w:id="1345" w:author="luis angel barrancos ortiz" w:date="2015-05-30T15:57:00Z">
                <w:pPr>
                  <w:pStyle w:val="Sinespaciado"/>
                  <w:numPr>
                    <w:ilvl w:val="1"/>
                    <w:numId w:val="31"/>
                  </w:numPr>
                  <w:ind w:left="1037" w:hanging="720"/>
                </w:pPr>
              </w:pPrChange>
            </w:pPr>
            <w:ins w:id="1346" w:author="luis angel barrancos ortiz" w:date="2015-05-30T16:04:00Z">
              <w:r>
                <w:t>Luego se procede a almacenar estos puntos</w:t>
              </w:r>
            </w:ins>
            <w:ins w:id="1347" w:author="luis angel barrancos ortiz" w:date="2015-05-30T16:05:00Z">
              <w:r>
                <w:t xml:space="preserve"> de forma persistente</w:t>
              </w:r>
            </w:ins>
          </w:p>
          <w:p w14:paraId="70ED03B8" w14:textId="0348481A" w:rsidR="00444380" w:rsidRDefault="00444380">
            <w:pPr>
              <w:pStyle w:val="Sinespaciado"/>
              <w:numPr>
                <w:ilvl w:val="1"/>
                <w:numId w:val="50"/>
              </w:numPr>
              <w:rPr>
                <w:ins w:id="1348" w:author="luis angel barrancos ortiz" w:date="2015-05-30T16:06:00Z"/>
              </w:rPr>
              <w:pPrChange w:id="1349" w:author="luis angel barrancos ortiz" w:date="2015-05-30T16:06:00Z">
                <w:pPr>
                  <w:pStyle w:val="Sinespaciado"/>
                  <w:numPr>
                    <w:ilvl w:val="1"/>
                    <w:numId w:val="31"/>
                  </w:numPr>
                  <w:ind w:left="1037" w:hanging="720"/>
                </w:pPr>
              </w:pPrChange>
            </w:pPr>
            <w:ins w:id="1350" w:author="luis angel barrancos ortiz" w:date="2015-05-30T16:08:00Z">
              <w:r>
                <w:t>Los</w:t>
              </w:r>
            </w:ins>
            <w:ins w:id="1351" w:author="luis angel barrancos ortiz" w:date="2015-05-30T16:05:00Z">
              <w:r>
                <w:t xml:space="preserve"> punto</w:t>
              </w:r>
            </w:ins>
            <w:ins w:id="1352" w:author="luis angel barrancos ortiz" w:date="2015-05-30T16:08:00Z">
              <w:r>
                <w:t>s</w:t>
              </w:r>
            </w:ins>
            <w:ins w:id="1353" w:author="luis angel barrancos ortiz" w:date="2015-05-30T16:05:00Z">
              <w:r>
                <w:t xml:space="preserve"> 1.3 hasta el 1.7 se repite para cada día de la semana</w:t>
              </w:r>
            </w:ins>
          </w:p>
          <w:p w14:paraId="2F163320" w14:textId="77777777" w:rsidR="00444380" w:rsidRDefault="00444380">
            <w:pPr>
              <w:pStyle w:val="Sinespaciado"/>
              <w:numPr>
                <w:ilvl w:val="1"/>
                <w:numId w:val="50"/>
              </w:numPr>
              <w:rPr>
                <w:ins w:id="1354" w:author="luis angel barrancos ortiz" w:date="2015-05-30T16:10:00Z"/>
              </w:rPr>
              <w:pPrChange w:id="1355" w:author="luis angel barrancos ortiz" w:date="2015-05-30T16:06:00Z">
                <w:pPr>
                  <w:pStyle w:val="Sinespaciado"/>
                  <w:numPr>
                    <w:ilvl w:val="1"/>
                    <w:numId w:val="31"/>
                  </w:numPr>
                  <w:ind w:left="1037" w:hanging="720"/>
                </w:pPr>
              </w:pPrChange>
            </w:pPr>
            <w:ins w:id="1356" w:author="luis angel barrancos ortiz" w:date="2015-05-30T16:06:00Z">
              <w:r>
                <w:lastRenderedPageBreak/>
                <w:t>Para finalizar se guarda el nuevo perfil de forma persistente</w:t>
              </w:r>
            </w:ins>
          </w:p>
          <w:p w14:paraId="7DC19026" w14:textId="77777777" w:rsidR="00F449C8" w:rsidRDefault="00F449C8">
            <w:pPr>
              <w:pStyle w:val="Sinespaciado"/>
              <w:numPr>
                <w:ilvl w:val="0"/>
                <w:numId w:val="50"/>
              </w:numPr>
              <w:rPr>
                <w:ins w:id="1357" w:author="luis angel barrancos ortiz" w:date="2015-05-30T16:10:00Z"/>
              </w:rPr>
              <w:pPrChange w:id="1358" w:author="luis angel barrancos ortiz" w:date="2015-05-30T16:10:00Z">
                <w:pPr>
                  <w:pStyle w:val="Sinespaciado"/>
                  <w:numPr>
                    <w:ilvl w:val="1"/>
                    <w:numId w:val="31"/>
                  </w:numPr>
                  <w:ind w:left="1037" w:hanging="720"/>
                </w:pPr>
              </w:pPrChange>
            </w:pPr>
            <w:ins w:id="1359" w:author="luis angel barrancos ortiz" w:date="2015-05-30T16:10:00Z">
              <w:r>
                <w:t>Establecer Perfil</w:t>
              </w:r>
            </w:ins>
          </w:p>
          <w:p w14:paraId="6169692C" w14:textId="77777777" w:rsidR="00F449C8" w:rsidRDefault="00F449C8">
            <w:pPr>
              <w:pStyle w:val="Sinespaciado"/>
              <w:numPr>
                <w:ilvl w:val="1"/>
                <w:numId w:val="50"/>
              </w:numPr>
              <w:rPr>
                <w:ins w:id="1360" w:author="luis angel barrancos ortiz" w:date="2015-05-30T16:12:00Z"/>
              </w:rPr>
              <w:pPrChange w:id="1361" w:author="luis angel barrancos ortiz" w:date="2015-05-30T16:10:00Z">
                <w:pPr>
                  <w:pStyle w:val="Sinespaciado"/>
                  <w:numPr>
                    <w:ilvl w:val="1"/>
                    <w:numId w:val="31"/>
                  </w:numPr>
                  <w:ind w:left="1037" w:hanging="720"/>
                </w:pPr>
              </w:pPrChange>
            </w:pPr>
            <w:ins w:id="1362" w:author="luis angel barrancos ortiz" w:date="2015-05-30T16:11:00Z">
              <w:r>
                <w:t>Se visualizar</w:t>
              </w:r>
            </w:ins>
            <w:ins w:id="1363" w:author="luis angel barrancos ortiz" w:date="2015-05-30T16:12:00Z">
              <w:r>
                <w:t>a</w:t>
              </w:r>
            </w:ins>
            <w:ins w:id="1364" w:author="luis angel barrancos ortiz" w:date="2015-05-30T16:11:00Z">
              <w:r>
                <w:t xml:space="preserve"> una lista con los perfiles</w:t>
              </w:r>
            </w:ins>
            <w:ins w:id="1365" w:author="luis angel barrancos ortiz" w:date="2015-05-30T16:12:00Z">
              <w:r>
                <w:t xml:space="preserve"> disponibles</w:t>
              </w:r>
            </w:ins>
          </w:p>
          <w:p w14:paraId="594F0665" w14:textId="77777777" w:rsidR="00F449C8" w:rsidRDefault="00F449C8">
            <w:pPr>
              <w:pStyle w:val="Sinespaciado"/>
              <w:numPr>
                <w:ilvl w:val="1"/>
                <w:numId w:val="50"/>
              </w:numPr>
              <w:rPr>
                <w:ins w:id="1366" w:author="luis angel barrancos ortiz" w:date="2015-05-30T16:12:00Z"/>
              </w:rPr>
              <w:pPrChange w:id="1367" w:author="luis angel barrancos ortiz" w:date="2015-05-30T16:10:00Z">
                <w:pPr>
                  <w:pStyle w:val="Sinespaciado"/>
                  <w:numPr>
                    <w:ilvl w:val="1"/>
                    <w:numId w:val="31"/>
                  </w:numPr>
                  <w:ind w:left="1037" w:hanging="720"/>
                </w:pPr>
              </w:pPrChange>
            </w:pPr>
            <w:ins w:id="1368" w:author="luis angel barrancos ortiz" w:date="2015-05-30T16:12:00Z">
              <w:r>
                <w:t>El operador deberá seleccionar un perfil</w:t>
              </w:r>
            </w:ins>
          </w:p>
          <w:p w14:paraId="7AC78528" w14:textId="77777777" w:rsidR="00F449C8" w:rsidRDefault="00F449C8">
            <w:pPr>
              <w:pStyle w:val="Sinespaciado"/>
              <w:numPr>
                <w:ilvl w:val="1"/>
                <w:numId w:val="50"/>
              </w:numPr>
              <w:rPr>
                <w:ins w:id="1369" w:author="luis angel barrancos ortiz" w:date="2015-05-30T16:13:00Z"/>
              </w:rPr>
              <w:pPrChange w:id="1370" w:author="luis angel barrancos ortiz" w:date="2015-05-30T16:10:00Z">
                <w:pPr>
                  <w:pStyle w:val="Sinespaciado"/>
                  <w:numPr>
                    <w:ilvl w:val="1"/>
                    <w:numId w:val="31"/>
                  </w:numPr>
                  <w:ind w:left="1037" w:hanging="720"/>
                </w:pPr>
              </w:pPrChange>
            </w:pPr>
            <w:ins w:id="1371" w:author="luis angel barrancos ortiz" w:date="2015-05-30T16:12:00Z">
              <w:r>
                <w:t xml:space="preserve">Se le desplegara toda la </w:t>
              </w:r>
            </w:ins>
            <w:ins w:id="1372" w:author="luis angel barrancos ortiz" w:date="2015-05-30T16:13:00Z">
              <w:r>
                <w:t>información</w:t>
              </w:r>
            </w:ins>
            <w:ins w:id="1373" w:author="luis angel barrancos ortiz" w:date="2015-05-30T16:12:00Z">
              <w:r>
                <w:t xml:space="preserve"> </w:t>
              </w:r>
            </w:ins>
            <w:ins w:id="1374" w:author="luis angel barrancos ortiz" w:date="2015-05-30T16:13:00Z">
              <w:r>
                <w:t>del perfil</w:t>
              </w:r>
            </w:ins>
          </w:p>
          <w:p w14:paraId="79EC5E8C" w14:textId="5607ACE2" w:rsidR="00F449C8" w:rsidRPr="00E62D19" w:rsidRDefault="00F449C8">
            <w:pPr>
              <w:pStyle w:val="Sinespaciado"/>
              <w:numPr>
                <w:ilvl w:val="1"/>
                <w:numId w:val="50"/>
              </w:numPr>
              <w:rPr>
                <w:ins w:id="1375" w:author="luis angel barrancos ortiz" w:date="2015-05-30T15:43:00Z"/>
              </w:rPr>
              <w:pPrChange w:id="1376" w:author="luis angel barrancos ortiz" w:date="2015-05-30T16:10:00Z">
                <w:pPr>
                  <w:pStyle w:val="Sinespaciado"/>
                  <w:numPr>
                    <w:ilvl w:val="1"/>
                    <w:numId w:val="31"/>
                  </w:numPr>
                  <w:ind w:left="1037" w:hanging="720"/>
                </w:pPr>
              </w:pPrChange>
            </w:pPr>
            <w:ins w:id="1377" w:author="luis angel barrancos ortiz" w:date="2015-05-30T16:13:00Z">
              <w:r>
                <w:t xml:space="preserve">El proceso termina cuando </w:t>
              </w:r>
            </w:ins>
            <w:ins w:id="1378" w:author="luis angel barrancos ortiz" w:date="2015-05-30T16:14:00Z">
              <w:r>
                <w:t>el operador</w:t>
              </w:r>
            </w:ins>
            <w:ins w:id="1379" w:author="luis angel barrancos ortiz" w:date="2015-05-30T16:13:00Z">
              <w:r>
                <w:t xml:space="preserve"> selecci</w:t>
              </w:r>
            </w:ins>
            <w:ins w:id="1380" w:author="luis angel barrancos ortiz" w:date="2015-05-30T16:15:00Z">
              <w:r>
                <w:t>ona</w:t>
              </w:r>
            </w:ins>
            <w:ins w:id="1381" w:author="luis angel barrancos ortiz" w:date="2015-05-30T16:13:00Z">
              <w:r>
                <w:t xml:space="preserve"> la opción establecer perfil</w:t>
              </w:r>
            </w:ins>
            <w:ins w:id="1382" w:author="luis angel barrancos ortiz" w:date="2015-05-30T16:11:00Z">
              <w:r>
                <w:t xml:space="preserve"> </w:t>
              </w:r>
            </w:ins>
          </w:p>
        </w:tc>
      </w:tr>
      <w:tr w:rsidR="00811E43" w:rsidRPr="007A6F19" w14:paraId="7F75345E" w14:textId="77777777" w:rsidTr="00811E43">
        <w:trPr>
          <w:ins w:id="1383" w:author="luis angel barrancos ortiz" w:date="2015-05-30T15:43:00Z"/>
        </w:trPr>
        <w:tc>
          <w:tcPr>
            <w:tcW w:w="2405" w:type="dxa"/>
            <w:shd w:val="clear" w:color="auto" w:fill="DBE5F1"/>
          </w:tcPr>
          <w:p w14:paraId="5E6902C9" w14:textId="534C3A9A" w:rsidR="00811E43" w:rsidRPr="007A6F19" w:rsidRDefault="00811E43" w:rsidP="00811E43">
            <w:pPr>
              <w:ind w:right="-250" w:firstLine="0"/>
              <w:contextualSpacing/>
              <w:jc w:val="left"/>
              <w:rPr>
                <w:ins w:id="1384" w:author="luis angel barrancos ortiz" w:date="2015-05-30T15:43:00Z"/>
                <w:rFonts w:cs="Calibri"/>
                <w:b/>
                <w:bCs/>
              </w:rPr>
            </w:pPr>
            <w:ins w:id="1385" w:author="luis angel barrancos ortiz" w:date="2015-05-30T15:43:00Z">
              <w:r w:rsidRPr="007A6F19">
                <w:rPr>
                  <w:rFonts w:cs="Calibri"/>
                  <w:b/>
                  <w:bCs/>
                </w:rPr>
                <w:lastRenderedPageBreak/>
                <w:t>Flujo(s) alternativo(s):</w:t>
              </w:r>
            </w:ins>
          </w:p>
        </w:tc>
        <w:tc>
          <w:tcPr>
            <w:tcW w:w="6946" w:type="dxa"/>
          </w:tcPr>
          <w:p w14:paraId="7D9CB268" w14:textId="404FB833" w:rsidR="00811E43" w:rsidRPr="00165A3E" w:rsidRDefault="00811E43">
            <w:pPr>
              <w:spacing w:after="0" w:line="276" w:lineRule="auto"/>
              <w:ind w:firstLine="0"/>
              <w:contextualSpacing/>
              <w:rPr>
                <w:ins w:id="1386" w:author="luis angel barrancos ortiz" w:date="2015-05-30T15:43:00Z"/>
              </w:rPr>
            </w:pPr>
            <w:ins w:id="1387" w:author="luis angel barrancos ortiz" w:date="2015-05-30T15:43:00Z">
              <w:r>
                <w:t xml:space="preserve">    </w:t>
              </w:r>
            </w:ins>
            <w:ins w:id="1388" w:author="luis angel barrancos ortiz" w:date="2015-05-30T16:15:00Z">
              <w:r w:rsidR="00F449C8">
                <w:t>Ninguno</w:t>
              </w:r>
            </w:ins>
          </w:p>
        </w:tc>
      </w:tr>
    </w:tbl>
    <w:p w14:paraId="644BE0E6" w14:textId="77777777" w:rsidR="0082056F" w:rsidRDefault="0082056F">
      <w:pPr>
        <w:rPr>
          <w:ins w:id="1389" w:author="carlos cruz" w:date="2015-05-30T11:30:00Z"/>
          <w:lang w:val="es-ES"/>
        </w:rPr>
        <w:pPrChange w:id="1390" w:author="carlos cruz" w:date="2015-05-30T10:00:00Z">
          <w:pPr>
            <w:ind w:firstLine="0"/>
          </w:pPr>
        </w:pPrChange>
      </w:pPr>
    </w:p>
    <w:p w14:paraId="6E08E5D8" w14:textId="48778956" w:rsidR="00113E61" w:rsidRDefault="00113E61">
      <w:pPr>
        <w:rPr>
          <w:ins w:id="1391" w:author="carlos cruz" w:date="2015-05-30T11:30:00Z"/>
          <w:lang w:val="es-ES"/>
        </w:rPr>
        <w:pPrChange w:id="1392" w:author="carlos cruz" w:date="2015-05-30T10:00:00Z">
          <w:pPr>
            <w:ind w:firstLine="0"/>
          </w:pPr>
        </w:pPrChange>
      </w:pPr>
      <w:ins w:id="1393" w:author="carlos cruz" w:date="2015-05-30T11:30:00Z">
        <w:r w:rsidRPr="00113E61">
          <w:rPr>
            <w:noProof/>
            <w:lang w:val="es-ES" w:eastAsia="es-ES"/>
          </w:rPr>
          <w:drawing>
            <wp:inline distT="0" distB="0" distL="0" distR="0" wp14:anchorId="73705873" wp14:editId="0C4E64AC">
              <wp:extent cx="5791835" cy="4803362"/>
              <wp:effectExtent l="0" t="0" r="0" b="0"/>
              <wp:docPr id="50" name="Imagen 50" descr="C:\Users\karlos\AppData\Local\Temp\fla25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rlos\AppData\Local\Temp\fla25F.tmp\Snapsho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4803362"/>
                      </a:xfrm>
                      <a:prstGeom prst="rect">
                        <a:avLst/>
                      </a:prstGeom>
                      <a:noFill/>
                      <a:ln>
                        <a:noFill/>
                      </a:ln>
                    </pic:spPr>
                  </pic:pic>
                </a:graphicData>
              </a:graphic>
            </wp:inline>
          </w:drawing>
        </w:r>
      </w:ins>
    </w:p>
    <w:p w14:paraId="4DD42EA2" w14:textId="4283E5B6" w:rsidR="00113E61" w:rsidRPr="0082056F" w:rsidRDefault="00113E61">
      <w:pPr>
        <w:rPr>
          <w:ins w:id="1394" w:author="luis angel barrancos ortiz" w:date="2015-05-29T20:29:00Z"/>
          <w:lang w:val="es-ES"/>
          <w:rPrChange w:id="1395" w:author="carlos cruz" w:date="2015-05-30T10:00:00Z">
            <w:rPr>
              <w:ins w:id="1396" w:author="luis angel barrancos ortiz" w:date="2015-05-29T20:29:00Z"/>
            </w:rPr>
          </w:rPrChange>
        </w:rPr>
        <w:pPrChange w:id="1397" w:author="carlos cruz" w:date="2015-05-30T10:00:00Z">
          <w:pPr>
            <w:ind w:firstLine="0"/>
          </w:pPr>
        </w:pPrChange>
      </w:pPr>
      <w:ins w:id="1398" w:author="carlos cruz" w:date="2015-05-30T11:30:00Z">
        <w:r w:rsidRPr="00113E61">
          <w:rPr>
            <w:noProof/>
            <w:lang w:val="es-ES" w:eastAsia="es-ES"/>
          </w:rPr>
          <w:lastRenderedPageBreak/>
          <w:drawing>
            <wp:inline distT="0" distB="0" distL="0" distR="0" wp14:anchorId="489094B0" wp14:editId="41FEFBA6">
              <wp:extent cx="5791835" cy="4040272"/>
              <wp:effectExtent l="0" t="0" r="0" b="0"/>
              <wp:docPr id="49" name="Imagen 49" descr="C:\Users\karlos\AppData\Local\Temp\fla86A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los\AppData\Local\Temp\fla86A7.tmp\Snapsho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4040272"/>
                      </a:xfrm>
                      <a:prstGeom prst="rect">
                        <a:avLst/>
                      </a:prstGeom>
                      <a:noFill/>
                      <a:ln>
                        <a:noFill/>
                      </a:ln>
                    </pic:spPr>
                  </pic:pic>
                </a:graphicData>
              </a:graphic>
            </wp:inline>
          </w:drawing>
        </w:r>
      </w:ins>
    </w:p>
    <w:p w14:paraId="42B925F9" w14:textId="5DBB1708" w:rsidR="00335F9E" w:rsidRPr="00946210" w:rsidRDefault="00335F9E">
      <w:pPr>
        <w:pStyle w:val="Titulo3"/>
        <w:numPr>
          <w:ilvl w:val="0"/>
          <w:numId w:val="32"/>
        </w:numPr>
        <w:rPr>
          <w:ins w:id="1399" w:author="luis angel barrancos ortiz" w:date="2015-05-30T16:46:00Z"/>
        </w:rPr>
        <w:pPrChange w:id="1400" w:author="carlos cruz" w:date="2015-05-30T10:00:00Z">
          <w:pPr>
            <w:ind w:firstLine="0"/>
          </w:pPr>
        </w:pPrChange>
      </w:pPr>
      <w:ins w:id="1401" w:author="luis angel barrancos ortiz" w:date="2015-05-29T20:29:00Z">
        <w:del w:id="1402" w:author="carlos cruz" w:date="2015-05-30T10:00:00Z">
          <w:r w:rsidDel="0065343B">
            <w:delText>C.U.12</w:delText>
          </w:r>
        </w:del>
      </w:ins>
      <w:ins w:id="1403" w:author="luis angel barrancos ortiz" w:date="2015-05-29T20:33:00Z">
        <w:del w:id="1404" w:author="carlos cruz" w:date="2015-05-30T10:00:00Z">
          <w:r w:rsidDel="0065343B">
            <w:delText xml:space="preserve"> </w:delText>
          </w:r>
        </w:del>
        <w:r>
          <w:t>Asignar Ambulancia al Cuadrante</w:t>
        </w:r>
      </w:ins>
      <w:ins w:id="1405" w:author="carlos cruz" w:date="2015-05-30T10:00:00Z">
        <w:r w:rsidR="0082056F">
          <w:t>.</w:t>
        </w:r>
      </w:ins>
    </w:p>
    <w:p w14:paraId="15E7165A" w14:textId="46D3B93A" w:rsidR="00CE2342" w:rsidRPr="00CE2342" w:rsidRDefault="00CE2342">
      <w:pPr>
        <w:rPr>
          <w:ins w:id="1406" w:author="luis angel barrancos ortiz" w:date="2015-05-30T16:17:00Z"/>
          <w:lang w:val="es-ES"/>
          <w:rPrChange w:id="1407" w:author="luis angel barrancos ortiz" w:date="2015-05-30T16:46:00Z">
            <w:rPr>
              <w:ins w:id="1408" w:author="luis angel barrancos ortiz" w:date="2015-05-30T16:17:00Z"/>
            </w:rPr>
          </w:rPrChange>
        </w:rPr>
        <w:pPrChange w:id="1409" w:author="luis angel barrancos ortiz" w:date="2015-05-30T16:46:00Z">
          <w:pPr>
            <w:ind w:firstLine="0"/>
          </w:pPr>
        </w:pPrChange>
      </w:pPr>
      <w:ins w:id="1410" w:author="luis angel barrancos ortiz" w:date="2015-05-30T16:49:00Z">
        <w:r w:rsidRPr="00CE2342">
          <w:rPr>
            <w:noProof/>
            <w:lang w:val="es-ES" w:eastAsia="es-ES"/>
          </w:rPr>
          <w:drawing>
            <wp:inline distT="0" distB="0" distL="0" distR="0" wp14:anchorId="668F74DC" wp14:editId="7DABE742">
              <wp:extent cx="3333750" cy="14287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375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1E24BE" w:rsidRPr="007A6F19" w14:paraId="46E5FE06" w14:textId="77777777" w:rsidTr="00F72AEC">
        <w:trPr>
          <w:ins w:id="1411" w:author="luis angel barrancos ortiz" w:date="2015-05-30T16:17:00Z"/>
        </w:trPr>
        <w:tc>
          <w:tcPr>
            <w:tcW w:w="9351" w:type="dxa"/>
            <w:gridSpan w:val="2"/>
            <w:shd w:val="clear" w:color="auto" w:fill="4F81BD"/>
          </w:tcPr>
          <w:p w14:paraId="0317E62D" w14:textId="7CC382C7" w:rsidR="001E24BE" w:rsidRPr="007A6F19" w:rsidRDefault="001E24BE" w:rsidP="00F72AEC">
            <w:pPr>
              <w:contextualSpacing/>
              <w:jc w:val="center"/>
              <w:rPr>
                <w:ins w:id="1412" w:author="luis angel barrancos ortiz" w:date="2015-05-30T16:17:00Z"/>
                <w:rFonts w:cs="Calibri"/>
                <w:b/>
                <w:bCs/>
              </w:rPr>
            </w:pPr>
            <w:ins w:id="1413" w:author="luis angel barrancos ortiz" w:date="2015-05-30T16:17:00Z">
              <w:r w:rsidRPr="007A6F19">
                <w:rPr>
                  <w:rFonts w:cs="Calibri"/>
                  <w:b/>
                  <w:bCs/>
                </w:rPr>
                <w:t>CASO DE USO:</w:t>
              </w:r>
              <w:r>
                <w:rPr>
                  <w:rFonts w:cs="Calibri"/>
                  <w:b/>
                  <w:bCs/>
                </w:rPr>
                <w:t xml:space="preserve"> Asignar Ambulancia al Cuadrante</w:t>
              </w:r>
            </w:ins>
          </w:p>
        </w:tc>
      </w:tr>
      <w:tr w:rsidR="001E24BE" w:rsidRPr="007A6F19" w14:paraId="5BBC0627" w14:textId="77777777" w:rsidTr="00F72AEC">
        <w:trPr>
          <w:ins w:id="1414" w:author="luis angel barrancos ortiz" w:date="2015-05-30T16:17:00Z"/>
        </w:trPr>
        <w:tc>
          <w:tcPr>
            <w:tcW w:w="2405" w:type="dxa"/>
            <w:shd w:val="clear" w:color="auto" w:fill="DBE5F1"/>
          </w:tcPr>
          <w:p w14:paraId="004F166F" w14:textId="77777777" w:rsidR="001E24BE" w:rsidRPr="007A6F19" w:rsidRDefault="001E24BE" w:rsidP="00F72AEC">
            <w:pPr>
              <w:ind w:firstLine="0"/>
              <w:contextualSpacing/>
              <w:jc w:val="left"/>
              <w:rPr>
                <w:ins w:id="1415" w:author="luis angel barrancos ortiz" w:date="2015-05-30T16:17:00Z"/>
                <w:rFonts w:cs="Calibri"/>
                <w:b/>
                <w:bCs/>
              </w:rPr>
            </w:pPr>
            <w:ins w:id="1416" w:author="luis angel barrancos ortiz" w:date="2015-05-30T16:17:00Z">
              <w:r w:rsidRPr="007A6F19">
                <w:rPr>
                  <w:rFonts w:cs="Calibri"/>
                  <w:b/>
                  <w:bCs/>
                </w:rPr>
                <w:t>Actores Primarios:</w:t>
              </w:r>
            </w:ins>
          </w:p>
        </w:tc>
        <w:tc>
          <w:tcPr>
            <w:tcW w:w="6946" w:type="dxa"/>
          </w:tcPr>
          <w:p w14:paraId="751C5A2A" w14:textId="77777777" w:rsidR="001E24BE" w:rsidRPr="007A6F19" w:rsidRDefault="001E24BE" w:rsidP="00F72AEC">
            <w:pPr>
              <w:ind w:firstLine="0"/>
              <w:contextualSpacing/>
              <w:rPr>
                <w:ins w:id="1417" w:author="luis angel barrancos ortiz" w:date="2015-05-30T16:17:00Z"/>
              </w:rPr>
            </w:pPr>
            <w:ins w:id="1418" w:author="luis angel barrancos ortiz" w:date="2015-05-30T16:17:00Z">
              <w:r>
                <w:t>Operador</w:t>
              </w:r>
            </w:ins>
          </w:p>
        </w:tc>
      </w:tr>
      <w:tr w:rsidR="001E24BE" w:rsidRPr="007A6F19" w14:paraId="10C98B54" w14:textId="77777777" w:rsidTr="00F72AEC">
        <w:trPr>
          <w:ins w:id="1419" w:author="luis angel barrancos ortiz" w:date="2015-05-30T16:17:00Z"/>
        </w:trPr>
        <w:tc>
          <w:tcPr>
            <w:tcW w:w="2405" w:type="dxa"/>
            <w:shd w:val="clear" w:color="auto" w:fill="DBE5F1"/>
          </w:tcPr>
          <w:p w14:paraId="5744E8FF" w14:textId="77777777" w:rsidR="001E24BE" w:rsidRPr="007A6F19" w:rsidRDefault="001E24BE" w:rsidP="00F72AEC">
            <w:pPr>
              <w:ind w:firstLine="0"/>
              <w:contextualSpacing/>
              <w:jc w:val="left"/>
              <w:rPr>
                <w:ins w:id="1420" w:author="luis angel barrancos ortiz" w:date="2015-05-30T16:17:00Z"/>
                <w:rFonts w:cs="Calibri"/>
                <w:b/>
                <w:bCs/>
              </w:rPr>
            </w:pPr>
            <w:ins w:id="1421" w:author="luis angel barrancos ortiz" w:date="2015-05-30T16:17:00Z">
              <w:r w:rsidRPr="007A6F19">
                <w:rPr>
                  <w:rFonts w:cs="Calibri"/>
                  <w:b/>
                  <w:bCs/>
                </w:rPr>
                <w:t>Actores secundarios:</w:t>
              </w:r>
            </w:ins>
          </w:p>
        </w:tc>
        <w:tc>
          <w:tcPr>
            <w:tcW w:w="6946" w:type="dxa"/>
          </w:tcPr>
          <w:p w14:paraId="09AB6EE2" w14:textId="77777777" w:rsidR="001E24BE" w:rsidRPr="007A6F19" w:rsidRDefault="001E24BE" w:rsidP="00F72AEC">
            <w:pPr>
              <w:ind w:firstLine="0"/>
              <w:contextualSpacing/>
              <w:rPr>
                <w:ins w:id="1422" w:author="luis angel barrancos ortiz" w:date="2015-05-30T16:17:00Z"/>
                <w:rFonts w:cs="Calibri"/>
              </w:rPr>
            </w:pPr>
            <w:ins w:id="1423" w:author="luis angel barrancos ortiz" w:date="2015-05-30T16:17:00Z">
              <w:r>
                <w:t>Ninguno</w:t>
              </w:r>
            </w:ins>
          </w:p>
        </w:tc>
      </w:tr>
      <w:tr w:rsidR="001E24BE" w:rsidRPr="007A6F19" w14:paraId="6FEC2BA0" w14:textId="77777777" w:rsidTr="00F72AEC">
        <w:trPr>
          <w:ins w:id="1424" w:author="luis angel barrancos ortiz" w:date="2015-05-30T16:17:00Z"/>
        </w:trPr>
        <w:tc>
          <w:tcPr>
            <w:tcW w:w="2405" w:type="dxa"/>
            <w:shd w:val="clear" w:color="auto" w:fill="DBE5F1"/>
          </w:tcPr>
          <w:p w14:paraId="1EF2C3F9" w14:textId="77777777" w:rsidR="001E24BE" w:rsidRPr="007A6F19" w:rsidRDefault="001E24BE" w:rsidP="00F72AEC">
            <w:pPr>
              <w:ind w:firstLine="0"/>
              <w:contextualSpacing/>
              <w:jc w:val="left"/>
              <w:rPr>
                <w:ins w:id="1425" w:author="luis angel barrancos ortiz" w:date="2015-05-30T16:17:00Z"/>
                <w:rFonts w:cs="Calibri"/>
                <w:b/>
                <w:bCs/>
              </w:rPr>
            </w:pPr>
            <w:ins w:id="1426" w:author="luis angel barrancos ortiz" w:date="2015-05-30T16:17:00Z">
              <w:r w:rsidRPr="007A6F19">
                <w:rPr>
                  <w:rFonts w:cs="Calibri"/>
                  <w:b/>
                  <w:bCs/>
                </w:rPr>
                <w:lastRenderedPageBreak/>
                <w:t>Descripción:</w:t>
              </w:r>
            </w:ins>
          </w:p>
        </w:tc>
        <w:tc>
          <w:tcPr>
            <w:tcW w:w="6946" w:type="dxa"/>
          </w:tcPr>
          <w:p w14:paraId="6254F29C" w14:textId="58BA077C" w:rsidR="001E24BE" w:rsidRPr="007A6F19" w:rsidRDefault="001E24BE" w:rsidP="00F72AEC">
            <w:pPr>
              <w:pStyle w:val="Sinespaciado"/>
              <w:spacing w:before="240" w:beforeAutospacing="0" w:after="240" w:afterAutospacing="0"/>
              <w:ind w:firstLine="0"/>
              <w:rPr>
                <w:ins w:id="1427" w:author="luis angel barrancos ortiz" w:date="2015-05-30T16:17:00Z"/>
              </w:rPr>
            </w:pPr>
            <w:ins w:id="1428" w:author="luis angel barrancos ortiz" w:date="2015-05-30T16:17:00Z">
              <w:r>
                <w:t>Registra nuevas ambulancias y les asigna un cuadrante</w:t>
              </w:r>
            </w:ins>
          </w:p>
        </w:tc>
      </w:tr>
      <w:tr w:rsidR="001E24BE" w:rsidRPr="007A6F19" w14:paraId="779DED4A" w14:textId="77777777" w:rsidTr="00F72AEC">
        <w:trPr>
          <w:ins w:id="1429" w:author="luis angel barrancos ortiz" w:date="2015-05-30T16:17:00Z"/>
        </w:trPr>
        <w:tc>
          <w:tcPr>
            <w:tcW w:w="2405" w:type="dxa"/>
            <w:shd w:val="clear" w:color="auto" w:fill="DBE5F1"/>
          </w:tcPr>
          <w:p w14:paraId="52529AFA" w14:textId="77777777" w:rsidR="001E24BE" w:rsidRPr="007A6F19" w:rsidRDefault="001E24BE" w:rsidP="00F72AEC">
            <w:pPr>
              <w:ind w:firstLine="0"/>
              <w:contextualSpacing/>
              <w:jc w:val="left"/>
              <w:rPr>
                <w:ins w:id="1430" w:author="luis angel barrancos ortiz" w:date="2015-05-30T16:17:00Z"/>
                <w:rFonts w:cs="Calibri"/>
                <w:b/>
                <w:bCs/>
              </w:rPr>
            </w:pPr>
            <w:ins w:id="1431" w:author="luis angel barrancos ortiz" w:date="2015-05-30T16:17:00Z">
              <w:r w:rsidRPr="007A6F19">
                <w:rPr>
                  <w:rFonts w:cs="Calibri"/>
                  <w:b/>
                  <w:bCs/>
                </w:rPr>
                <w:t>Precondiciones:</w:t>
              </w:r>
            </w:ins>
          </w:p>
        </w:tc>
        <w:tc>
          <w:tcPr>
            <w:tcW w:w="6946" w:type="dxa"/>
          </w:tcPr>
          <w:p w14:paraId="46103A6B" w14:textId="77777777" w:rsidR="001E24BE" w:rsidRPr="00684655" w:rsidRDefault="001E24BE" w:rsidP="00F72AEC">
            <w:pPr>
              <w:ind w:firstLine="0"/>
              <w:rPr>
                <w:ins w:id="1432" w:author="luis angel barrancos ortiz" w:date="2015-05-30T16:17:00Z"/>
              </w:rPr>
            </w:pPr>
            <w:ins w:id="1433" w:author="luis angel barrancos ortiz" w:date="2015-05-30T16:17:00Z">
              <w:r>
                <w:t>Ninguno</w:t>
              </w:r>
            </w:ins>
          </w:p>
        </w:tc>
      </w:tr>
      <w:tr w:rsidR="001E24BE" w:rsidRPr="007A6F19" w14:paraId="06F30EF5" w14:textId="77777777" w:rsidTr="00F72AEC">
        <w:trPr>
          <w:ins w:id="1434" w:author="luis angel barrancos ortiz" w:date="2015-05-30T16:17:00Z"/>
        </w:trPr>
        <w:tc>
          <w:tcPr>
            <w:tcW w:w="2405" w:type="dxa"/>
            <w:shd w:val="clear" w:color="auto" w:fill="DBE5F1"/>
          </w:tcPr>
          <w:p w14:paraId="00A52899" w14:textId="77777777" w:rsidR="001E24BE" w:rsidRPr="007A6F19" w:rsidRDefault="001E24BE" w:rsidP="00F72AEC">
            <w:pPr>
              <w:ind w:firstLine="0"/>
              <w:contextualSpacing/>
              <w:jc w:val="left"/>
              <w:rPr>
                <w:ins w:id="1435" w:author="luis angel barrancos ortiz" w:date="2015-05-30T16:17:00Z"/>
                <w:rFonts w:cs="Calibri"/>
                <w:b/>
                <w:bCs/>
              </w:rPr>
            </w:pPr>
            <w:proofErr w:type="spellStart"/>
            <w:ins w:id="1436" w:author="luis angel barrancos ortiz" w:date="2015-05-30T16:17:00Z">
              <w:r>
                <w:rPr>
                  <w:rFonts w:cs="Calibri"/>
                  <w:b/>
                  <w:bCs/>
                </w:rPr>
                <w:t>Pos</w:t>
              </w:r>
              <w:proofErr w:type="spellEnd"/>
              <w:r w:rsidRPr="007A6F19">
                <w:rPr>
                  <w:rFonts w:cs="Calibri"/>
                  <w:b/>
                  <w:bCs/>
                </w:rPr>
                <w:t xml:space="preserve"> condiciones:</w:t>
              </w:r>
            </w:ins>
          </w:p>
        </w:tc>
        <w:tc>
          <w:tcPr>
            <w:tcW w:w="6946" w:type="dxa"/>
          </w:tcPr>
          <w:p w14:paraId="5B131AAC" w14:textId="3CBF7591" w:rsidR="001E24BE" w:rsidRPr="00F56394" w:rsidRDefault="001E24BE">
            <w:pPr>
              <w:spacing w:before="240" w:beforeAutospacing="0" w:line="276" w:lineRule="auto"/>
              <w:ind w:firstLine="0"/>
              <w:contextualSpacing/>
              <w:rPr>
                <w:ins w:id="1437" w:author="luis angel barrancos ortiz" w:date="2015-05-30T16:17:00Z"/>
              </w:rPr>
            </w:pPr>
            <w:ins w:id="1438" w:author="luis angel barrancos ortiz" w:date="2015-05-30T16:18:00Z">
              <w:r>
                <w:t>Las nuevas ambulancias quedan almacenadas de forma persistente y asignadas a un cuadrante</w:t>
              </w:r>
            </w:ins>
          </w:p>
        </w:tc>
      </w:tr>
      <w:tr w:rsidR="001E24BE" w:rsidRPr="007A6F19" w14:paraId="2284216E" w14:textId="77777777" w:rsidTr="00F72AEC">
        <w:trPr>
          <w:ins w:id="1439" w:author="luis angel barrancos ortiz" w:date="2015-05-30T16:17:00Z"/>
        </w:trPr>
        <w:tc>
          <w:tcPr>
            <w:tcW w:w="2405" w:type="dxa"/>
            <w:shd w:val="clear" w:color="auto" w:fill="DBE5F1"/>
          </w:tcPr>
          <w:p w14:paraId="35917D1C" w14:textId="77777777" w:rsidR="001E24BE" w:rsidRPr="007A6F19" w:rsidRDefault="001E24BE" w:rsidP="00F72AEC">
            <w:pPr>
              <w:ind w:firstLine="0"/>
              <w:contextualSpacing/>
              <w:jc w:val="left"/>
              <w:rPr>
                <w:ins w:id="1440" w:author="luis angel barrancos ortiz" w:date="2015-05-30T16:17:00Z"/>
                <w:rFonts w:cs="Calibri"/>
                <w:b/>
                <w:bCs/>
              </w:rPr>
            </w:pPr>
            <w:ins w:id="1441" w:author="luis angel barrancos ortiz" w:date="2015-05-30T16:17:00Z">
              <w:r w:rsidRPr="007A6F19">
                <w:rPr>
                  <w:rFonts w:cs="Calibri"/>
                  <w:b/>
                  <w:bCs/>
                </w:rPr>
                <w:t>Flujo Principal:</w:t>
              </w:r>
            </w:ins>
          </w:p>
        </w:tc>
        <w:tc>
          <w:tcPr>
            <w:tcW w:w="6946" w:type="dxa"/>
          </w:tcPr>
          <w:p w14:paraId="218622B5" w14:textId="77777777" w:rsidR="001E24BE" w:rsidRDefault="00F72AEC">
            <w:pPr>
              <w:pStyle w:val="Sinespaciado"/>
              <w:numPr>
                <w:ilvl w:val="0"/>
                <w:numId w:val="51"/>
              </w:numPr>
              <w:rPr>
                <w:ins w:id="1442" w:author="luis angel barrancos ortiz" w:date="2015-05-30T16:36:00Z"/>
              </w:rPr>
              <w:pPrChange w:id="1443" w:author="luis angel barrancos ortiz" w:date="2015-05-30T16:19:00Z">
                <w:pPr>
                  <w:pStyle w:val="Sinespaciado"/>
                  <w:numPr>
                    <w:ilvl w:val="1"/>
                    <w:numId w:val="49"/>
                  </w:numPr>
                  <w:ind w:left="900" w:hanging="540"/>
                </w:pPr>
              </w:pPrChange>
            </w:pPr>
            <w:ins w:id="1444" w:author="luis angel barrancos ortiz" w:date="2015-05-30T16:36:00Z">
              <w:r>
                <w:t>Agregar</w:t>
              </w:r>
            </w:ins>
          </w:p>
          <w:p w14:paraId="676724C6" w14:textId="77777777" w:rsidR="00F72AEC" w:rsidRDefault="00F72AEC">
            <w:pPr>
              <w:pStyle w:val="Sinespaciado"/>
              <w:numPr>
                <w:ilvl w:val="1"/>
                <w:numId w:val="51"/>
              </w:numPr>
              <w:rPr>
                <w:ins w:id="1445" w:author="luis angel barrancos ortiz" w:date="2015-05-30T16:36:00Z"/>
              </w:rPr>
              <w:pPrChange w:id="1446" w:author="luis angel barrancos ortiz" w:date="2015-05-30T16:36:00Z">
                <w:pPr>
                  <w:pStyle w:val="Sinespaciado"/>
                  <w:numPr>
                    <w:ilvl w:val="1"/>
                    <w:numId w:val="49"/>
                  </w:numPr>
                  <w:ind w:left="900" w:hanging="540"/>
                </w:pPr>
              </w:pPrChange>
            </w:pPr>
            <w:ins w:id="1447" w:author="luis angel barrancos ortiz" w:date="2015-05-30T16:36:00Z">
              <w:r>
                <w:t>El operador rellena los siguientes campos:</w:t>
              </w:r>
            </w:ins>
          </w:p>
          <w:p w14:paraId="5BABD13C" w14:textId="77777777" w:rsidR="00F72AEC" w:rsidRDefault="00F72AEC">
            <w:pPr>
              <w:pStyle w:val="Sinespaciado"/>
              <w:numPr>
                <w:ilvl w:val="0"/>
                <w:numId w:val="52"/>
              </w:numPr>
              <w:rPr>
                <w:ins w:id="1448" w:author="luis angel barrancos ortiz" w:date="2015-05-30T16:37:00Z"/>
              </w:rPr>
              <w:pPrChange w:id="1449" w:author="luis angel barrancos ortiz" w:date="2015-05-30T16:36:00Z">
                <w:pPr>
                  <w:pStyle w:val="Sinespaciado"/>
                  <w:numPr>
                    <w:ilvl w:val="1"/>
                    <w:numId w:val="49"/>
                  </w:numPr>
                  <w:ind w:left="900" w:hanging="540"/>
                </w:pPr>
              </w:pPrChange>
            </w:pPr>
            <w:ins w:id="1450" w:author="luis angel barrancos ortiz" w:date="2015-05-30T16:37:00Z">
              <w:r>
                <w:t xml:space="preserve">Placa </w:t>
              </w:r>
            </w:ins>
          </w:p>
          <w:p w14:paraId="6498DA65" w14:textId="77777777" w:rsidR="00F72AEC" w:rsidRDefault="00F72AEC">
            <w:pPr>
              <w:pStyle w:val="Sinespaciado"/>
              <w:numPr>
                <w:ilvl w:val="0"/>
                <w:numId w:val="52"/>
              </w:numPr>
              <w:rPr>
                <w:ins w:id="1451" w:author="luis angel barrancos ortiz" w:date="2015-05-30T16:37:00Z"/>
              </w:rPr>
              <w:pPrChange w:id="1452" w:author="luis angel barrancos ortiz" w:date="2015-05-30T16:36:00Z">
                <w:pPr>
                  <w:pStyle w:val="Sinespaciado"/>
                  <w:numPr>
                    <w:ilvl w:val="1"/>
                    <w:numId w:val="49"/>
                  </w:numPr>
                  <w:ind w:left="900" w:hanging="540"/>
                </w:pPr>
              </w:pPrChange>
            </w:pPr>
            <w:ins w:id="1453" w:author="luis angel barrancos ortiz" w:date="2015-05-30T16:37:00Z">
              <w:r>
                <w:t>Cuadrante asignado</w:t>
              </w:r>
            </w:ins>
          </w:p>
          <w:p w14:paraId="2BDC6CE0" w14:textId="77777777" w:rsidR="00F72AEC" w:rsidRDefault="00F72AEC">
            <w:pPr>
              <w:pStyle w:val="Sinespaciado"/>
              <w:numPr>
                <w:ilvl w:val="1"/>
                <w:numId w:val="51"/>
              </w:numPr>
              <w:rPr>
                <w:ins w:id="1454" w:author="luis angel barrancos ortiz" w:date="2015-05-30T16:38:00Z"/>
              </w:rPr>
              <w:pPrChange w:id="1455" w:author="luis angel barrancos ortiz" w:date="2015-05-30T16:37:00Z">
                <w:pPr>
                  <w:pStyle w:val="Sinespaciado"/>
                  <w:numPr>
                    <w:ilvl w:val="1"/>
                    <w:numId w:val="49"/>
                  </w:numPr>
                  <w:ind w:left="900" w:hanging="540"/>
                </w:pPr>
              </w:pPrChange>
            </w:pPr>
            <w:ins w:id="1456" w:author="luis angel barrancos ortiz" w:date="2015-05-30T16:37:00Z">
              <w:r>
                <w:t xml:space="preserve">El operador selecciona la opción agregar ambulancia, de esta manera la nueva ambulancia queda almacenada de forma persistente y </w:t>
              </w:r>
            </w:ins>
            <w:ins w:id="1457" w:author="luis angel barrancos ortiz" w:date="2015-05-30T16:38:00Z">
              <w:r>
                <w:t>está</w:t>
              </w:r>
            </w:ins>
            <w:ins w:id="1458" w:author="luis angel barrancos ortiz" w:date="2015-05-30T16:37:00Z">
              <w:r>
                <w:t xml:space="preserve"> asignada a un cuadrante</w:t>
              </w:r>
            </w:ins>
          </w:p>
          <w:p w14:paraId="1D75AFC9" w14:textId="77777777" w:rsidR="00F72AEC" w:rsidRDefault="00F72AEC">
            <w:pPr>
              <w:pStyle w:val="Sinespaciado"/>
              <w:numPr>
                <w:ilvl w:val="0"/>
                <w:numId w:val="51"/>
              </w:numPr>
              <w:rPr>
                <w:ins w:id="1459" w:author="luis angel barrancos ortiz" w:date="2015-05-30T16:38:00Z"/>
              </w:rPr>
              <w:pPrChange w:id="1460" w:author="luis angel barrancos ortiz" w:date="2015-05-30T16:38:00Z">
                <w:pPr>
                  <w:pStyle w:val="Sinespaciado"/>
                  <w:numPr>
                    <w:ilvl w:val="1"/>
                    <w:numId w:val="49"/>
                  </w:numPr>
                  <w:ind w:left="900" w:hanging="540"/>
                </w:pPr>
              </w:pPrChange>
            </w:pPr>
            <w:ins w:id="1461" w:author="luis angel barrancos ortiz" w:date="2015-05-30T16:38:00Z">
              <w:r>
                <w:t>Modificar</w:t>
              </w:r>
            </w:ins>
          </w:p>
          <w:p w14:paraId="5BDD2B2C" w14:textId="77777777" w:rsidR="00F72AEC" w:rsidRDefault="00F72AEC">
            <w:pPr>
              <w:pStyle w:val="Sinespaciado"/>
              <w:numPr>
                <w:ilvl w:val="1"/>
                <w:numId w:val="51"/>
              </w:numPr>
              <w:rPr>
                <w:ins w:id="1462" w:author="luis angel barrancos ortiz" w:date="2015-05-30T16:38:00Z"/>
              </w:rPr>
              <w:pPrChange w:id="1463" w:author="luis angel barrancos ortiz" w:date="2015-05-30T16:38:00Z">
                <w:pPr>
                  <w:pStyle w:val="Sinespaciado"/>
                  <w:numPr>
                    <w:ilvl w:val="1"/>
                    <w:numId w:val="49"/>
                  </w:numPr>
                  <w:ind w:left="900" w:hanging="540"/>
                </w:pPr>
              </w:pPrChange>
            </w:pPr>
            <w:ins w:id="1464" w:author="luis angel barrancos ortiz" w:date="2015-05-30T16:38:00Z">
              <w:r>
                <w:t>A el operador se le desplegara una lista con las ambulancias disponibles</w:t>
              </w:r>
            </w:ins>
          </w:p>
          <w:p w14:paraId="1193B49D" w14:textId="77777777" w:rsidR="00F72AEC" w:rsidRDefault="00F72AEC">
            <w:pPr>
              <w:pStyle w:val="Sinespaciado"/>
              <w:numPr>
                <w:ilvl w:val="1"/>
                <w:numId w:val="51"/>
              </w:numPr>
              <w:rPr>
                <w:ins w:id="1465" w:author="luis angel barrancos ortiz" w:date="2015-05-30T16:39:00Z"/>
              </w:rPr>
              <w:pPrChange w:id="1466" w:author="luis angel barrancos ortiz" w:date="2015-05-30T16:38:00Z">
                <w:pPr>
                  <w:pStyle w:val="Sinespaciado"/>
                  <w:numPr>
                    <w:ilvl w:val="1"/>
                    <w:numId w:val="49"/>
                  </w:numPr>
                  <w:ind w:left="900" w:hanging="540"/>
                </w:pPr>
              </w:pPrChange>
            </w:pPr>
            <w:ins w:id="1467" w:author="luis angel barrancos ortiz" w:date="2015-05-30T16:39:00Z">
              <w:r>
                <w:t>El operador deberá seleccionar una ambulancia de la lista</w:t>
              </w:r>
            </w:ins>
          </w:p>
          <w:p w14:paraId="4015D50A" w14:textId="77777777" w:rsidR="00F72AEC" w:rsidRDefault="00F72AEC">
            <w:pPr>
              <w:pStyle w:val="Sinespaciado"/>
              <w:numPr>
                <w:ilvl w:val="1"/>
                <w:numId w:val="51"/>
              </w:numPr>
              <w:rPr>
                <w:ins w:id="1468" w:author="luis angel barrancos ortiz" w:date="2015-05-30T16:39:00Z"/>
              </w:rPr>
              <w:pPrChange w:id="1469" w:author="luis angel barrancos ortiz" w:date="2015-05-30T16:38:00Z">
                <w:pPr>
                  <w:pStyle w:val="Sinespaciado"/>
                  <w:numPr>
                    <w:ilvl w:val="1"/>
                    <w:numId w:val="49"/>
                  </w:numPr>
                  <w:ind w:left="900" w:hanging="540"/>
                </w:pPr>
              </w:pPrChange>
            </w:pPr>
            <w:ins w:id="1470" w:author="luis angel barrancos ortiz" w:date="2015-05-30T16:39:00Z">
              <w:r>
                <w:t>Los datos de la ambulancia seleccionada serán cargados</w:t>
              </w:r>
            </w:ins>
          </w:p>
          <w:p w14:paraId="3F361BDA" w14:textId="77777777" w:rsidR="00F72AEC" w:rsidRDefault="00F72AEC">
            <w:pPr>
              <w:pStyle w:val="Sinespaciado"/>
              <w:numPr>
                <w:ilvl w:val="1"/>
                <w:numId w:val="51"/>
              </w:numPr>
              <w:rPr>
                <w:ins w:id="1471" w:author="luis angel barrancos ortiz" w:date="2015-05-30T16:39:00Z"/>
              </w:rPr>
              <w:pPrChange w:id="1472" w:author="luis angel barrancos ortiz" w:date="2015-05-30T16:38:00Z">
                <w:pPr>
                  <w:pStyle w:val="Sinespaciado"/>
                  <w:numPr>
                    <w:ilvl w:val="1"/>
                    <w:numId w:val="49"/>
                  </w:numPr>
                  <w:ind w:left="900" w:hanging="540"/>
                </w:pPr>
              </w:pPrChange>
            </w:pPr>
            <w:ins w:id="1473" w:author="luis angel barrancos ortiz" w:date="2015-05-30T16:39:00Z">
              <w:r>
                <w:t>El operador podrá modificar los siguientes campos:</w:t>
              </w:r>
            </w:ins>
          </w:p>
          <w:p w14:paraId="53B9602F" w14:textId="77777777" w:rsidR="00F72AEC" w:rsidRDefault="00F72AEC">
            <w:pPr>
              <w:pStyle w:val="Sinespaciado"/>
              <w:numPr>
                <w:ilvl w:val="0"/>
                <w:numId w:val="53"/>
              </w:numPr>
              <w:rPr>
                <w:ins w:id="1474" w:author="luis angel barrancos ortiz" w:date="2015-05-30T16:40:00Z"/>
              </w:rPr>
              <w:pPrChange w:id="1475" w:author="luis angel barrancos ortiz" w:date="2015-05-30T16:40:00Z">
                <w:pPr>
                  <w:pStyle w:val="Sinespaciado"/>
                  <w:numPr>
                    <w:ilvl w:val="1"/>
                    <w:numId w:val="49"/>
                  </w:numPr>
                  <w:ind w:left="900" w:hanging="540"/>
                </w:pPr>
              </w:pPrChange>
            </w:pPr>
            <w:ins w:id="1476" w:author="luis angel barrancos ortiz" w:date="2015-05-30T16:40:00Z">
              <w:r>
                <w:t>Placa</w:t>
              </w:r>
            </w:ins>
          </w:p>
          <w:p w14:paraId="1F716261" w14:textId="77777777" w:rsidR="00F72AEC" w:rsidRDefault="00F72AEC">
            <w:pPr>
              <w:pStyle w:val="Sinespaciado"/>
              <w:numPr>
                <w:ilvl w:val="0"/>
                <w:numId w:val="53"/>
              </w:numPr>
              <w:rPr>
                <w:ins w:id="1477" w:author="luis angel barrancos ortiz" w:date="2015-05-30T16:40:00Z"/>
              </w:rPr>
              <w:pPrChange w:id="1478" w:author="luis angel barrancos ortiz" w:date="2015-05-30T16:40:00Z">
                <w:pPr>
                  <w:pStyle w:val="Sinespaciado"/>
                  <w:numPr>
                    <w:ilvl w:val="1"/>
                    <w:numId w:val="49"/>
                  </w:numPr>
                  <w:ind w:left="900" w:hanging="540"/>
                </w:pPr>
              </w:pPrChange>
            </w:pPr>
            <w:ins w:id="1479" w:author="luis angel barrancos ortiz" w:date="2015-05-30T16:40:00Z">
              <w:r>
                <w:t>Cuadrante asignado</w:t>
              </w:r>
            </w:ins>
          </w:p>
          <w:p w14:paraId="411D77A7" w14:textId="52B43B7B" w:rsidR="00F72AEC" w:rsidRPr="00E62D19" w:rsidRDefault="00F72AEC">
            <w:pPr>
              <w:pStyle w:val="Sinespaciado"/>
              <w:numPr>
                <w:ilvl w:val="1"/>
                <w:numId w:val="51"/>
              </w:numPr>
              <w:rPr>
                <w:ins w:id="1480" w:author="luis angel barrancos ortiz" w:date="2015-05-30T16:17:00Z"/>
              </w:rPr>
              <w:pPrChange w:id="1481" w:author="luis angel barrancos ortiz" w:date="2015-05-30T16:40:00Z">
                <w:pPr>
                  <w:pStyle w:val="Sinespaciado"/>
                  <w:numPr>
                    <w:ilvl w:val="1"/>
                    <w:numId w:val="49"/>
                  </w:numPr>
                  <w:ind w:left="900" w:hanging="540"/>
                </w:pPr>
              </w:pPrChange>
            </w:pPr>
            <w:ins w:id="1482" w:author="luis angel barrancos ortiz" w:date="2015-05-30T16:40:00Z">
              <w:r>
                <w:t>Para finalizar el operador selecciona la opción modificar, de esta manera los datos modificados quedan almacenados de forma persistente</w:t>
              </w:r>
            </w:ins>
          </w:p>
        </w:tc>
      </w:tr>
      <w:tr w:rsidR="001E24BE" w:rsidRPr="007A6F19" w14:paraId="00F21529" w14:textId="77777777" w:rsidTr="00F72AEC">
        <w:trPr>
          <w:ins w:id="1483" w:author="luis angel barrancos ortiz" w:date="2015-05-30T16:17:00Z"/>
        </w:trPr>
        <w:tc>
          <w:tcPr>
            <w:tcW w:w="2405" w:type="dxa"/>
            <w:shd w:val="clear" w:color="auto" w:fill="DBE5F1"/>
          </w:tcPr>
          <w:p w14:paraId="420331AF" w14:textId="34AE4CAC" w:rsidR="001E24BE" w:rsidRPr="007A6F19" w:rsidRDefault="001E24BE" w:rsidP="00F72AEC">
            <w:pPr>
              <w:ind w:right="-250" w:firstLine="0"/>
              <w:contextualSpacing/>
              <w:jc w:val="left"/>
              <w:rPr>
                <w:ins w:id="1484" w:author="luis angel barrancos ortiz" w:date="2015-05-30T16:17:00Z"/>
                <w:rFonts w:cs="Calibri"/>
                <w:b/>
                <w:bCs/>
              </w:rPr>
            </w:pPr>
            <w:ins w:id="1485" w:author="luis angel barrancos ortiz" w:date="2015-05-30T16:17:00Z">
              <w:r w:rsidRPr="007A6F19">
                <w:rPr>
                  <w:rFonts w:cs="Calibri"/>
                  <w:b/>
                  <w:bCs/>
                </w:rPr>
                <w:t>Flujo(s) alternativo(s):</w:t>
              </w:r>
            </w:ins>
          </w:p>
        </w:tc>
        <w:tc>
          <w:tcPr>
            <w:tcW w:w="6946" w:type="dxa"/>
          </w:tcPr>
          <w:p w14:paraId="0F95CD4F" w14:textId="77777777" w:rsidR="001E24BE" w:rsidRPr="00165A3E" w:rsidRDefault="001E24BE" w:rsidP="00F72AEC">
            <w:pPr>
              <w:spacing w:after="0" w:line="276" w:lineRule="auto"/>
              <w:ind w:firstLine="0"/>
              <w:contextualSpacing/>
              <w:rPr>
                <w:ins w:id="1486" w:author="luis angel barrancos ortiz" w:date="2015-05-30T16:17:00Z"/>
              </w:rPr>
            </w:pPr>
            <w:ins w:id="1487" w:author="luis angel barrancos ortiz" w:date="2015-05-30T16:17:00Z">
              <w:r>
                <w:t xml:space="preserve">    Ninguno</w:t>
              </w:r>
            </w:ins>
          </w:p>
        </w:tc>
      </w:tr>
    </w:tbl>
    <w:p w14:paraId="72F77F04" w14:textId="3A21FCBA" w:rsidR="001E24BE" w:rsidRPr="001E24BE" w:rsidRDefault="00F72AEC">
      <w:pPr>
        <w:rPr>
          <w:ins w:id="1488" w:author="carlos cruz" w:date="2015-05-30T10:00:00Z"/>
          <w:lang w:val="es-ES"/>
          <w:rPrChange w:id="1489" w:author="luis angel barrancos ortiz" w:date="2015-05-30T16:17:00Z">
            <w:rPr>
              <w:ins w:id="1490" w:author="carlos cruz" w:date="2015-05-30T10:00:00Z"/>
            </w:rPr>
          </w:rPrChange>
        </w:rPr>
        <w:pPrChange w:id="1491" w:author="luis angel barrancos ortiz" w:date="2015-05-30T16:17:00Z">
          <w:pPr>
            <w:ind w:firstLine="0"/>
          </w:pPr>
        </w:pPrChange>
      </w:pPr>
      <w:ins w:id="1492" w:author="luis angel barrancos ortiz" w:date="2015-05-30T16:42:00Z">
        <w:r w:rsidRPr="00F72AEC">
          <w:rPr>
            <w:noProof/>
            <w:lang w:val="es-ES" w:eastAsia="es-ES"/>
          </w:rPr>
          <w:lastRenderedPageBreak/>
          <w:drawing>
            <wp:inline distT="0" distB="0" distL="0" distR="0" wp14:anchorId="30F5C159" wp14:editId="717204BB">
              <wp:extent cx="5791835" cy="2965074"/>
              <wp:effectExtent l="0" t="0" r="0" b="6985"/>
              <wp:docPr id="47" name="Imagen 47" descr="C:\Users\USUARIO\Desktop\mockup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mockup_1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2965074"/>
                      </a:xfrm>
                      <a:prstGeom prst="rect">
                        <a:avLst/>
                      </a:prstGeom>
                      <a:noFill/>
                      <a:ln>
                        <a:noFill/>
                      </a:ln>
                    </pic:spPr>
                  </pic:pic>
                </a:graphicData>
              </a:graphic>
            </wp:inline>
          </w:drawing>
        </w:r>
      </w:ins>
    </w:p>
    <w:p w14:paraId="1CA9CC96" w14:textId="77777777" w:rsidR="00CE5310" w:rsidRPr="007266BF" w:rsidRDefault="00CE5310" w:rsidP="00CE5310">
      <w:pPr>
        <w:pStyle w:val="Ttulo2"/>
        <w:numPr>
          <w:ilvl w:val="1"/>
          <w:numId w:val="19"/>
        </w:numPr>
        <w:spacing w:before="100" w:after="100"/>
        <w:ind w:left="794" w:hanging="397"/>
        <w:rPr>
          <w:ins w:id="1493" w:author="carlos cruz" w:date="2015-05-30T10:01:00Z"/>
        </w:rPr>
      </w:pPr>
      <w:ins w:id="1494" w:author="carlos cruz" w:date="2015-05-30T10:01:00Z">
        <w:r w:rsidRPr="007266BF">
          <w:lastRenderedPageBreak/>
          <w:t>Diagrama general de Casos de Usos</w:t>
        </w:r>
      </w:ins>
    </w:p>
    <w:p w14:paraId="4DFFBDD5" w14:textId="75068765" w:rsidR="0082056F" w:rsidRPr="00704064" w:rsidRDefault="00704064">
      <w:pPr>
        <w:pStyle w:val="Prrafodelista"/>
        <w:numPr>
          <w:ilvl w:val="0"/>
          <w:numId w:val="0"/>
        </w:numPr>
        <w:ind w:left="284"/>
        <w:rPr>
          <w:lang w:val="es-ES"/>
          <w:rPrChange w:id="1495" w:author="carlos cruz" w:date="2015-05-30T10:00:00Z">
            <w:rPr/>
          </w:rPrChange>
        </w:rPr>
        <w:pPrChange w:id="1496" w:author="carlos cruz" w:date="2015-05-30T16:57:00Z">
          <w:pPr>
            <w:ind w:firstLine="0"/>
          </w:pPr>
        </w:pPrChange>
      </w:pPr>
      <w:ins w:id="1497" w:author="carlos cruz" w:date="2015-05-30T16:57:00Z">
        <w:r w:rsidRPr="00704064">
          <w:rPr>
            <w:noProof/>
            <w:lang w:val="es-ES" w:eastAsia="es-ES"/>
          </w:rPr>
          <w:drawing>
            <wp:inline distT="0" distB="0" distL="0" distR="0" wp14:anchorId="2E808E3D" wp14:editId="6C7A07C8">
              <wp:extent cx="5791835" cy="4665818"/>
              <wp:effectExtent l="0" t="0" r="0" b="19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835" cy="4665818"/>
                      </a:xfrm>
                      <a:prstGeom prst="rect">
                        <a:avLst/>
                      </a:prstGeom>
                      <a:noFill/>
                      <a:ln>
                        <a:noFill/>
                      </a:ln>
                    </pic:spPr>
                  </pic:pic>
                </a:graphicData>
              </a:graphic>
            </wp:inline>
          </w:drawing>
        </w:r>
      </w:ins>
    </w:p>
    <w:p w14:paraId="07A14573" w14:textId="77777777" w:rsidR="006F3FF2" w:rsidRDefault="006F3FF2" w:rsidP="006F3FF2">
      <w:pPr>
        <w:pStyle w:val="Ttulo1"/>
        <w:numPr>
          <w:ilvl w:val="0"/>
          <w:numId w:val="19"/>
        </w:numPr>
        <w:spacing w:before="100" w:after="100"/>
        <w:ind w:left="454" w:hanging="227"/>
        <w:rPr>
          <w:ins w:id="1498" w:author="carlos cruz" w:date="2015-05-30T10:01:00Z"/>
        </w:rPr>
      </w:pPr>
      <w:bookmarkStart w:id="1499" w:name="_Toc417646136"/>
      <w:r>
        <w:lastRenderedPageBreak/>
        <w:t>ANÁLISIS</w:t>
      </w:r>
      <w:bookmarkEnd w:id="1499"/>
    </w:p>
    <w:p w14:paraId="3D059A17" w14:textId="77777777" w:rsidR="00CE5310" w:rsidRDefault="00CE5310" w:rsidP="00CE5310">
      <w:pPr>
        <w:pStyle w:val="Ttulo2"/>
        <w:numPr>
          <w:ilvl w:val="1"/>
          <w:numId w:val="19"/>
        </w:numPr>
        <w:spacing w:before="100" w:after="100"/>
        <w:ind w:left="794" w:hanging="397"/>
        <w:rPr>
          <w:ins w:id="1500" w:author="carlos cruz" w:date="2015-05-30T10:01:00Z"/>
        </w:rPr>
      </w:pPr>
      <w:ins w:id="1501" w:author="carlos cruz" w:date="2015-05-30T10:01:00Z">
        <w:r>
          <w:t>Análisis de la Arquitectura</w:t>
        </w:r>
      </w:ins>
    </w:p>
    <w:p w14:paraId="1AF548FD" w14:textId="77777777" w:rsidR="00CE5310" w:rsidRDefault="00CE5310" w:rsidP="00CE5310">
      <w:pPr>
        <w:pStyle w:val="Ttulo3"/>
        <w:keepLines w:val="0"/>
        <w:numPr>
          <w:ilvl w:val="2"/>
          <w:numId w:val="19"/>
        </w:numPr>
        <w:spacing w:before="0" w:beforeAutospacing="0" w:afterAutospacing="0" w:line="240" w:lineRule="auto"/>
        <w:ind w:left="1418" w:hanging="851"/>
        <w:rPr>
          <w:ins w:id="1502" w:author="carlos cruz" w:date="2015-05-30T10:01:00Z"/>
        </w:rPr>
      </w:pPr>
      <w:ins w:id="1503" w:author="carlos cruz" w:date="2015-05-30T10:01:00Z">
        <w:r>
          <w:t>Identificación de Paquetes</w:t>
        </w:r>
      </w:ins>
    </w:p>
    <w:p w14:paraId="4EFDC336" w14:textId="77777777" w:rsidR="00CE5310" w:rsidRPr="00A52731" w:rsidRDefault="00FA4B39">
      <w:pPr>
        <w:pStyle w:val="Encabezado"/>
        <w:tabs>
          <w:tab w:val="clear" w:pos="4419"/>
          <w:tab w:val="clear" w:pos="8838"/>
        </w:tabs>
        <w:spacing w:before="100" w:after="100" w:line="360" w:lineRule="auto"/>
        <w:rPr>
          <w:ins w:id="1504" w:author="carlos cruz" w:date="2015-05-30T10:01:00Z"/>
          <w:lang w:eastAsia="es-BO"/>
        </w:rPr>
        <w:pPrChange w:id="1505" w:author="carlos cruz" w:date="2015-05-30T16:12:00Z">
          <w:pPr/>
        </w:pPrChange>
      </w:pPr>
      <w:ins w:id="1506" w:author="carlos cruz" w:date="2015-05-30T16:12:00Z">
        <w:r w:rsidRPr="00D85BB1">
          <w:rPr>
            <w:noProof/>
            <w:lang w:val="es-ES" w:eastAsia="es-ES"/>
          </w:rPr>
          <w:drawing>
            <wp:inline distT="0" distB="0" distL="0" distR="0" wp14:anchorId="78E8B67C" wp14:editId="12ADAFCE">
              <wp:extent cx="5076825" cy="40005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76825" cy="4000500"/>
                      </a:xfrm>
                      <a:prstGeom prst="rect">
                        <a:avLst/>
                      </a:prstGeom>
                      <a:noFill/>
                      <a:ln>
                        <a:noFill/>
                      </a:ln>
                    </pic:spPr>
                  </pic:pic>
                </a:graphicData>
              </a:graphic>
            </wp:inline>
          </w:drawing>
        </w:r>
      </w:ins>
    </w:p>
    <w:p w14:paraId="50BAD42C" w14:textId="3705EE80" w:rsidR="004A4E65" w:rsidRDefault="004A4E65" w:rsidP="00EF076B">
      <w:pPr>
        <w:pStyle w:val="Ttulo3"/>
        <w:keepLines w:val="0"/>
        <w:numPr>
          <w:ilvl w:val="2"/>
          <w:numId w:val="19"/>
        </w:numPr>
        <w:spacing w:before="0" w:beforeAutospacing="0" w:afterAutospacing="0" w:line="240" w:lineRule="auto"/>
        <w:ind w:left="1418" w:hanging="851"/>
        <w:jc w:val="left"/>
        <w:rPr>
          <w:ins w:id="1507" w:author="carlos cruz" w:date="2015-05-30T17:05:00Z"/>
        </w:rPr>
      </w:pPr>
      <w:ins w:id="1508" w:author="carlos cruz" w:date="2015-05-30T17:05:00Z">
        <w:r w:rsidRPr="003D654E">
          <w:t>Encapsulamiento de Casos de Uso y Actores en Paquete</w:t>
        </w:r>
        <w:r>
          <w:t>s</w:t>
        </w:r>
      </w:ins>
    </w:p>
    <w:p w14:paraId="6FE2DDE9" w14:textId="6FF4AAB7" w:rsidR="00EF076B" w:rsidRPr="00B11ED8" w:rsidRDefault="0062420F">
      <w:pPr>
        <w:rPr>
          <w:ins w:id="1509" w:author="carlos cruz" w:date="2015-05-30T16:30:00Z"/>
          <w:rPrChange w:id="1510" w:author="carlos cruz" w:date="2015-05-30T16:30:00Z">
            <w:rPr>
              <w:ins w:id="1511" w:author="carlos cruz" w:date="2015-05-30T16:30:00Z"/>
            </w:rPr>
          </w:rPrChange>
        </w:rPr>
        <w:pPrChange w:id="1512" w:author="carlos cruz" w:date="2015-05-30T16:24:00Z">
          <w:pPr>
            <w:pStyle w:val="Ttulo3"/>
            <w:keepLines w:val="0"/>
            <w:numPr>
              <w:ilvl w:val="2"/>
              <w:numId w:val="19"/>
            </w:numPr>
            <w:spacing w:before="0" w:beforeAutospacing="0" w:afterAutospacing="0" w:line="240" w:lineRule="auto"/>
            <w:ind w:left="1418" w:hanging="851"/>
            <w:jc w:val="left"/>
          </w:pPr>
        </w:pPrChange>
      </w:pPr>
      <w:proofErr w:type="spellStart"/>
      <w:ins w:id="1513" w:author="carlos cruz" w:date="2015-05-30T16:26:00Z">
        <w:r w:rsidRPr="00B11ED8">
          <w:rPr>
            <w:b/>
            <w:rPrChange w:id="1514" w:author="carlos cruz" w:date="2015-05-30T16:30:00Z">
              <w:rPr>
                <w:b w:val="0"/>
                <w:bCs w:val="0"/>
              </w:rPr>
            </w:rPrChange>
          </w:rPr>
          <w:t>Modulo</w:t>
        </w:r>
        <w:proofErr w:type="spellEnd"/>
        <w:r w:rsidRPr="00B11ED8">
          <w:rPr>
            <w:b/>
            <w:rPrChange w:id="1515" w:author="carlos cruz" w:date="2015-05-30T16:30:00Z">
              <w:rPr>
                <w:b w:val="0"/>
                <w:bCs w:val="0"/>
              </w:rPr>
            </w:rPrChange>
          </w:rPr>
          <w:t xml:space="preserve"> 1: Aplicación Móvil Ambulancia</w:t>
        </w:r>
      </w:ins>
      <w:ins w:id="1516" w:author="carlos cruz" w:date="2015-05-30T16:30:00Z">
        <w:r w:rsidR="00B11ED8" w:rsidRPr="00B11ED8">
          <w:rPr>
            <w:b/>
            <w:rPrChange w:id="1517" w:author="carlos cruz" w:date="2015-05-30T16:30:00Z">
              <w:rPr>
                <w:b w:val="0"/>
                <w:bCs w:val="0"/>
              </w:rPr>
            </w:rPrChange>
          </w:rPr>
          <w:t>.</w:t>
        </w:r>
      </w:ins>
    </w:p>
    <w:p w14:paraId="1FCF54CB" w14:textId="6EABC5E0" w:rsidR="00B11ED8" w:rsidRDefault="00704064">
      <w:pPr>
        <w:rPr>
          <w:ins w:id="1518" w:author="carlos cruz" w:date="2015-05-30T16:26:00Z"/>
        </w:rPr>
        <w:pPrChange w:id="1519" w:author="carlos cruz" w:date="2015-05-30T16:24:00Z">
          <w:pPr>
            <w:pStyle w:val="Ttulo3"/>
            <w:keepLines w:val="0"/>
            <w:numPr>
              <w:ilvl w:val="2"/>
              <w:numId w:val="19"/>
            </w:numPr>
            <w:spacing w:before="0" w:beforeAutospacing="0" w:afterAutospacing="0" w:line="240" w:lineRule="auto"/>
            <w:ind w:left="1418" w:hanging="851"/>
            <w:jc w:val="left"/>
          </w:pPr>
        </w:pPrChange>
      </w:pPr>
      <w:ins w:id="1520" w:author="carlos cruz" w:date="2015-05-30T16:46:00Z">
        <w:r w:rsidRPr="00704064">
          <w:rPr>
            <w:noProof/>
            <w:lang w:val="es-ES" w:eastAsia="es-ES"/>
            <w:rPrChange w:id="1521" w:author="Server Document" w:date="2015-05-30T17:15:00Z">
              <w:rPr>
                <w:b w:val="0"/>
                <w:bCs w:val="0"/>
                <w:noProof/>
                <w:lang w:val="es-ES" w:eastAsia="es-ES"/>
              </w:rPr>
            </w:rPrChange>
          </w:rPr>
          <w:lastRenderedPageBreak/>
          <w:drawing>
            <wp:inline distT="0" distB="0" distL="0" distR="0" wp14:anchorId="5FE86686" wp14:editId="0FE1FA0A">
              <wp:extent cx="5038725" cy="339090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3390900"/>
                      </a:xfrm>
                      <a:prstGeom prst="rect">
                        <a:avLst/>
                      </a:prstGeom>
                      <a:noFill/>
                      <a:ln>
                        <a:noFill/>
                      </a:ln>
                    </pic:spPr>
                  </pic:pic>
                </a:graphicData>
              </a:graphic>
            </wp:inline>
          </w:drawing>
        </w:r>
      </w:ins>
    </w:p>
    <w:p w14:paraId="7D215EDF" w14:textId="217E57C2" w:rsidR="0062420F" w:rsidRDefault="00B70AF4">
      <w:pPr>
        <w:rPr>
          <w:ins w:id="1522" w:author="carlos cruz" w:date="2015-05-30T16:30:00Z"/>
        </w:rPr>
        <w:pPrChange w:id="1523" w:author="carlos cruz" w:date="2015-05-30T16:24:00Z">
          <w:pPr>
            <w:pStyle w:val="Ttulo3"/>
            <w:keepLines w:val="0"/>
            <w:numPr>
              <w:ilvl w:val="2"/>
              <w:numId w:val="19"/>
            </w:numPr>
            <w:spacing w:before="0" w:beforeAutospacing="0" w:afterAutospacing="0" w:line="240" w:lineRule="auto"/>
            <w:ind w:left="1418" w:hanging="851"/>
            <w:jc w:val="left"/>
          </w:pPr>
        </w:pPrChange>
      </w:pPr>
      <w:ins w:id="1524" w:author="carlos cruz" w:date="2015-05-30T17:08:00Z">
        <w:r w:rsidRPr="00B70AF4">
          <w:rPr>
            <w:b/>
          </w:rPr>
          <w:t>Módulo</w:t>
        </w:r>
      </w:ins>
      <w:ins w:id="1525" w:author="carlos cruz" w:date="2015-05-30T16:26:00Z">
        <w:r w:rsidR="0062420F" w:rsidRPr="00B11ED8">
          <w:rPr>
            <w:b/>
            <w:rPrChange w:id="1526" w:author="carlos cruz" w:date="2015-05-30T16:30:00Z">
              <w:rPr>
                <w:b w:val="0"/>
                <w:bCs w:val="0"/>
              </w:rPr>
            </w:rPrChange>
          </w:rPr>
          <w:t xml:space="preserve"> 2: </w:t>
        </w:r>
      </w:ins>
      <w:ins w:id="1527" w:author="carlos cruz" w:date="2015-05-30T16:27:00Z">
        <w:r w:rsidR="0062420F" w:rsidRPr="00B11ED8">
          <w:rPr>
            <w:b/>
            <w:rPrChange w:id="1528" w:author="carlos cruz" w:date="2015-05-30T16:30:00Z">
              <w:rPr>
                <w:b w:val="0"/>
                <w:bCs w:val="0"/>
              </w:rPr>
            </w:rPrChange>
          </w:rPr>
          <w:t>Aplicación</w:t>
        </w:r>
      </w:ins>
      <w:ins w:id="1529" w:author="carlos cruz" w:date="2015-05-30T16:26:00Z">
        <w:r w:rsidR="0062420F" w:rsidRPr="00B11ED8">
          <w:rPr>
            <w:b/>
            <w:rPrChange w:id="1530" w:author="carlos cruz" w:date="2015-05-30T16:30:00Z">
              <w:rPr>
                <w:b w:val="0"/>
                <w:bCs w:val="0"/>
              </w:rPr>
            </w:rPrChange>
          </w:rPr>
          <w:t xml:space="preserve"> </w:t>
        </w:r>
      </w:ins>
      <w:ins w:id="1531" w:author="carlos cruz" w:date="2015-05-30T16:27:00Z">
        <w:r w:rsidR="0062420F" w:rsidRPr="00B11ED8">
          <w:rPr>
            <w:b/>
            <w:rPrChange w:id="1532" w:author="carlos cruz" w:date="2015-05-30T16:30:00Z">
              <w:rPr>
                <w:b w:val="0"/>
                <w:bCs w:val="0"/>
              </w:rPr>
            </w:rPrChange>
          </w:rPr>
          <w:t>Móvil Cliente</w:t>
        </w:r>
      </w:ins>
      <w:ins w:id="1533" w:author="carlos cruz" w:date="2015-05-30T16:30:00Z">
        <w:r w:rsidR="00B11ED8">
          <w:rPr>
            <w:b/>
          </w:rPr>
          <w:t>.</w:t>
        </w:r>
      </w:ins>
    </w:p>
    <w:p w14:paraId="1EF01D43" w14:textId="680B494D" w:rsidR="00B11ED8" w:rsidRPr="00704064" w:rsidRDefault="00704064">
      <w:pPr>
        <w:pStyle w:val="TDC1"/>
        <w:tabs>
          <w:tab w:val="clear" w:pos="1320"/>
          <w:tab w:val="clear" w:pos="9111"/>
        </w:tabs>
        <w:rPr>
          <w:ins w:id="1534" w:author="carlos cruz" w:date="2015-05-30T16:27:00Z"/>
          <w:lang w:val="es-ES" w:eastAsia="es-ES"/>
          <w:rPrChange w:id="1535" w:author="carlos cruz" w:date="2015-05-30T16:40:00Z">
            <w:rPr>
              <w:ins w:id="1536" w:author="carlos cruz" w:date="2015-05-30T16:27:00Z"/>
            </w:rPr>
          </w:rPrChange>
        </w:rPr>
        <w:pPrChange w:id="1537" w:author="carlos cruz" w:date="2015-05-30T16:40:00Z">
          <w:pPr>
            <w:pStyle w:val="Ttulo3"/>
            <w:keepLines w:val="0"/>
            <w:numPr>
              <w:ilvl w:val="2"/>
              <w:numId w:val="19"/>
            </w:numPr>
            <w:spacing w:before="0" w:beforeAutospacing="0" w:afterAutospacing="0" w:line="240" w:lineRule="auto"/>
            <w:ind w:left="1418" w:hanging="851"/>
            <w:jc w:val="left"/>
          </w:pPr>
        </w:pPrChange>
      </w:pPr>
      <w:ins w:id="1538" w:author="carlos cruz" w:date="2015-05-30T16:40:00Z">
        <w:r w:rsidRPr="00704064">
          <w:rPr>
            <w:lang w:val="es-ES" w:eastAsia="es-ES"/>
            <w:rPrChange w:id="1539" w:author="Server Document" w:date="2015-05-30T17:15:00Z">
              <w:rPr>
                <w:bCs w:val="0"/>
                <w:lang w:val="es-ES" w:eastAsia="es-ES"/>
              </w:rPr>
            </w:rPrChange>
          </w:rPr>
          <w:drawing>
            <wp:inline distT="0" distB="0" distL="0" distR="0" wp14:anchorId="7F0FC8E9" wp14:editId="228A9A31">
              <wp:extent cx="4248150" cy="38290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8150" cy="3829050"/>
                      </a:xfrm>
                      <a:prstGeom prst="rect">
                        <a:avLst/>
                      </a:prstGeom>
                      <a:noFill/>
                      <a:ln>
                        <a:noFill/>
                      </a:ln>
                    </pic:spPr>
                  </pic:pic>
                </a:graphicData>
              </a:graphic>
            </wp:inline>
          </w:drawing>
        </w:r>
      </w:ins>
    </w:p>
    <w:p w14:paraId="5EF19AF5" w14:textId="7E62BD1F" w:rsidR="0062420F" w:rsidRDefault="00B70AF4">
      <w:pPr>
        <w:rPr>
          <w:ins w:id="1540" w:author="carlos cruz" w:date="2015-05-30T16:31:00Z"/>
        </w:rPr>
        <w:pPrChange w:id="1541" w:author="carlos cruz" w:date="2015-05-30T16:24:00Z">
          <w:pPr>
            <w:pStyle w:val="Ttulo3"/>
            <w:keepLines w:val="0"/>
            <w:numPr>
              <w:ilvl w:val="2"/>
              <w:numId w:val="19"/>
            </w:numPr>
            <w:spacing w:before="0" w:beforeAutospacing="0" w:afterAutospacing="0" w:line="240" w:lineRule="auto"/>
            <w:ind w:left="1418" w:hanging="851"/>
            <w:jc w:val="left"/>
          </w:pPr>
        </w:pPrChange>
      </w:pPr>
      <w:ins w:id="1542" w:author="carlos cruz" w:date="2015-05-30T17:08:00Z">
        <w:r w:rsidRPr="00B70AF4">
          <w:rPr>
            <w:b/>
          </w:rPr>
          <w:lastRenderedPageBreak/>
          <w:t>Módulo</w:t>
        </w:r>
      </w:ins>
      <w:ins w:id="1543" w:author="carlos cruz" w:date="2015-05-30T16:27:00Z">
        <w:r w:rsidR="0062420F" w:rsidRPr="00B11ED8">
          <w:rPr>
            <w:b/>
            <w:rPrChange w:id="1544" w:author="carlos cruz" w:date="2015-05-30T16:30:00Z">
              <w:rPr>
                <w:b w:val="0"/>
                <w:bCs w:val="0"/>
              </w:rPr>
            </w:rPrChange>
          </w:rPr>
          <w:t xml:space="preserve"> 3: Aplicación Web</w:t>
        </w:r>
      </w:ins>
      <w:ins w:id="1545" w:author="carlos cruz" w:date="2015-05-30T16:31:00Z">
        <w:r w:rsidR="00B11ED8">
          <w:rPr>
            <w:b/>
          </w:rPr>
          <w:t>.</w:t>
        </w:r>
      </w:ins>
    </w:p>
    <w:p w14:paraId="3759749F" w14:textId="6AEA2B69" w:rsidR="00B11ED8" w:rsidRPr="00704064" w:rsidRDefault="00704064">
      <w:pPr>
        <w:pStyle w:val="TDC1"/>
        <w:tabs>
          <w:tab w:val="clear" w:pos="1320"/>
          <w:tab w:val="clear" w:pos="9111"/>
        </w:tabs>
        <w:rPr>
          <w:ins w:id="1546" w:author="carlos cruz" w:date="2015-05-30T16:27:00Z"/>
          <w:lang w:val="es-ES" w:eastAsia="es-ES"/>
          <w:rPrChange w:id="1547" w:author="carlos cruz" w:date="2015-05-30T16:50:00Z">
            <w:rPr>
              <w:ins w:id="1548" w:author="carlos cruz" w:date="2015-05-30T16:27:00Z"/>
            </w:rPr>
          </w:rPrChange>
        </w:rPr>
        <w:pPrChange w:id="1549" w:author="carlos cruz" w:date="2015-05-30T16:50:00Z">
          <w:pPr>
            <w:pStyle w:val="Ttulo3"/>
            <w:keepLines w:val="0"/>
            <w:numPr>
              <w:ilvl w:val="2"/>
              <w:numId w:val="19"/>
            </w:numPr>
            <w:spacing w:before="0" w:beforeAutospacing="0" w:afterAutospacing="0" w:line="240" w:lineRule="auto"/>
            <w:ind w:left="1418" w:hanging="851"/>
            <w:jc w:val="left"/>
          </w:pPr>
        </w:pPrChange>
      </w:pPr>
      <w:ins w:id="1550" w:author="carlos cruz" w:date="2015-05-30T16:50:00Z">
        <w:r w:rsidRPr="00704064">
          <w:rPr>
            <w:lang w:val="es-ES" w:eastAsia="es-ES"/>
            <w:rPrChange w:id="1551" w:author="Server Document" w:date="2015-05-30T17:15:00Z">
              <w:rPr>
                <w:bCs w:val="0"/>
                <w:lang w:val="es-ES" w:eastAsia="es-ES"/>
              </w:rPr>
            </w:rPrChange>
          </w:rPr>
          <w:drawing>
            <wp:inline distT="0" distB="0" distL="0" distR="0" wp14:anchorId="4E3891A2" wp14:editId="75737F5E">
              <wp:extent cx="4400550" cy="40005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0550" cy="4000500"/>
                      </a:xfrm>
                      <a:prstGeom prst="rect">
                        <a:avLst/>
                      </a:prstGeom>
                      <a:noFill/>
                      <a:ln>
                        <a:noFill/>
                      </a:ln>
                    </pic:spPr>
                  </pic:pic>
                </a:graphicData>
              </a:graphic>
            </wp:inline>
          </w:drawing>
        </w:r>
      </w:ins>
    </w:p>
    <w:p w14:paraId="081BA3BC" w14:textId="485D0E7A" w:rsidR="0062420F" w:rsidRDefault="00B70AF4">
      <w:pPr>
        <w:rPr>
          <w:ins w:id="1552" w:author="carlos cruz" w:date="2015-05-30T16:31:00Z"/>
        </w:rPr>
        <w:pPrChange w:id="1553" w:author="carlos cruz" w:date="2015-05-30T16:24:00Z">
          <w:pPr>
            <w:pStyle w:val="Ttulo3"/>
            <w:keepLines w:val="0"/>
            <w:numPr>
              <w:ilvl w:val="2"/>
              <w:numId w:val="19"/>
            </w:numPr>
            <w:spacing w:before="0" w:beforeAutospacing="0" w:afterAutospacing="0" w:line="240" w:lineRule="auto"/>
            <w:ind w:left="1418" w:hanging="851"/>
            <w:jc w:val="left"/>
          </w:pPr>
        </w:pPrChange>
      </w:pPr>
      <w:ins w:id="1554" w:author="carlos cruz" w:date="2015-05-30T17:08:00Z">
        <w:r w:rsidRPr="00B70AF4">
          <w:rPr>
            <w:b/>
          </w:rPr>
          <w:t>Módulo</w:t>
        </w:r>
      </w:ins>
      <w:ins w:id="1555" w:author="carlos cruz" w:date="2015-05-30T16:27:00Z">
        <w:r w:rsidR="0062420F" w:rsidRPr="00B11ED8">
          <w:rPr>
            <w:b/>
            <w:rPrChange w:id="1556" w:author="carlos cruz" w:date="2015-05-30T16:30:00Z">
              <w:rPr>
                <w:b w:val="0"/>
                <w:bCs w:val="0"/>
              </w:rPr>
            </w:rPrChange>
          </w:rPr>
          <w:t xml:space="preserve"> 4: Servicio Web</w:t>
        </w:r>
      </w:ins>
      <w:ins w:id="1557" w:author="carlos cruz" w:date="2015-05-30T16:31:00Z">
        <w:r w:rsidR="00B11ED8">
          <w:rPr>
            <w:b/>
          </w:rPr>
          <w:t>.</w:t>
        </w:r>
      </w:ins>
    </w:p>
    <w:p w14:paraId="71F51A8A" w14:textId="519AB738" w:rsidR="00B11ED8" w:rsidRPr="00B11ED8" w:rsidRDefault="00704064">
      <w:pPr>
        <w:rPr>
          <w:ins w:id="1558" w:author="carlos cruz" w:date="2015-05-30T16:24:00Z"/>
          <w:rPrChange w:id="1559" w:author="carlos cruz" w:date="2015-05-30T16:30:00Z">
            <w:rPr>
              <w:ins w:id="1560" w:author="carlos cruz" w:date="2015-05-30T16:24:00Z"/>
            </w:rPr>
          </w:rPrChange>
        </w:rPr>
        <w:pPrChange w:id="1561" w:author="carlos cruz" w:date="2015-05-30T16:24:00Z">
          <w:pPr>
            <w:pStyle w:val="Ttulo3"/>
            <w:keepLines w:val="0"/>
            <w:numPr>
              <w:ilvl w:val="2"/>
              <w:numId w:val="19"/>
            </w:numPr>
            <w:spacing w:before="0" w:beforeAutospacing="0" w:afterAutospacing="0" w:line="240" w:lineRule="auto"/>
            <w:ind w:left="1418" w:hanging="851"/>
            <w:jc w:val="left"/>
          </w:pPr>
        </w:pPrChange>
      </w:pPr>
      <w:ins w:id="1562" w:author="carlos cruz" w:date="2015-05-30T16:58:00Z">
        <w:r w:rsidRPr="00704064">
          <w:rPr>
            <w:b/>
            <w:noProof/>
            <w:lang w:val="es-ES" w:eastAsia="es-ES"/>
            <w:rPrChange w:id="1563" w:author="Server Document" w:date="2015-05-30T17:15:00Z">
              <w:rPr>
                <w:bCs w:val="0"/>
                <w:noProof/>
                <w:lang w:val="es-ES" w:eastAsia="es-ES"/>
              </w:rPr>
            </w:rPrChange>
          </w:rPr>
          <w:drawing>
            <wp:inline distT="0" distB="0" distL="0" distR="0" wp14:anchorId="44BEF22E" wp14:editId="39BAE2C7">
              <wp:extent cx="3543300" cy="29051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3300" cy="2905125"/>
                      </a:xfrm>
                      <a:prstGeom prst="rect">
                        <a:avLst/>
                      </a:prstGeom>
                      <a:noFill/>
                      <a:ln>
                        <a:noFill/>
                      </a:ln>
                    </pic:spPr>
                  </pic:pic>
                </a:graphicData>
              </a:graphic>
            </wp:inline>
          </w:drawing>
        </w:r>
      </w:ins>
    </w:p>
    <w:p w14:paraId="246B7EBE" w14:textId="160D1E58" w:rsidR="00E4319C" w:rsidRPr="00E4319C" w:rsidRDefault="004A4E65" w:rsidP="004A4E65">
      <w:pPr>
        <w:pStyle w:val="Ttulo3"/>
        <w:keepLines w:val="0"/>
        <w:numPr>
          <w:ilvl w:val="2"/>
          <w:numId w:val="19"/>
        </w:numPr>
        <w:spacing w:before="0" w:beforeAutospacing="0" w:afterAutospacing="0" w:line="240" w:lineRule="auto"/>
        <w:ind w:left="1418" w:hanging="851"/>
        <w:jc w:val="left"/>
        <w:rPr>
          <w:ins w:id="1564" w:author="carlos cruz" w:date="2015-05-30T16:19:00Z"/>
        </w:rPr>
      </w:pPr>
      <w:ins w:id="1565" w:author="carlos cruz" w:date="2015-05-30T17:06:00Z">
        <w:r>
          <w:lastRenderedPageBreak/>
          <w:t>Vista de Paquetes</w:t>
        </w:r>
      </w:ins>
    </w:p>
    <w:p w14:paraId="4949D554" w14:textId="41995818" w:rsidR="00E4319C" w:rsidRPr="00B70AF4" w:rsidRDefault="00B70AF4">
      <w:pPr>
        <w:rPr>
          <w:ins w:id="1566" w:author="carlos cruz" w:date="2015-05-30T17:08:00Z"/>
          <w:b/>
          <w:rPrChange w:id="1567" w:author="carlos cruz" w:date="2015-05-30T17:08:00Z">
            <w:rPr>
              <w:ins w:id="1568" w:author="carlos cruz" w:date="2015-05-30T17:08:00Z"/>
            </w:rPr>
          </w:rPrChange>
        </w:rPr>
        <w:pPrChange w:id="1569" w:author="carlos cruz" w:date="2015-05-30T17:06:00Z">
          <w:pPr>
            <w:pStyle w:val="Prrafodelista"/>
            <w:numPr>
              <w:ilvl w:val="2"/>
              <w:numId w:val="19"/>
            </w:numPr>
            <w:tabs>
              <w:tab w:val="left" w:pos="1985"/>
            </w:tabs>
            <w:spacing w:before="0" w:beforeAutospacing="0" w:after="0" w:line="276" w:lineRule="auto"/>
            <w:ind w:left="1531" w:hanging="907"/>
            <w:contextualSpacing/>
            <w:jc w:val="left"/>
            <w:outlineLvl w:val="2"/>
          </w:pPr>
        </w:pPrChange>
      </w:pPr>
      <w:bookmarkStart w:id="1570" w:name="_Toc362527811"/>
      <w:bookmarkStart w:id="1571" w:name="_Toc374091836"/>
      <w:bookmarkStart w:id="1572" w:name="_Toc419070107"/>
      <w:bookmarkEnd w:id="1570"/>
      <w:bookmarkEnd w:id="1571"/>
      <w:bookmarkEnd w:id="1572"/>
      <w:ins w:id="1573" w:author="carlos cruz" w:date="2015-05-30T17:08:00Z">
        <w:r w:rsidRPr="00B70AF4">
          <w:rPr>
            <w:b/>
          </w:rPr>
          <w:t>Módulo</w:t>
        </w:r>
      </w:ins>
      <w:ins w:id="1574" w:author="carlos cruz" w:date="2015-05-30T17:07:00Z">
        <w:r w:rsidRPr="00B70AF4">
          <w:rPr>
            <w:b/>
            <w:rPrChange w:id="1575" w:author="carlos cruz" w:date="2015-05-30T17:08:00Z">
              <w:rPr/>
            </w:rPrChange>
          </w:rPr>
          <w:t xml:space="preserve"> 1: </w:t>
        </w:r>
      </w:ins>
      <w:ins w:id="1576" w:author="carlos cruz" w:date="2015-05-30T17:08:00Z">
        <w:r w:rsidRPr="00B70AF4">
          <w:rPr>
            <w:b/>
            <w:rPrChange w:id="1577" w:author="carlos cruz" w:date="2015-05-30T17:08:00Z">
              <w:rPr/>
            </w:rPrChange>
          </w:rPr>
          <w:t>Aplicación</w:t>
        </w:r>
      </w:ins>
      <w:ins w:id="1578" w:author="carlos cruz" w:date="2015-05-30T17:07:00Z">
        <w:r w:rsidRPr="00B70AF4">
          <w:rPr>
            <w:b/>
            <w:rPrChange w:id="1579" w:author="carlos cruz" w:date="2015-05-30T17:08:00Z">
              <w:rPr/>
            </w:rPrChange>
          </w:rPr>
          <w:t xml:space="preserve"> </w:t>
        </w:r>
      </w:ins>
      <w:ins w:id="1580" w:author="carlos cruz" w:date="2015-05-30T17:08:00Z">
        <w:r w:rsidRPr="00B70AF4">
          <w:rPr>
            <w:b/>
            <w:rPrChange w:id="1581" w:author="carlos cruz" w:date="2015-05-30T17:08:00Z">
              <w:rPr/>
            </w:rPrChange>
          </w:rPr>
          <w:t>Móvil Ambulancia.</w:t>
        </w:r>
      </w:ins>
    </w:p>
    <w:p w14:paraId="52918828" w14:textId="7458105F" w:rsidR="00B70AF4" w:rsidRPr="00E4319C" w:rsidRDefault="00B70AF4">
      <w:pPr>
        <w:rPr>
          <w:ins w:id="1582" w:author="carlos cruz" w:date="2015-05-30T16:19:00Z"/>
        </w:rPr>
        <w:pPrChange w:id="1583" w:author="carlos cruz" w:date="2015-05-30T17:06:00Z">
          <w:pPr>
            <w:pStyle w:val="Prrafodelista"/>
            <w:numPr>
              <w:ilvl w:val="2"/>
              <w:numId w:val="19"/>
            </w:numPr>
            <w:tabs>
              <w:tab w:val="left" w:pos="1985"/>
            </w:tabs>
            <w:spacing w:before="0" w:beforeAutospacing="0" w:after="0" w:line="276" w:lineRule="auto"/>
            <w:ind w:left="1531" w:hanging="907"/>
            <w:contextualSpacing/>
            <w:jc w:val="left"/>
            <w:outlineLvl w:val="2"/>
          </w:pPr>
        </w:pPrChange>
      </w:pPr>
      <w:ins w:id="1584" w:author="carlos cruz" w:date="2015-05-30T17:08:00Z">
        <w:r w:rsidRPr="00B70AF4">
          <w:rPr>
            <w:noProof/>
            <w:lang w:val="es-ES" w:eastAsia="es-ES"/>
          </w:rPr>
          <w:drawing>
            <wp:inline distT="0" distB="0" distL="0" distR="0" wp14:anchorId="7D015005" wp14:editId="5455A2EC">
              <wp:extent cx="4438650" cy="27241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38650" cy="2724150"/>
                      </a:xfrm>
                      <a:prstGeom prst="rect">
                        <a:avLst/>
                      </a:prstGeom>
                      <a:noFill/>
                      <a:ln>
                        <a:noFill/>
                      </a:ln>
                    </pic:spPr>
                  </pic:pic>
                </a:graphicData>
              </a:graphic>
            </wp:inline>
          </w:drawing>
        </w:r>
      </w:ins>
    </w:p>
    <w:p w14:paraId="343DB7C6" w14:textId="77777777" w:rsidR="00B70AF4" w:rsidRDefault="00B70AF4">
      <w:pPr>
        <w:rPr>
          <w:ins w:id="1585" w:author="carlos cruz" w:date="2015-05-30T17:09:00Z"/>
        </w:rPr>
        <w:pPrChange w:id="1586" w:author="carlos cruz" w:date="2015-05-30T16:24:00Z">
          <w:pPr>
            <w:pStyle w:val="Ttulo3"/>
            <w:keepLines w:val="0"/>
            <w:numPr>
              <w:ilvl w:val="2"/>
              <w:numId w:val="19"/>
            </w:numPr>
            <w:spacing w:before="0" w:beforeAutospacing="0" w:afterAutospacing="0" w:line="240" w:lineRule="auto"/>
            <w:ind w:left="1418" w:hanging="851"/>
            <w:jc w:val="left"/>
          </w:pPr>
        </w:pPrChange>
      </w:pPr>
      <w:ins w:id="1587" w:author="carlos cruz" w:date="2015-05-30T17:09:00Z">
        <w:r w:rsidRPr="00B70AF4">
          <w:rPr>
            <w:b/>
          </w:rPr>
          <w:t>Módulo</w:t>
        </w:r>
        <w:r w:rsidRPr="00B11ED8">
          <w:rPr>
            <w:b/>
            <w:rPrChange w:id="1588" w:author="carlos cruz" w:date="2015-05-30T16:30:00Z">
              <w:rPr>
                <w:b w:val="0"/>
                <w:bCs w:val="0"/>
              </w:rPr>
            </w:rPrChange>
          </w:rPr>
          <w:t xml:space="preserve"> 2: Aplicación Móvil Cliente</w:t>
        </w:r>
        <w:r>
          <w:rPr>
            <w:b/>
          </w:rPr>
          <w:t>.</w:t>
        </w:r>
      </w:ins>
    </w:p>
    <w:p w14:paraId="6C130CA0" w14:textId="1CBAB955" w:rsidR="00B70AF4" w:rsidRDefault="004E1E97">
      <w:pPr>
        <w:pStyle w:val="TDC1"/>
        <w:tabs>
          <w:tab w:val="clear" w:pos="1320"/>
          <w:tab w:val="clear" w:pos="9111"/>
        </w:tabs>
        <w:rPr>
          <w:ins w:id="1589" w:author="carlos cruz" w:date="2015-05-30T17:09:00Z"/>
        </w:rPr>
        <w:pPrChange w:id="1590" w:author="carlos cruz" w:date="2015-05-30T17:10:00Z">
          <w:pPr>
            <w:pStyle w:val="Ttulo3"/>
            <w:keepLines w:val="0"/>
            <w:numPr>
              <w:ilvl w:val="2"/>
              <w:numId w:val="19"/>
            </w:numPr>
            <w:spacing w:before="0" w:beforeAutospacing="0" w:afterAutospacing="0" w:line="240" w:lineRule="auto"/>
            <w:ind w:left="1418" w:hanging="851"/>
            <w:jc w:val="left"/>
          </w:pPr>
        </w:pPrChange>
      </w:pPr>
      <w:ins w:id="1591" w:author="carlos cruz" w:date="2015-05-30T17:10:00Z">
        <w:r w:rsidRPr="004E1E97">
          <w:rPr>
            <w:lang w:val="es-ES" w:eastAsia="es-ES"/>
            <w:rPrChange w:id="1592" w:author="Server Document" w:date="2015-05-30T17:15:00Z">
              <w:rPr>
                <w:bCs w:val="0"/>
                <w:lang w:val="es-ES" w:eastAsia="es-ES"/>
              </w:rPr>
            </w:rPrChange>
          </w:rPr>
          <w:drawing>
            <wp:inline distT="0" distB="0" distL="0" distR="0" wp14:anchorId="186333A6" wp14:editId="0763DA4F">
              <wp:extent cx="4419600" cy="354330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9600" cy="3543300"/>
                      </a:xfrm>
                      <a:prstGeom prst="rect">
                        <a:avLst/>
                      </a:prstGeom>
                      <a:noFill/>
                      <a:ln>
                        <a:noFill/>
                      </a:ln>
                    </pic:spPr>
                  </pic:pic>
                </a:graphicData>
              </a:graphic>
            </wp:inline>
          </w:drawing>
        </w:r>
      </w:ins>
    </w:p>
    <w:p w14:paraId="3EBFF215" w14:textId="77777777" w:rsidR="00B70AF4" w:rsidRDefault="00B70AF4">
      <w:pPr>
        <w:rPr>
          <w:ins w:id="1593" w:author="carlos cruz" w:date="2015-05-30T17:10:00Z"/>
        </w:rPr>
        <w:pPrChange w:id="1594" w:author="carlos cruz" w:date="2015-05-30T16:24:00Z">
          <w:pPr>
            <w:pStyle w:val="Ttulo3"/>
            <w:keepLines w:val="0"/>
            <w:numPr>
              <w:ilvl w:val="2"/>
              <w:numId w:val="19"/>
            </w:numPr>
            <w:spacing w:before="0" w:beforeAutospacing="0" w:afterAutospacing="0" w:line="240" w:lineRule="auto"/>
            <w:ind w:left="1418" w:hanging="851"/>
            <w:jc w:val="left"/>
          </w:pPr>
        </w:pPrChange>
      </w:pPr>
      <w:ins w:id="1595" w:author="carlos cruz" w:date="2015-05-30T17:09:00Z">
        <w:r w:rsidRPr="00B70AF4">
          <w:rPr>
            <w:b/>
          </w:rPr>
          <w:lastRenderedPageBreak/>
          <w:t>Módulo</w:t>
        </w:r>
        <w:r w:rsidRPr="00B11ED8">
          <w:rPr>
            <w:b/>
            <w:rPrChange w:id="1596" w:author="carlos cruz" w:date="2015-05-30T16:30:00Z">
              <w:rPr>
                <w:b w:val="0"/>
                <w:bCs w:val="0"/>
              </w:rPr>
            </w:rPrChange>
          </w:rPr>
          <w:t xml:space="preserve"> 3: Aplicación Web</w:t>
        </w:r>
        <w:r>
          <w:rPr>
            <w:b/>
          </w:rPr>
          <w:t>.</w:t>
        </w:r>
      </w:ins>
    </w:p>
    <w:p w14:paraId="5D778FCD" w14:textId="6325B201" w:rsidR="004E1E97" w:rsidRPr="007F677B" w:rsidRDefault="004E1E97">
      <w:pPr>
        <w:pStyle w:val="TDC1"/>
        <w:tabs>
          <w:tab w:val="clear" w:pos="1320"/>
          <w:tab w:val="clear" w:pos="9111"/>
        </w:tabs>
        <w:rPr>
          <w:ins w:id="1597" w:author="carlos cruz" w:date="2015-05-30T17:09:00Z"/>
          <w:lang w:val="es-ES" w:eastAsia="es-ES"/>
          <w:rPrChange w:id="1598" w:author="carlos cruz" w:date="2015-05-30T17:14:00Z">
            <w:rPr>
              <w:ins w:id="1599" w:author="carlos cruz" w:date="2015-05-30T17:09:00Z"/>
            </w:rPr>
          </w:rPrChange>
        </w:rPr>
        <w:pPrChange w:id="1600" w:author="carlos cruz" w:date="2015-05-30T17:14:00Z">
          <w:pPr>
            <w:pStyle w:val="Ttulo3"/>
            <w:keepLines w:val="0"/>
            <w:numPr>
              <w:ilvl w:val="2"/>
              <w:numId w:val="19"/>
            </w:numPr>
            <w:spacing w:before="0" w:beforeAutospacing="0" w:afterAutospacing="0" w:line="240" w:lineRule="auto"/>
            <w:ind w:left="1418" w:hanging="851"/>
            <w:jc w:val="left"/>
          </w:pPr>
        </w:pPrChange>
      </w:pPr>
      <w:ins w:id="1601" w:author="carlos cruz" w:date="2015-05-30T17:13:00Z">
        <w:r w:rsidRPr="007F677B">
          <w:rPr>
            <w:lang w:val="es-ES" w:eastAsia="es-ES"/>
            <w:rPrChange w:id="1602" w:author="Unknown">
              <w:rPr>
                <w:bCs w:val="0"/>
                <w:lang w:val="es-ES" w:eastAsia="es-ES"/>
              </w:rPr>
            </w:rPrChange>
          </w:rPr>
          <w:drawing>
            <wp:inline distT="0" distB="0" distL="0" distR="0" wp14:anchorId="7807506F" wp14:editId="3145F06F">
              <wp:extent cx="4200525" cy="3476625"/>
              <wp:effectExtent l="0" t="0" r="9525" b="952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00525" cy="3476625"/>
                      </a:xfrm>
                      <a:prstGeom prst="rect">
                        <a:avLst/>
                      </a:prstGeom>
                      <a:noFill/>
                      <a:ln>
                        <a:noFill/>
                      </a:ln>
                    </pic:spPr>
                  </pic:pic>
                </a:graphicData>
              </a:graphic>
            </wp:inline>
          </w:drawing>
        </w:r>
      </w:ins>
    </w:p>
    <w:p w14:paraId="64B6F096" w14:textId="77777777" w:rsidR="00B70AF4" w:rsidRDefault="00B70AF4">
      <w:pPr>
        <w:rPr>
          <w:ins w:id="1603" w:author="carlos cruz" w:date="2015-05-30T17:09:00Z"/>
        </w:rPr>
        <w:pPrChange w:id="1604" w:author="carlos cruz" w:date="2015-05-30T16:24:00Z">
          <w:pPr>
            <w:pStyle w:val="Ttulo3"/>
            <w:keepLines w:val="0"/>
            <w:numPr>
              <w:ilvl w:val="2"/>
              <w:numId w:val="19"/>
            </w:numPr>
            <w:spacing w:before="0" w:beforeAutospacing="0" w:afterAutospacing="0" w:line="240" w:lineRule="auto"/>
            <w:ind w:left="1418" w:hanging="851"/>
            <w:jc w:val="left"/>
          </w:pPr>
        </w:pPrChange>
      </w:pPr>
      <w:ins w:id="1605" w:author="carlos cruz" w:date="2015-05-30T17:09:00Z">
        <w:r w:rsidRPr="00B70AF4">
          <w:rPr>
            <w:b/>
          </w:rPr>
          <w:t>Módulo</w:t>
        </w:r>
        <w:r w:rsidRPr="00B11ED8">
          <w:rPr>
            <w:b/>
            <w:rPrChange w:id="1606" w:author="carlos cruz" w:date="2015-05-30T16:30:00Z">
              <w:rPr>
                <w:b w:val="0"/>
                <w:bCs w:val="0"/>
              </w:rPr>
            </w:rPrChange>
          </w:rPr>
          <w:t xml:space="preserve"> 4: Servicio Web</w:t>
        </w:r>
        <w:r>
          <w:rPr>
            <w:b/>
          </w:rPr>
          <w:t>.</w:t>
        </w:r>
      </w:ins>
    </w:p>
    <w:p w14:paraId="7366778F" w14:textId="275AAA19" w:rsidR="00CE5310" w:rsidRPr="00D85BB1" w:rsidRDefault="002E0C02">
      <w:pPr>
        <w:pStyle w:val="Encabezado"/>
        <w:tabs>
          <w:tab w:val="clear" w:pos="4419"/>
          <w:tab w:val="clear" w:pos="8838"/>
        </w:tabs>
        <w:spacing w:before="100" w:after="100" w:line="360" w:lineRule="auto"/>
        <w:pPrChange w:id="1607" w:author="carlos cruz" w:date="2015-05-30T16:11:00Z">
          <w:pPr>
            <w:pStyle w:val="Ttulo1"/>
            <w:numPr>
              <w:numId w:val="19"/>
            </w:numPr>
            <w:spacing w:before="100" w:after="100"/>
            <w:ind w:left="454" w:hanging="227"/>
          </w:pPr>
        </w:pPrChange>
      </w:pPr>
      <w:ins w:id="1608" w:author="carlos cruz" w:date="2015-05-30T17:15:00Z">
        <w:r w:rsidRPr="002E0C02">
          <w:rPr>
            <w:noProof/>
            <w:lang w:val="es-ES" w:eastAsia="es-ES"/>
            <w:rPrChange w:id="1609" w:author="Unknown">
              <w:rPr>
                <w:b w:val="0"/>
                <w:bCs w:val="0"/>
                <w:noProof/>
                <w:lang w:val="es-ES" w:eastAsia="es-ES"/>
              </w:rPr>
            </w:rPrChange>
          </w:rPr>
          <w:drawing>
            <wp:inline distT="0" distB="0" distL="0" distR="0" wp14:anchorId="0A779FFD" wp14:editId="244287A6">
              <wp:extent cx="4152900" cy="21717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2900" cy="2171700"/>
                      </a:xfrm>
                      <a:prstGeom prst="rect">
                        <a:avLst/>
                      </a:prstGeom>
                      <a:noFill/>
                      <a:ln>
                        <a:noFill/>
                      </a:ln>
                    </pic:spPr>
                  </pic:pic>
                </a:graphicData>
              </a:graphic>
            </wp:inline>
          </w:drawing>
        </w:r>
      </w:ins>
    </w:p>
    <w:p w14:paraId="25503F48" w14:textId="1D16A82E" w:rsidR="006F3FF2" w:rsidRDefault="006F3FF2" w:rsidP="00E479F2">
      <w:pPr>
        <w:pStyle w:val="Ttulo2"/>
        <w:numPr>
          <w:ilvl w:val="1"/>
          <w:numId w:val="19"/>
        </w:numPr>
        <w:spacing w:before="100" w:after="100"/>
        <w:ind w:left="794" w:hanging="397"/>
        <w:rPr>
          <w:ins w:id="1610" w:author="carlos cruz" w:date="2015-05-30T10:12:00Z"/>
        </w:rPr>
      </w:pPr>
      <w:bookmarkStart w:id="1611" w:name="_Toc417646137"/>
      <w:r>
        <w:lastRenderedPageBreak/>
        <w:t>Analizar Caso de Uso</w:t>
      </w:r>
      <w:bookmarkEnd w:id="1611"/>
    </w:p>
    <w:p w14:paraId="112A3C82" w14:textId="77777777" w:rsidR="00377F53" w:rsidRDefault="00377F53">
      <w:pPr>
        <w:pStyle w:val="Titulo3"/>
        <w:numPr>
          <w:ilvl w:val="0"/>
          <w:numId w:val="44"/>
        </w:numPr>
        <w:rPr>
          <w:ins w:id="1612" w:author="carlos cruz" w:date="2015-05-30T10:45:00Z"/>
        </w:rPr>
        <w:pPrChange w:id="1613" w:author="carlos cruz" w:date="2015-05-30T10:12:00Z">
          <w:pPr>
            <w:pStyle w:val="Titulo3"/>
            <w:numPr>
              <w:numId w:val="19"/>
            </w:numPr>
            <w:ind w:left="720" w:hanging="360"/>
          </w:pPr>
        </w:pPrChange>
      </w:pPr>
      <w:ins w:id="1614" w:author="carlos cruz" w:date="2015-05-30T10:12:00Z">
        <w:r w:rsidRPr="00643429">
          <w:t xml:space="preserve">Solicitar Afiliación. </w:t>
        </w:r>
      </w:ins>
    </w:p>
    <w:p w14:paraId="5300B9C0" w14:textId="19280AF8" w:rsidR="00016A9F" w:rsidRPr="00D85BB1" w:rsidRDefault="00C22ADE">
      <w:pPr>
        <w:rPr>
          <w:ins w:id="1615" w:author="carlos cruz" w:date="2015-05-30T10:12:00Z"/>
        </w:rPr>
        <w:pPrChange w:id="1616" w:author="carlos cruz" w:date="2015-05-30T10:45:00Z">
          <w:pPr>
            <w:pStyle w:val="Titulo3"/>
            <w:numPr>
              <w:numId w:val="19"/>
            </w:numPr>
            <w:ind w:left="720" w:hanging="360"/>
          </w:pPr>
        </w:pPrChange>
      </w:pPr>
      <w:ins w:id="1617" w:author="carlos cruz" w:date="2015-05-30T10:51:00Z">
        <w:r w:rsidRPr="00C22ADE">
          <w:rPr>
            <w:noProof/>
            <w:lang w:val="es-ES" w:eastAsia="es-ES"/>
            <w:rPrChange w:id="1618" w:author="Unknown">
              <w:rPr>
                <w:noProof/>
                <w:lang w:eastAsia="es-ES"/>
              </w:rPr>
            </w:rPrChange>
          </w:rPr>
          <w:drawing>
            <wp:inline distT="0" distB="0" distL="0" distR="0" wp14:anchorId="4A0936FD" wp14:editId="11FDBFB9">
              <wp:extent cx="5791835" cy="340816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1835" cy="3408167"/>
                      </a:xfrm>
                      <a:prstGeom prst="rect">
                        <a:avLst/>
                      </a:prstGeom>
                      <a:noFill/>
                      <a:ln>
                        <a:noFill/>
                      </a:ln>
                    </pic:spPr>
                  </pic:pic>
                </a:graphicData>
              </a:graphic>
            </wp:inline>
          </w:drawing>
        </w:r>
      </w:ins>
    </w:p>
    <w:p w14:paraId="1C600BDD" w14:textId="4E3D2948" w:rsidR="00377F53" w:rsidRDefault="003D664A">
      <w:pPr>
        <w:pStyle w:val="Titulo3"/>
        <w:numPr>
          <w:ilvl w:val="0"/>
          <w:numId w:val="44"/>
        </w:numPr>
        <w:rPr>
          <w:ins w:id="1619" w:author="carlos cruz" w:date="2015-05-30T10:45:00Z"/>
        </w:rPr>
        <w:pPrChange w:id="1620" w:author="carlos cruz" w:date="2015-05-30T10:12:00Z">
          <w:pPr>
            <w:pStyle w:val="Titulo3"/>
            <w:ind w:left="1080"/>
          </w:pPr>
        </w:pPrChange>
      </w:pPr>
      <w:ins w:id="1621" w:author="carlos cruz" w:date="2015-05-30T10:12:00Z">
        <w:r>
          <w:t>S</w:t>
        </w:r>
        <w:r w:rsidR="00377F53" w:rsidRPr="00643429">
          <w:t>olicitar Ambulancia.</w:t>
        </w:r>
      </w:ins>
    </w:p>
    <w:p w14:paraId="47AB051B" w14:textId="16BED5FC" w:rsidR="00016A9F" w:rsidRPr="00D85BB1" w:rsidRDefault="00C22ADE">
      <w:pPr>
        <w:rPr>
          <w:ins w:id="1622" w:author="carlos cruz" w:date="2015-05-30T10:12:00Z"/>
        </w:rPr>
        <w:pPrChange w:id="1623" w:author="carlos cruz" w:date="2015-05-30T10:45:00Z">
          <w:pPr>
            <w:pStyle w:val="Titulo3"/>
            <w:ind w:left="1080"/>
          </w:pPr>
        </w:pPrChange>
      </w:pPr>
      <w:ins w:id="1624" w:author="carlos cruz" w:date="2015-05-30T10:48:00Z">
        <w:r w:rsidRPr="00C22ADE">
          <w:rPr>
            <w:noProof/>
            <w:lang w:val="es-ES" w:eastAsia="es-ES"/>
            <w:rPrChange w:id="1625" w:author="Unknown">
              <w:rPr>
                <w:noProof/>
                <w:lang w:eastAsia="es-ES"/>
              </w:rPr>
            </w:rPrChange>
          </w:rPr>
          <w:drawing>
            <wp:inline distT="0" distB="0" distL="0" distR="0" wp14:anchorId="1FB16B01" wp14:editId="4FE05536">
              <wp:extent cx="5791835" cy="278793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835" cy="2787934"/>
                      </a:xfrm>
                      <a:prstGeom prst="rect">
                        <a:avLst/>
                      </a:prstGeom>
                      <a:noFill/>
                      <a:ln>
                        <a:noFill/>
                      </a:ln>
                    </pic:spPr>
                  </pic:pic>
                </a:graphicData>
              </a:graphic>
            </wp:inline>
          </w:drawing>
        </w:r>
      </w:ins>
    </w:p>
    <w:p w14:paraId="2BB3DF73" w14:textId="77777777" w:rsidR="00377F53" w:rsidRDefault="00377F53">
      <w:pPr>
        <w:pStyle w:val="Titulo3"/>
        <w:numPr>
          <w:ilvl w:val="0"/>
          <w:numId w:val="44"/>
        </w:numPr>
        <w:rPr>
          <w:ins w:id="1626" w:author="carlos cruz" w:date="2015-05-30T10:45:00Z"/>
        </w:rPr>
        <w:pPrChange w:id="1627" w:author="carlos cruz" w:date="2015-05-30T10:12:00Z">
          <w:pPr>
            <w:pStyle w:val="Titulo3"/>
            <w:numPr>
              <w:numId w:val="32"/>
            </w:numPr>
            <w:ind w:left="1080" w:hanging="360"/>
          </w:pPr>
        </w:pPrChange>
      </w:pPr>
      <w:ins w:id="1628" w:author="carlos cruz" w:date="2015-05-30T10:12:00Z">
        <w:r w:rsidRPr="00643429">
          <w:lastRenderedPageBreak/>
          <w:t>Gestionar Gesto.</w:t>
        </w:r>
      </w:ins>
    </w:p>
    <w:p w14:paraId="06EFB394" w14:textId="14AB85AC" w:rsidR="00016A9F" w:rsidRPr="00D85BB1" w:rsidRDefault="00016A9F">
      <w:pPr>
        <w:rPr>
          <w:ins w:id="1629" w:author="carlos cruz" w:date="2015-05-30T10:12:00Z"/>
        </w:rPr>
        <w:pPrChange w:id="1630" w:author="carlos cruz" w:date="2015-05-30T10:45:00Z">
          <w:pPr>
            <w:pStyle w:val="Titulo3"/>
            <w:numPr>
              <w:numId w:val="32"/>
            </w:numPr>
            <w:ind w:left="1080" w:hanging="360"/>
          </w:pPr>
        </w:pPrChange>
      </w:pPr>
      <w:ins w:id="1631" w:author="carlos cruz" w:date="2015-05-30T10:46:00Z">
        <w:r w:rsidRPr="00016A9F">
          <w:rPr>
            <w:noProof/>
            <w:lang w:val="es-ES" w:eastAsia="es-ES"/>
            <w:rPrChange w:id="1632" w:author="Unknown">
              <w:rPr>
                <w:noProof/>
                <w:lang w:eastAsia="es-ES"/>
              </w:rPr>
            </w:rPrChange>
          </w:rPr>
          <w:drawing>
            <wp:inline distT="0" distB="0" distL="0" distR="0" wp14:anchorId="6482B817" wp14:editId="1BF99500">
              <wp:extent cx="5791200" cy="30765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200" cy="3076575"/>
                      </a:xfrm>
                      <a:prstGeom prst="rect">
                        <a:avLst/>
                      </a:prstGeom>
                      <a:noFill/>
                      <a:ln>
                        <a:noFill/>
                      </a:ln>
                    </pic:spPr>
                  </pic:pic>
                </a:graphicData>
              </a:graphic>
            </wp:inline>
          </w:drawing>
        </w:r>
      </w:ins>
    </w:p>
    <w:p w14:paraId="2E90012A" w14:textId="77777777" w:rsidR="00377F53" w:rsidRDefault="00377F53">
      <w:pPr>
        <w:pStyle w:val="Titulo3"/>
        <w:numPr>
          <w:ilvl w:val="0"/>
          <w:numId w:val="44"/>
        </w:numPr>
        <w:rPr>
          <w:ins w:id="1633" w:author="carlos cruz" w:date="2015-05-30T10:46:00Z"/>
        </w:rPr>
        <w:pPrChange w:id="1634" w:author="carlos cruz" w:date="2015-05-30T10:12:00Z">
          <w:pPr>
            <w:pStyle w:val="Titulo3"/>
            <w:numPr>
              <w:numId w:val="32"/>
            </w:numPr>
            <w:ind w:left="1080" w:hanging="360"/>
          </w:pPr>
        </w:pPrChange>
      </w:pPr>
      <w:ins w:id="1635" w:author="carlos cruz" w:date="2015-05-30T10:12:00Z">
        <w:r w:rsidRPr="00643429">
          <w:t>Visualizar Primeros Auxilios.</w:t>
        </w:r>
      </w:ins>
    </w:p>
    <w:p w14:paraId="40E230DD" w14:textId="2A073544" w:rsidR="00C22ADE" w:rsidRPr="00D85BB1" w:rsidRDefault="00C22ADE">
      <w:pPr>
        <w:rPr>
          <w:ins w:id="1636" w:author="carlos cruz" w:date="2015-05-30T10:12:00Z"/>
        </w:rPr>
        <w:pPrChange w:id="1637" w:author="carlos cruz" w:date="2015-05-30T10:46:00Z">
          <w:pPr>
            <w:pStyle w:val="Titulo3"/>
            <w:numPr>
              <w:numId w:val="32"/>
            </w:numPr>
            <w:ind w:left="1080" w:hanging="360"/>
          </w:pPr>
        </w:pPrChange>
      </w:pPr>
      <w:ins w:id="1638" w:author="carlos cruz" w:date="2015-05-30T10:46:00Z">
        <w:r w:rsidRPr="00C22ADE">
          <w:rPr>
            <w:noProof/>
            <w:lang w:val="es-ES" w:eastAsia="es-ES"/>
            <w:rPrChange w:id="1639" w:author="Unknown">
              <w:rPr>
                <w:noProof/>
                <w:lang w:eastAsia="es-ES"/>
              </w:rPr>
            </w:rPrChange>
          </w:rPr>
          <w:drawing>
            <wp:inline distT="0" distB="0" distL="0" distR="0" wp14:anchorId="0987D87D" wp14:editId="7A872DD3">
              <wp:extent cx="5715000" cy="3581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ins>
    </w:p>
    <w:p w14:paraId="65897F8C" w14:textId="77777777" w:rsidR="00377F53" w:rsidRDefault="00377F53">
      <w:pPr>
        <w:pStyle w:val="Titulo3"/>
        <w:numPr>
          <w:ilvl w:val="0"/>
          <w:numId w:val="44"/>
        </w:numPr>
        <w:rPr>
          <w:ins w:id="1640" w:author="carlos cruz" w:date="2015-05-30T10:46:00Z"/>
        </w:rPr>
        <w:pPrChange w:id="1641" w:author="carlos cruz" w:date="2015-05-30T10:12:00Z">
          <w:pPr>
            <w:pStyle w:val="Titulo3"/>
            <w:ind w:left="397"/>
          </w:pPr>
        </w:pPrChange>
      </w:pPr>
      <w:ins w:id="1642" w:author="carlos cruz" w:date="2015-05-30T10:12:00Z">
        <w:del w:id="1643" w:author="carlos cruz" w:date="2015-05-30T09:56:00Z">
          <w:r w:rsidDel="0074083C">
            <w:lastRenderedPageBreak/>
            <w:delText xml:space="preserve">C.U.7 </w:delText>
          </w:r>
        </w:del>
        <w:r w:rsidRPr="006B2347">
          <w:t xml:space="preserve">Asignar Ambulancia </w:t>
        </w:r>
      </w:ins>
    </w:p>
    <w:p w14:paraId="71934D1D" w14:textId="49DD6AC6" w:rsidR="00C22ADE" w:rsidRPr="00D85BB1" w:rsidRDefault="00C22ADE">
      <w:pPr>
        <w:rPr>
          <w:ins w:id="1644" w:author="carlos cruz" w:date="2015-05-30T10:12:00Z"/>
        </w:rPr>
        <w:pPrChange w:id="1645" w:author="carlos cruz" w:date="2015-05-30T10:46:00Z">
          <w:pPr>
            <w:pStyle w:val="Titulo3"/>
            <w:ind w:left="397"/>
          </w:pPr>
        </w:pPrChange>
      </w:pPr>
      <w:ins w:id="1646" w:author="carlos cruz" w:date="2015-05-30T10:46:00Z">
        <w:r w:rsidRPr="00C22ADE">
          <w:rPr>
            <w:noProof/>
            <w:lang w:val="es-ES" w:eastAsia="es-ES"/>
            <w:rPrChange w:id="1647" w:author="Unknown">
              <w:rPr>
                <w:noProof/>
                <w:lang w:eastAsia="es-ES"/>
              </w:rPr>
            </w:rPrChange>
          </w:rPr>
          <w:drawing>
            <wp:inline distT="0" distB="0" distL="0" distR="0" wp14:anchorId="5551FCD1" wp14:editId="6B480788">
              <wp:extent cx="5905629" cy="42354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7558" cy="4236833"/>
                      </a:xfrm>
                      <a:prstGeom prst="rect">
                        <a:avLst/>
                      </a:prstGeom>
                      <a:noFill/>
                      <a:ln>
                        <a:noFill/>
                      </a:ln>
                    </pic:spPr>
                  </pic:pic>
                </a:graphicData>
              </a:graphic>
            </wp:inline>
          </w:drawing>
        </w:r>
      </w:ins>
    </w:p>
    <w:p w14:paraId="66EF0F26" w14:textId="77777777" w:rsidR="00377F53" w:rsidRDefault="00377F53">
      <w:pPr>
        <w:pStyle w:val="Titulo3"/>
        <w:numPr>
          <w:ilvl w:val="0"/>
          <w:numId w:val="44"/>
        </w:numPr>
        <w:rPr>
          <w:ins w:id="1648" w:author="carlos cruz" w:date="2015-05-30T10:46:00Z"/>
        </w:rPr>
        <w:pPrChange w:id="1649" w:author="carlos cruz" w:date="2015-05-30T10:12:00Z">
          <w:pPr>
            <w:pStyle w:val="Titulo3"/>
            <w:numPr>
              <w:numId w:val="19"/>
            </w:numPr>
            <w:ind w:left="720" w:hanging="360"/>
          </w:pPr>
        </w:pPrChange>
      </w:pPr>
      <w:ins w:id="1650" w:author="carlos cruz" w:date="2015-05-30T10:12:00Z">
        <w:r>
          <w:lastRenderedPageBreak/>
          <w:t>Cambiar Estado.</w:t>
        </w:r>
      </w:ins>
    </w:p>
    <w:p w14:paraId="4555DD50" w14:textId="41B1723E" w:rsidR="00C22ADE" w:rsidRPr="00D85BB1" w:rsidRDefault="00C22ADE">
      <w:pPr>
        <w:rPr>
          <w:ins w:id="1651" w:author="carlos cruz" w:date="2015-05-30T10:12:00Z"/>
        </w:rPr>
        <w:pPrChange w:id="1652" w:author="carlos cruz" w:date="2015-05-30T10:46:00Z">
          <w:pPr>
            <w:pStyle w:val="Titulo3"/>
            <w:numPr>
              <w:numId w:val="19"/>
            </w:numPr>
            <w:ind w:left="720" w:hanging="360"/>
          </w:pPr>
        </w:pPrChange>
      </w:pPr>
      <w:ins w:id="1653" w:author="carlos cruz" w:date="2015-05-30T10:47:00Z">
        <w:r w:rsidRPr="00C22ADE">
          <w:rPr>
            <w:noProof/>
            <w:lang w:val="es-ES" w:eastAsia="es-ES"/>
            <w:rPrChange w:id="1654" w:author="Unknown">
              <w:rPr>
                <w:noProof/>
                <w:lang w:eastAsia="es-ES"/>
              </w:rPr>
            </w:rPrChange>
          </w:rPr>
          <w:drawing>
            <wp:inline distT="0" distB="0" distL="0" distR="0" wp14:anchorId="383D35FD" wp14:editId="72810C76">
              <wp:extent cx="5791835" cy="3002358"/>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1835" cy="3002358"/>
                      </a:xfrm>
                      <a:prstGeom prst="rect">
                        <a:avLst/>
                      </a:prstGeom>
                      <a:noFill/>
                      <a:ln>
                        <a:noFill/>
                      </a:ln>
                    </pic:spPr>
                  </pic:pic>
                </a:graphicData>
              </a:graphic>
            </wp:inline>
          </w:drawing>
        </w:r>
      </w:ins>
    </w:p>
    <w:p w14:paraId="7C251738" w14:textId="77777777" w:rsidR="00377F53" w:rsidRDefault="00377F53">
      <w:pPr>
        <w:pStyle w:val="Titulo3"/>
        <w:numPr>
          <w:ilvl w:val="0"/>
          <w:numId w:val="44"/>
        </w:numPr>
        <w:rPr>
          <w:ins w:id="1655" w:author="carlos cruz" w:date="2015-05-30T10:47:00Z"/>
          <w:szCs w:val="22"/>
        </w:rPr>
        <w:pPrChange w:id="1656" w:author="carlos cruz" w:date="2015-05-30T10:12:00Z">
          <w:pPr>
            <w:pStyle w:val="Titulo3"/>
            <w:numPr>
              <w:numId w:val="19"/>
            </w:numPr>
            <w:ind w:left="720" w:hanging="360"/>
          </w:pPr>
        </w:pPrChange>
      </w:pPr>
      <w:ins w:id="1657" w:author="carlos cruz" w:date="2015-05-30T10:12:00Z">
        <w:r>
          <w:rPr>
            <w:rFonts w:eastAsia="Times New Roman" w:cs="Calibri"/>
            <w:color w:val="000000"/>
            <w:lang w:eastAsia="es-BO"/>
          </w:rPr>
          <w:t>Solicitar Centro</w:t>
        </w:r>
        <w:r w:rsidRPr="00A52731">
          <w:rPr>
            <w:rFonts w:eastAsia="Times New Roman" w:cs="Calibri"/>
            <w:color w:val="000000"/>
            <w:lang w:eastAsia="es-BO"/>
          </w:rPr>
          <w:t xml:space="preserve"> De Salud</w:t>
        </w:r>
        <w:r w:rsidRPr="00643429">
          <w:rPr>
            <w:szCs w:val="22"/>
          </w:rPr>
          <w:t>.</w:t>
        </w:r>
      </w:ins>
    </w:p>
    <w:p w14:paraId="5BC7F857" w14:textId="0D5335A3" w:rsidR="00C22ADE" w:rsidRPr="00D85BB1" w:rsidRDefault="00C22ADE">
      <w:pPr>
        <w:rPr>
          <w:ins w:id="1658" w:author="carlos cruz" w:date="2015-05-30T10:12:00Z"/>
        </w:rPr>
        <w:pPrChange w:id="1659" w:author="carlos cruz" w:date="2015-05-30T10:47:00Z">
          <w:pPr>
            <w:pStyle w:val="Titulo3"/>
            <w:numPr>
              <w:numId w:val="19"/>
            </w:numPr>
            <w:ind w:left="720" w:hanging="360"/>
          </w:pPr>
        </w:pPrChange>
      </w:pPr>
      <w:ins w:id="1660" w:author="carlos cruz" w:date="2015-05-30T10:47:00Z">
        <w:r w:rsidRPr="00C22ADE">
          <w:rPr>
            <w:noProof/>
            <w:lang w:val="es-ES" w:eastAsia="es-ES"/>
            <w:rPrChange w:id="1661" w:author="Unknown">
              <w:rPr>
                <w:noProof/>
                <w:lang w:eastAsia="es-ES"/>
              </w:rPr>
            </w:rPrChange>
          </w:rPr>
          <w:drawing>
            <wp:inline distT="0" distB="0" distL="0" distR="0" wp14:anchorId="21CB7265" wp14:editId="2D748481">
              <wp:extent cx="5791835" cy="350662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1835" cy="3506621"/>
                      </a:xfrm>
                      <a:prstGeom prst="rect">
                        <a:avLst/>
                      </a:prstGeom>
                      <a:noFill/>
                      <a:ln>
                        <a:noFill/>
                      </a:ln>
                    </pic:spPr>
                  </pic:pic>
                </a:graphicData>
              </a:graphic>
            </wp:inline>
          </w:drawing>
        </w:r>
      </w:ins>
    </w:p>
    <w:p w14:paraId="35F8A732" w14:textId="77777777" w:rsidR="00377F53" w:rsidRDefault="00377F53">
      <w:pPr>
        <w:pStyle w:val="Titulo3"/>
        <w:numPr>
          <w:ilvl w:val="0"/>
          <w:numId w:val="44"/>
        </w:numPr>
        <w:rPr>
          <w:ins w:id="1662" w:author="carlos cruz" w:date="2015-05-30T10:47:00Z"/>
          <w:szCs w:val="22"/>
        </w:rPr>
        <w:pPrChange w:id="1663" w:author="carlos cruz" w:date="2015-05-30T10:12:00Z">
          <w:pPr>
            <w:pStyle w:val="Titulo3"/>
            <w:numPr>
              <w:numId w:val="19"/>
            </w:numPr>
            <w:ind w:left="720" w:hanging="360"/>
          </w:pPr>
        </w:pPrChange>
      </w:pPr>
      <w:ins w:id="1664" w:author="carlos cruz" w:date="2015-05-30T10:12:00Z">
        <w:r w:rsidRPr="00643429">
          <w:rPr>
            <w:szCs w:val="22"/>
          </w:rPr>
          <w:lastRenderedPageBreak/>
          <w:t>Visualizar Historia Clínica.</w:t>
        </w:r>
      </w:ins>
    </w:p>
    <w:p w14:paraId="6A0C07A7" w14:textId="5B1A9F9A" w:rsidR="00C22ADE" w:rsidRPr="00D85BB1" w:rsidRDefault="00C22ADE">
      <w:pPr>
        <w:rPr>
          <w:ins w:id="1665" w:author="carlos cruz" w:date="2015-05-30T10:12:00Z"/>
        </w:rPr>
        <w:pPrChange w:id="1666" w:author="carlos cruz" w:date="2015-05-30T10:47:00Z">
          <w:pPr>
            <w:pStyle w:val="Titulo3"/>
            <w:numPr>
              <w:numId w:val="19"/>
            </w:numPr>
            <w:ind w:left="720" w:hanging="360"/>
          </w:pPr>
        </w:pPrChange>
      </w:pPr>
      <w:ins w:id="1667" w:author="carlos cruz" w:date="2015-05-30T10:47:00Z">
        <w:r w:rsidRPr="00C22ADE">
          <w:rPr>
            <w:noProof/>
            <w:lang w:val="es-ES" w:eastAsia="es-ES"/>
            <w:rPrChange w:id="1668" w:author="Unknown">
              <w:rPr>
                <w:noProof/>
                <w:lang w:eastAsia="es-ES"/>
              </w:rPr>
            </w:rPrChange>
          </w:rPr>
          <w:drawing>
            <wp:inline distT="0" distB="0" distL="0" distR="0" wp14:anchorId="4DE35B85" wp14:editId="011EA27B">
              <wp:extent cx="5791835" cy="2646328"/>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835" cy="2646328"/>
                      </a:xfrm>
                      <a:prstGeom prst="rect">
                        <a:avLst/>
                      </a:prstGeom>
                      <a:noFill/>
                      <a:ln>
                        <a:noFill/>
                      </a:ln>
                    </pic:spPr>
                  </pic:pic>
                </a:graphicData>
              </a:graphic>
            </wp:inline>
          </w:drawing>
        </w:r>
      </w:ins>
    </w:p>
    <w:p w14:paraId="1F32F9B7" w14:textId="06BD26AC" w:rsidR="00377F53" w:rsidRDefault="00377F53">
      <w:pPr>
        <w:pStyle w:val="Titulo3"/>
        <w:numPr>
          <w:ilvl w:val="0"/>
          <w:numId w:val="44"/>
        </w:numPr>
        <w:rPr>
          <w:ins w:id="1669" w:author="carlos cruz" w:date="2015-05-30T10:12:00Z"/>
        </w:rPr>
        <w:pPrChange w:id="1670" w:author="carlos cruz" w:date="2015-05-30T10:12:00Z">
          <w:pPr>
            <w:pStyle w:val="Titulo3"/>
            <w:numPr>
              <w:numId w:val="19"/>
            </w:numPr>
            <w:ind w:left="720" w:hanging="360"/>
          </w:pPr>
        </w:pPrChange>
      </w:pPr>
      <w:ins w:id="1671" w:author="carlos cruz" w:date="2015-05-30T10:12:00Z">
        <w:r>
          <w:t>Trazar Ruta.</w:t>
        </w:r>
      </w:ins>
    </w:p>
    <w:p w14:paraId="01A29F13" w14:textId="21815A2B" w:rsidR="00377F53" w:rsidRDefault="00377F53">
      <w:pPr>
        <w:pStyle w:val="Titulo3"/>
        <w:numPr>
          <w:ilvl w:val="0"/>
          <w:numId w:val="44"/>
        </w:numPr>
        <w:rPr>
          <w:ins w:id="1672" w:author="carlos cruz" w:date="2015-05-30T10:12:00Z"/>
        </w:rPr>
        <w:pPrChange w:id="1673" w:author="carlos cruz" w:date="2015-05-30T10:12:00Z">
          <w:pPr>
            <w:ind w:firstLine="0"/>
          </w:pPr>
        </w:pPrChange>
      </w:pPr>
      <w:ins w:id="1674" w:author="carlos cruz" w:date="2015-05-30T10:12:00Z">
        <w:r>
          <w:t xml:space="preserve">Confirmar Afiliación. </w:t>
        </w:r>
      </w:ins>
    </w:p>
    <w:p w14:paraId="56BD5B37" w14:textId="77777777" w:rsidR="00377F53" w:rsidRDefault="00377F53">
      <w:pPr>
        <w:pStyle w:val="Titulo3"/>
        <w:numPr>
          <w:ilvl w:val="0"/>
          <w:numId w:val="44"/>
        </w:numPr>
        <w:rPr>
          <w:ins w:id="1675" w:author="carlos cruz" w:date="2015-05-30T10:12:00Z"/>
        </w:rPr>
        <w:pPrChange w:id="1676" w:author="carlos cruz" w:date="2015-05-30T10:12:00Z">
          <w:pPr>
            <w:ind w:firstLine="0"/>
          </w:pPr>
        </w:pPrChange>
      </w:pPr>
      <w:ins w:id="1677" w:author="carlos cruz" w:date="2015-05-30T10:12:00Z">
        <w:del w:id="1678" w:author="carlos cruz" w:date="2015-05-30T10:00:00Z">
          <w:r w:rsidDel="0065343B">
            <w:delText xml:space="preserve">C.U.11 </w:delText>
          </w:r>
        </w:del>
        <w:r>
          <w:t>Establecer Perfiles de Congestión.</w:t>
        </w:r>
      </w:ins>
    </w:p>
    <w:p w14:paraId="3961397B" w14:textId="77777777" w:rsidR="00377F53" w:rsidRDefault="00377F53">
      <w:pPr>
        <w:pStyle w:val="Titulo3"/>
        <w:numPr>
          <w:ilvl w:val="0"/>
          <w:numId w:val="44"/>
        </w:numPr>
        <w:rPr>
          <w:ins w:id="1679" w:author="carlos cruz" w:date="2015-05-30T10:12:00Z"/>
        </w:rPr>
        <w:pPrChange w:id="1680" w:author="carlos cruz" w:date="2015-05-30T10:12:00Z">
          <w:pPr>
            <w:ind w:firstLine="0"/>
          </w:pPr>
        </w:pPrChange>
      </w:pPr>
      <w:ins w:id="1681" w:author="carlos cruz" w:date="2015-05-30T10:12:00Z">
        <w:del w:id="1682" w:author="carlos cruz" w:date="2015-05-30T10:00:00Z">
          <w:r w:rsidDel="0065343B">
            <w:delText xml:space="preserve">C.U.12 </w:delText>
          </w:r>
        </w:del>
        <w:r>
          <w:t>Asignar Ambulancia al Cuadrante.</w:t>
        </w:r>
      </w:ins>
    </w:p>
    <w:p w14:paraId="2B164A39" w14:textId="28EA5B20" w:rsidR="00377F53" w:rsidRPr="00377F53" w:rsidDel="00501969" w:rsidRDefault="00377F53">
      <w:pPr>
        <w:rPr>
          <w:del w:id="1683" w:author="carlos cruz" w:date="2015-05-30T10:17:00Z"/>
          <w:rPrChange w:id="1684" w:author="carlos cruz" w:date="2015-05-30T10:12:00Z">
            <w:rPr>
              <w:del w:id="1685" w:author="carlos cruz" w:date="2015-05-30T10:17:00Z"/>
            </w:rPr>
          </w:rPrChange>
        </w:rPr>
        <w:pPrChange w:id="1686" w:author="carlos cruz" w:date="2015-05-30T10:12:00Z">
          <w:pPr>
            <w:pStyle w:val="Ttulo2"/>
            <w:numPr>
              <w:ilvl w:val="1"/>
              <w:numId w:val="19"/>
            </w:numPr>
            <w:spacing w:before="100" w:after="100"/>
            <w:ind w:left="794" w:hanging="397"/>
          </w:pPr>
        </w:pPrChange>
      </w:pPr>
    </w:p>
    <w:p w14:paraId="129862E2" w14:textId="172356CB" w:rsidR="006F3FF2" w:rsidDel="00501969" w:rsidRDefault="006F3FF2" w:rsidP="006F3FF2">
      <w:pPr>
        <w:pStyle w:val="Ttulo3"/>
        <w:ind w:left="720"/>
        <w:rPr>
          <w:del w:id="1687" w:author="carlos cruz" w:date="2015-05-30T10:17:00Z"/>
        </w:rPr>
      </w:pPr>
      <w:bookmarkStart w:id="1688" w:name="_Toc417646139"/>
      <w:del w:id="1689" w:author="carlos cruz" w:date="2015-05-30T10:17:00Z">
        <w:r w:rsidRPr="00EF076B" w:rsidDel="00501969">
          <w:rPr>
            <w:noProof/>
            <w:lang w:val="es-ES" w:eastAsia="es-ES"/>
            <w:rPrChange w:id="1690" w:author="Server Document" w:date="2015-05-30T16:58:00Z">
              <w:rPr>
                <w:noProof/>
                <w:lang w:val="es-ES" w:eastAsia="es-ES"/>
              </w:rPr>
            </w:rPrChange>
          </w:rPr>
          <w:drawing>
            <wp:anchor distT="0" distB="0" distL="114300" distR="114300" simplePos="0" relativeHeight="251658250" behindDoc="0" locked="0" layoutInCell="1" allowOverlap="1" wp14:anchorId="32540B65" wp14:editId="067DF345">
              <wp:simplePos x="0" y="0"/>
              <wp:positionH relativeFrom="margin">
                <wp:align>left</wp:align>
              </wp:positionH>
              <wp:positionV relativeFrom="paragraph">
                <wp:posOffset>370205</wp:posOffset>
              </wp:positionV>
              <wp:extent cx="5963285" cy="282257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3285" cy="2822575"/>
                      </a:xfrm>
                      <a:prstGeom prst="rect">
                        <a:avLst/>
                      </a:prstGeom>
                      <a:noFill/>
                      <a:ln>
                        <a:noFill/>
                      </a:ln>
                    </pic:spPr>
                  </pic:pic>
                </a:graphicData>
              </a:graphic>
              <wp14:sizeRelH relativeFrom="margin">
                <wp14:pctWidth>0</wp14:pctWidth>
              </wp14:sizeRelH>
            </wp:anchor>
          </w:drawing>
        </w:r>
        <w:r w:rsidRPr="00643429" w:rsidDel="00501969">
          <w:delText>Solicitar Ambulancia</w:delText>
        </w:r>
        <w:bookmarkEnd w:id="1688"/>
      </w:del>
    </w:p>
    <w:p w14:paraId="2B758CE4" w14:textId="67523642" w:rsidR="00E479F2" w:rsidDel="00501969" w:rsidRDefault="00E479F2" w:rsidP="00E479F2">
      <w:pPr>
        <w:rPr>
          <w:del w:id="1691" w:author="carlos cruz" w:date="2015-05-30T10:17:00Z"/>
        </w:rPr>
      </w:pPr>
    </w:p>
    <w:p w14:paraId="4EF02F05" w14:textId="049BAD73" w:rsidR="00E479F2" w:rsidDel="00501969" w:rsidRDefault="00E479F2" w:rsidP="00E479F2">
      <w:pPr>
        <w:pStyle w:val="Ttulo3"/>
        <w:ind w:left="720"/>
        <w:rPr>
          <w:del w:id="1692" w:author="carlos cruz" w:date="2015-05-30T10:17:00Z"/>
        </w:rPr>
      </w:pPr>
      <w:bookmarkStart w:id="1693" w:name="_Toc417646138"/>
      <w:del w:id="1694" w:author="carlos cruz" w:date="2015-05-30T10:17:00Z">
        <w:r w:rsidRPr="00EF076B" w:rsidDel="00501969">
          <w:rPr>
            <w:noProof/>
            <w:lang w:val="es-ES" w:eastAsia="es-ES"/>
            <w:rPrChange w:id="1695" w:author="Server Document" w:date="2015-05-30T16:58:00Z">
              <w:rPr>
                <w:noProof/>
                <w:lang w:val="es-ES" w:eastAsia="es-ES"/>
              </w:rPr>
            </w:rPrChange>
          </w:rPr>
          <w:drawing>
            <wp:anchor distT="0" distB="0" distL="114300" distR="114300" simplePos="0" relativeHeight="251658254" behindDoc="0" locked="0" layoutInCell="1" allowOverlap="1" wp14:anchorId="6F48B6D8" wp14:editId="0348522F">
              <wp:simplePos x="0" y="0"/>
              <wp:positionH relativeFrom="margin">
                <wp:align>right</wp:align>
              </wp:positionH>
              <wp:positionV relativeFrom="paragraph">
                <wp:posOffset>457835</wp:posOffset>
              </wp:positionV>
              <wp:extent cx="5848985" cy="3438525"/>
              <wp:effectExtent l="0" t="0" r="0"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48985" cy="3438525"/>
                      </a:xfrm>
                      <a:prstGeom prst="rect">
                        <a:avLst/>
                      </a:prstGeom>
                      <a:noFill/>
                      <a:ln>
                        <a:noFill/>
                      </a:ln>
                    </pic:spPr>
                  </pic:pic>
                </a:graphicData>
              </a:graphic>
              <wp14:sizeRelV relativeFrom="margin">
                <wp14:pctHeight>0</wp14:pctHeight>
              </wp14:sizeRelV>
            </wp:anchor>
          </w:drawing>
        </w:r>
        <w:r w:rsidRPr="006B2347" w:rsidDel="00501969">
          <w:delText>Asignar Ambulancia</w:delText>
        </w:r>
        <w:r w:rsidRPr="00B773A0" w:rsidDel="00501969">
          <w:rPr>
            <w:noProof/>
            <w:lang w:eastAsia="es-ES"/>
          </w:rPr>
          <w:delText xml:space="preserve"> </w:delText>
        </w:r>
        <w:bookmarkEnd w:id="1693"/>
      </w:del>
    </w:p>
    <w:p w14:paraId="57AACFBB" w14:textId="0E55FFD8" w:rsidR="00E479F2" w:rsidRPr="00E479F2" w:rsidDel="00862142" w:rsidRDefault="00E479F2" w:rsidP="00E479F2">
      <w:pPr>
        <w:rPr>
          <w:del w:id="1696" w:author="carlos cruz" w:date="2015-05-30T17:51:00Z"/>
        </w:rPr>
      </w:pPr>
    </w:p>
    <w:p w14:paraId="3EC93C16" w14:textId="77777777" w:rsidR="00986D03" w:rsidRPr="00986D03" w:rsidRDefault="00986D03" w:rsidP="00986D03">
      <w:pPr>
        <w:rPr>
          <w:ins w:id="1697" w:author="carlos cruz" w:date="2015-05-30T17:39:00Z"/>
          <w:rPrChange w:id="1698" w:author="carlos cruz" w:date="2015-05-30T17:39:00Z">
            <w:rPr>
              <w:ins w:id="1699" w:author="carlos cruz" w:date="2015-05-30T17:39:00Z"/>
            </w:rPr>
          </w:rPrChange>
        </w:rPr>
        <w:pPrChange w:id="1700" w:author="carlos cruz" w:date="2015-05-30T17:39:00Z">
          <w:pPr>
            <w:pStyle w:val="Ttulo2"/>
            <w:numPr>
              <w:ilvl w:val="1"/>
              <w:numId w:val="19"/>
            </w:numPr>
            <w:spacing w:before="100" w:after="100"/>
            <w:ind w:left="794" w:hanging="397"/>
          </w:pPr>
        </w:pPrChange>
      </w:pPr>
      <w:bookmarkStart w:id="1701" w:name="_Toc417646140"/>
      <w:bookmarkStart w:id="1702" w:name="_GoBack"/>
      <w:bookmarkEnd w:id="1702"/>
    </w:p>
    <w:p w14:paraId="7B1634A4" w14:textId="3153D0A2" w:rsidR="006F3FF2" w:rsidRDefault="006F3FF2" w:rsidP="006F3FF2">
      <w:pPr>
        <w:pStyle w:val="Ttulo2"/>
        <w:numPr>
          <w:ilvl w:val="1"/>
          <w:numId w:val="19"/>
        </w:numPr>
        <w:spacing w:before="100" w:after="100"/>
        <w:ind w:left="794" w:hanging="397"/>
        <w:rPr>
          <w:ins w:id="1703" w:author="carlos cruz" w:date="2015-05-30T10:13:00Z"/>
        </w:rPr>
      </w:pPr>
      <w:r>
        <w:t>Análisis de Clases</w:t>
      </w:r>
      <w:bookmarkEnd w:id="1701"/>
    </w:p>
    <w:p w14:paraId="1D18099B" w14:textId="77777777" w:rsidR="003D664A" w:rsidRDefault="003D664A">
      <w:pPr>
        <w:pStyle w:val="Titulo3"/>
        <w:numPr>
          <w:ilvl w:val="0"/>
          <w:numId w:val="45"/>
        </w:numPr>
        <w:ind w:left="993" w:hanging="142"/>
        <w:rPr>
          <w:ins w:id="1704" w:author="carlos cruz" w:date="2015-05-30T10:53:00Z"/>
        </w:rPr>
        <w:pPrChange w:id="1705" w:author="carlos cruz" w:date="2015-05-30T10:19:00Z">
          <w:pPr>
            <w:pStyle w:val="Titulo3"/>
            <w:numPr>
              <w:numId w:val="19"/>
            </w:numPr>
            <w:ind w:left="720" w:hanging="360"/>
          </w:pPr>
        </w:pPrChange>
      </w:pPr>
      <w:ins w:id="1706" w:author="carlos cruz" w:date="2015-05-30T10:14:00Z">
        <w:r w:rsidRPr="00643429">
          <w:t xml:space="preserve">Solicitar Afiliación. </w:t>
        </w:r>
      </w:ins>
    </w:p>
    <w:p w14:paraId="1E84550B" w14:textId="77777777" w:rsidR="000576A3" w:rsidRPr="00D85BB1" w:rsidRDefault="000576A3">
      <w:pPr>
        <w:rPr>
          <w:ins w:id="1707" w:author="carlos cruz" w:date="2015-05-30T10:14:00Z"/>
        </w:rPr>
        <w:pPrChange w:id="1708" w:author="carlos cruz" w:date="2015-05-30T10:53:00Z">
          <w:pPr>
            <w:pStyle w:val="Titulo3"/>
            <w:numPr>
              <w:numId w:val="19"/>
            </w:numPr>
            <w:ind w:left="720" w:hanging="360"/>
          </w:pPr>
        </w:pPrChange>
      </w:pPr>
    </w:p>
    <w:p w14:paraId="3E35370E" w14:textId="77777777" w:rsidR="003D664A" w:rsidRDefault="003D664A">
      <w:pPr>
        <w:pStyle w:val="Titulo3"/>
        <w:numPr>
          <w:ilvl w:val="0"/>
          <w:numId w:val="45"/>
        </w:numPr>
        <w:ind w:left="993" w:hanging="142"/>
        <w:rPr>
          <w:ins w:id="1709" w:author="carlos cruz" w:date="2015-05-30T10:53:00Z"/>
        </w:rPr>
        <w:pPrChange w:id="1710" w:author="carlos cruz" w:date="2015-05-30T10:19:00Z">
          <w:pPr>
            <w:pStyle w:val="Titulo3"/>
            <w:numPr>
              <w:numId w:val="19"/>
            </w:numPr>
            <w:ind w:left="720" w:hanging="360"/>
          </w:pPr>
        </w:pPrChange>
      </w:pPr>
      <w:ins w:id="1711" w:author="carlos cruz" w:date="2015-05-30T10:14:00Z">
        <w:r>
          <w:lastRenderedPageBreak/>
          <w:t>S</w:t>
        </w:r>
        <w:r w:rsidRPr="00643429">
          <w:t>olicitar Ambulancia.</w:t>
        </w:r>
      </w:ins>
    </w:p>
    <w:p w14:paraId="55BF3CA5" w14:textId="6F6B690A" w:rsidR="000576A3" w:rsidRPr="00D85BB1" w:rsidRDefault="004F511F">
      <w:pPr>
        <w:rPr>
          <w:ins w:id="1712" w:author="carlos cruz" w:date="2015-05-30T10:14:00Z"/>
        </w:rPr>
        <w:pPrChange w:id="1713" w:author="carlos cruz" w:date="2015-05-30T10:53:00Z">
          <w:pPr>
            <w:pStyle w:val="Titulo3"/>
            <w:numPr>
              <w:numId w:val="19"/>
            </w:numPr>
            <w:ind w:left="720" w:hanging="360"/>
          </w:pPr>
        </w:pPrChange>
      </w:pPr>
      <w:ins w:id="1714" w:author="carlos cruz" w:date="2015-05-30T11:18:00Z">
        <w:r w:rsidRPr="004F511F">
          <w:rPr>
            <w:noProof/>
            <w:lang w:val="es-ES" w:eastAsia="es-ES"/>
            <w:rPrChange w:id="1715" w:author="Unknown">
              <w:rPr>
                <w:noProof/>
                <w:lang w:eastAsia="es-ES"/>
              </w:rPr>
            </w:rPrChange>
          </w:rPr>
          <w:drawing>
            <wp:inline distT="0" distB="0" distL="0" distR="0" wp14:anchorId="38912090" wp14:editId="387264BD">
              <wp:extent cx="5791835" cy="2137463"/>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1835" cy="2137463"/>
                      </a:xfrm>
                      <a:prstGeom prst="rect">
                        <a:avLst/>
                      </a:prstGeom>
                      <a:noFill/>
                      <a:ln>
                        <a:noFill/>
                      </a:ln>
                    </pic:spPr>
                  </pic:pic>
                </a:graphicData>
              </a:graphic>
            </wp:inline>
          </w:drawing>
        </w:r>
      </w:ins>
    </w:p>
    <w:p w14:paraId="1A8DF353" w14:textId="77777777" w:rsidR="003D664A" w:rsidRPr="000B01C5" w:rsidRDefault="003D664A">
      <w:pPr>
        <w:pStyle w:val="Titulo3"/>
        <w:numPr>
          <w:ilvl w:val="0"/>
          <w:numId w:val="45"/>
        </w:numPr>
        <w:ind w:left="993" w:hanging="142"/>
        <w:rPr>
          <w:ins w:id="1716" w:author="carlos cruz" w:date="2015-05-30T10:14:00Z"/>
        </w:rPr>
        <w:pPrChange w:id="1717" w:author="carlos cruz" w:date="2015-05-30T10:19:00Z">
          <w:pPr>
            <w:pStyle w:val="Titulo3"/>
            <w:numPr>
              <w:numId w:val="19"/>
            </w:numPr>
            <w:ind w:left="720" w:hanging="360"/>
          </w:pPr>
        </w:pPrChange>
      </w:pPr>
      <w:ins w:id="1718" w:author="carlos cruz" w:date="2015-05-30T10:14:00Z">
        <w:r w:rsidRPr="00643429">
          <w:t>Gestionar Gesto.</w:t>
        </w:r>
      </w:ins>
    </w:p>
    <w:p w14:paraId="52BC6575" w14:textId="77777777" w:rsidR="003D664A" w:rsidRDefault="003D664A">
      <w:pPr>
        <w:pStyle w:val="Titulo3"/>
        <w:numPr>
          <w:ilvl w:val="0"/>
          <w:numId w:val="45"/>
        </w:numPr>
        <w:ind w:left="993" w:hanging="142"/>
        <w:rPr>
          <w:ins w:id="1719" w:author="carlos cruz" w:date="2015-05-30T10:14:00Z"/>
        </w:rPr>
        <w:pPrChange w:id="1720" w:author="carlos cruz" w:date="2015-05-30T10:19:00Z">
          <w:pPr>
            <w:pStyle w:val="Titulo3"/>
            <w:numPr>
              <w:numId w:val="19"/>
            </w:numPr>
            <w:ind w:left="720" w:hanging="360"/>
          </w:pPr>
        </w:pPrChange>
      </w:pPr>
      <w:ins w:id="1721" w:author="carlos cruz" w:date="2015-05-30T10:14:00Z">
        <w:r w:rsidRPr="00643429">
          <w:t>Visualizar Primeros Auxilios.</w:t>
        </w:r>
      </w:ins>
    </w:p>
    <w:p w14:paraId="178F6A06" w14:textId="77777777" w:rsidR="004F511F" w:rsidRDefault="003D664A">
      <w:pPr>
        <w:pStyle w:val="Titulo3"/>
        <w:numPr>
          <w:ilvl w:val="0"/>
          <w:numId w:val="45"/>
        </w:numPr>
        <w:ind w:left="993" w:hanging="142"/>
        <w:rPr>
          <w:ins w:id="1722" w:author="carlos cruz" w:date="2015-05-30T11:20:00Z"/>
        </w:rPr>
        <w:pPrChange w:id="1723" w:author="carlos cruz" w:date="2015-05-30T10:19:00Z">
          <w:pPr>
            <w:pStyle w:val="Titulo3"/>
            <w:numPr>
              <w:numId w:val="19"/>
            </w:numPr>
            <w:ind w:left="720" w:hanging="360"/>
          </w:pPr>
        </w:pPrChange>
      </w:pPr>
      <w:ins w:id="1724" w:author="carlos cruz" w:date="2015-05-30T10:14:00Z">
        <w:r w:rsidRPr="006B2347">
          <w:t>Asignar Ambulancia</w:t>
        </w:r>
      </w:ins>
      <w:ins w:id="1725" w:author="carlos cruz" w:date="2015-05-30T11:20:00Z">
        <w:r w:rsidR="004F511F">
          <w:t>.</w:t>
        </w:r>
      </w:ins>
    </w:p>
    <w:p w14:paraId="208D1D16" w14:textId="7994ED8B" w:rsidR="003D664A" w:rsidRPr="006B2347" w:rsidRDefault="004F511F">
      <w:pPr>
        <w:rPr>
          <w:ins w:id="1726" w:author="carlos cruz" w:date="2015-05-30T10:14:00Z"/>
        </w:rPr>
        <w:pPrChange w:id="1727" w:author="carlos cruz" w:date="2015-05-30T11:20:00Z">
          <w:pPr>
            <w:pStyle w:val="Titulo3"/>
            <w:numPr>
              <w:numId w:val="19"/>
            </w:numPr>
            <w:ind w:left="720" w:hanging="360"/>
          </w:pPr>
        </w:pPrChange>
      </w:pPr>
      <w:ins w:id="1728" w:author="carlos cruz" w:date="2015-05-30T11:20:00Z">
        <w:r w:rsidRPr="004F511F">
          <w:rPr>
            <w:noProof/>
            <w:lang w:val="es-ES" w:eastAsia="es-ES"/>
            <w:rPrChange w:id="1729" w:author="Unknown">
              <w:rPr>
                <w:noProof/>
                <w:lang w:eastAsia="es-ES"/>
              </w:rPr>
            </w:rPrChange>
          </w:rPr>
          <w:drawing>
            <wp:inline distT="0" distB="0" distL="0" distR="0" wp14:anchorId="7D06CD68" wp14:editId="6F7658CC">
              <wp:extent cx="5791835" cy="2660779"/>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1835" cy="2660779"/>
                      </a:xfrm>
                      <a:prstGeom prst="rect">
                        <a:avLst/>
                      </a:prstGeom>
                      <a:noFill/>
                      <a:ln>
                        <a:noFill/>
                      </a:ln>
                    </pic:spPr>
                  </pic:pic>
                </a:graphicData>
              </a:graphic>
            </wp:inline>
          </w:drawing>
        </w:r>
      </w:ins>
      <w:ins w:id="1730" w:author="carlos cruz" w:date="2015-05-30T10:14:00Z">
        <w:r w:rsidR="003D664A" w:rsidRPr="006B2347">
          <w:t xml:space="preserve"> </w:t>
        </w:r>
      </w:ins>
    </w:p>
    <w:p w14:paraId="60A197D4" w14:textId="77777777" w:rsidR="003D664A" w:rsidRDefault="003D664A">
      <w:pPr>
        <w:pStyle w:val="Titulo3"/>
        <w:numPr>
          <w:ilvl w:val="0"/>
          <w:numId w:val="45"/>
        </w:numPr>
        <w:ind w:left="993" w:hanging="142"/>
        <w:rPr>
          <w:ins w:id="1731" w:author="carlos cruz" w:date="2015-05-30T10:14:00Z"/>
        </w:rPr>
        <w:pPrChange w:id="1732" w:author="carlos cruz" w:date="2015-05-30T10:19:00Z">
          <w:pPr>
            <w:pStyle w:val="Titulo3"/>
            <w:numPr>
              <w:numId w:val="19"/>
            </w:numPr>
            <w:ind w:left="720" w:hanging="360"/>
          </w:pPr>
        </w:pPrChange>
      </w:pPr>
      <w:ins w:id="1733" w:author="carlos cruz" w:date="2015-05-30T10:14:00Z">
        <w:r>
          <w:lastRenderedPageBreak/>
          <w:t>Cambiar Estado.</w:t>
        </w:r>
      </w:ins>
    </w:p>
    <w:p w14:paraId="324A7AC1" w14:textId="77777777" w:rsidR="003D664A" w:rsidRDefault="003D664A">
      <w:pPr>
        <w:pStyle w:val="Titulo3"/>
        <w:numPr>
          <w:ilvl w:val="0"/>
          <w:numId w:val="45"/>
        </w:numPr>
        <w:ind w:left="993" w:hanging="142"/>
        <w:rPr>
          <w:ins w:id="1734" w:author="carlos cruz" w:date="2015-05-30T10:14:00Z"/>
          <w:szCs w:val="22"/>
        </w:rPr>
        <w:pPrChange w:id="1735" w:author="carlos cruz" w:date="2015-05-30T10:19:00Z">
          <w:pPr>
            <w:pStyle w:val="Titulo3"/>
            <w:numPr>
              <w:numId w:val="19"/>
            </w:numPr>
            <w:ind w:left="720" w:hanging="360"/>
          </w:pPr>
        </w:pPrChange>
      </w:pPr>
      <w:ins w:id="1736" w:author="carlos cruz" w:date="2015-05-30T10:14:00Z">
        <w:r>
          <w:rPr>
            <w:rFonts w:eastAsia="Times New Roman" w:cs="Calibri"/>
            <w:color w:val="000000"/>
            <w:lang w:eastAsia="es-BO"/>
          </w:rPr>
          <w:t>Solicitar Centro</w:t>
        </w:r>
        <w:r w:rsidRPr="00A52731">
          <w:rPr>
            <w:rFonts w:eastAsia="Times New Roman" w:cs="Calibri"/>
            <w:color w:val="000000"/>
            <w:lang w:eastAsia="es-BO"/>
          </w:rPr>
          <w:t xml:space="preserve"> De Salud</w:t>
        </w:r>
        <w:r w:rsidRPr="00643429">
          <w:rPr>
            <w:szCs w:val="22"/>
          </w:rPr>
          <w:t>.</w:t>
        </w:r>
      </w:ins>
    </w:p>
    <w:p w14:paraId="6E5416AD" w14:textId="77777777" w:rsidR="003D664A" w:rsidRDefault="003D664A">
      <w:pPr>
        <w:pStyle w:val="Titulo3"/>
        <w:numPr>
          <w:ilvl w:val="0"/>
          <w:numId w:val="45"/>
        </w:numPr>
        <w:ind w:left="993" w:hanging="142"/>
        <w:rPr>
          <w:ins w:id="1737" w:author="carlos cruz" w:date="2015-05-30T10:14:00Z"/>
          <w:szCs w:val="22"/>
        </w:rPr>
        <w:pPrChange w:id="1738" w:author="carlos cruz" w:date="2015-05-30T10:19:00Z">
          <w:pPr>
            <w:pStyle w:val="Titulo3"/>
            <w:numPr>
              <w:numId w:val="19"/>
            </w:numPr>
            <w:ind w:left="720" w:hanging="360"/>
          </w:pPr>
        </w:pPrChange>
      </w:pPr>
      <w:ins w:id="1739" w:author="carlos cruz" w:date="2015-05-30T10:14:00Z">
        <w:r w:rsidRPr="00643429">
          <w:rPr>
            <w:szCs w:val="22"/>
          </w:rPr>
          <w:t>Visualizar Historia Clínica.</w:t>
        </w:r>
      </w:ins>
    </w:p>
    <w:p w14:paraId="2AF6DF83" w14:textId="77777777" w:rsidR="003D664A" w:rsidRDefault="003D664A">
      <w:pPr>
        <w:pStyle w:val="Titulo3"/>
        <w:numPr>
          <w:ilvl w:val="0"/>
          <w:numId w:val="45"/>
        </w:numPr>
        <w:ind w:left="993" w:hanging="142"/>
        <w:rPr>
          <w:ins w:id="1740" w:author="carlos cruz" w:date="2015-05-30T10:14:00Z"/>
        </w:rPr>
        <w:pPrChange w:id="1741" w:author="carlos cruz" w:date="2015-05-30T10:19:00Z">
          <w:pPr>
            <w:pStyle w:val="Titulo3"/>
            <w:numPr>
              <w:numId w:val="19"/>
            </w:numPr>
            <w:ind w:left="720" w:hanging="360"/>
          </w:pPr>
        </w:pPrChange>
      </w:pPr>
      <w:ins w:id="1742" w:author="carlos cruz" w:date="2015-05-30T10:14:00Z">
        <w:r>
          <w:t>Trazar Ruta.</w:t>
        </w:r>
      </w:ins>
    </w:p>
    <w:p w14:paraId="5BE97762" w14:textId="77777777" w:rsidR="003D664A" w:rsidRDefault="003D664A">
      <w:pPr>
        <w:pStyle w:val="Titulo3"/>
        <w:numPr>
          <w:ilvl w:val="0"/>
          <w:numId w:val="45"/>
        </w:numPr>
        <w:ind w:left="993" w:hanging="142"/>
        <w:rPr>
          <w:ins w:id="1743" w:author="carlos cruz" w:date="2015-05-30T10:14:00Z"/>
        </w:rPr>
        <w:pPrChange w:id="1744" w:author="carlos cruz" w:date="2015-05-30T10:19:00Z">
          <w:pPr>
            <w:pStyle w:val="Titulo3"/>
            <w:numPr>
              <w:numId w:val="19"/>
            </w:numPr>
            <w:ind w:left="720" w:hanging="360"/>
          </w:pPr>
        </w:pPrChange>
      </w:pPr>
      <w:ins w:id="1745" w:author="carlos cruz" w:date="2015-05-30T10:14:00Z">
        <w:r>
          <w:t xml:space="preserve">Confirmar Afiliación. </w:t>
        </w:r>
      </w:ins>
    </w:p>
    <w:p w14:paraId="2695DFCB" w14:textId="77777777" w:rsidR="003D664A" w:rsidRDefault="003D664A">
      <w:pPr>
        <w:pStyle w:val="Titulo3"/>
        <w:numPr>
          <w:ilvl w:val="0"/>
          <w:numId w:val="45"/>
        </w:numPr>
        <w:ind w:left="993" w:hanging="142"/>
        <w:rPr>
          <w:ins w:id="1746" w:author="carlos cruz" w:date="2015-05-30T10:14:00Z"/>
        </w:rPr>
        <w:pPrChange w:id="1747" w:author="carlos cruz" w:date="2015-05-30T10:19:00Z">
          <w:pPr>
            <w:pStyle w:val="Titulo3"/>
            <w:numPr>
              <w:numId w:val="19"/>
            </w:numPr>
            <w:ind w:left="720" w:hanging="360"/>
          </w:pPr>
        </w:pPrChange>
      </w:pPr>
      <w:ins w:id="1748" w:author="carlos cruz" w:date="2015-05-30T10:14:00Z">
        <w:r>
          <w:t>Establecer Perfiles de Congestión.</w:t>
        </w:r>
      </w:ins>
    </w:p>
    <w:p w14:paraId="5EB72584" w14:textId="77777777" w:rsidR="003D664A" w:rsidRDefault="003D664A">
      <w:pPr>
        <w:pStyle w:val="Titulo3"/>
        <w:numPr>
          <w:ilvl w:val="0"/>
          <w:numId w:val="45"/>
        </w:numPr>
        <w:ind w:left="993" w:hanging="142"/>
        <w:rPr>
          <w:ins w:id="1749" w:author="carlos cruz" w:date="2015-05-30T10:17:00Z"/>
        </w:rPr>
        <w:pPrChange w:id="1750" w:author="carlos cruz" w:date="2015-05-30T10:19:00Z">
          <w:pPr>
            <w:pStyle w:val="Titulo3"/>
            <w:numPr>
              <w:numId w:val="19"/>
            </w:numPr>
            <w:ind w:left="720" w:hanging="360"/>
          </w:pPr>
        </w:pPrChange>
      </w:pPr>
      <w:ins w:id="1751" w:author="carlos cruz" w:date="2015-05-30T10:14:00Z">
        <w:r>
          <w:t>Asignar Ambulancia al Cuadrante.</w:t>
        </w:r>
      </w:ins>
    </w:p>
    <w:p w14:paraId="52E27190" w14:textId="77777777" w:rsidR="00501969" w:rsidRPr="00D85BB1" w:rsidRDefault="00501969">
      <w:pPr>
        <w:rPr>
          <w:ins w:id="1752" w:author="carlos cruz" w:date="2015-05-30T10:14:00Z"/>
        </w:rPr>
        <w:pPrChange w:id="1753" w:author="carlos cruz" w:date="2015-05-30T10:17:00Z">
          <w:pPr>
            <w:pStyle w:val="Titulo3"/>
            <w:numPr>
              <w:numId w:val="19"/>
            </w:numPr>
            <w:ind w:left="720" w:hanging="360"/>
          </w:pPr>
        </w:pPrChange>
      </w:pPr>
    </w:p>
    <w:p w14:paraId="7ECC7561" w14:textId="4077F700" w:rsidR="003D664A" w:rsidRPr="003D664A" w:rsidDel="00501969" w:rsidRDefault="003D664A">
      <w:pPr>
        <w:rPr>
          <w:del w:id="1754" w:author="carlos cruz" w:date="2015-05-30T10:17:00Z"/>
          <w:rPrChange w:id="1755" w:author="carlos cruz" w:date="2015-05-30T10:13:00Z">
            <w:rPr>
              <w:del w:id="1756" w:author="carlos cruz" w:date="2015-05-30T10:17:00Z"/>
            </w:rPr>
          </w:rPrChange>
        </w:rPr>
        <w:pPrChange w:id="1757" w:author="carlos cruz" w:date="2015-05-30T10:13:00Z">
          <w:pPr>
            <w:pStyle w:val="Ttulo2"/>
            <w:numPr>
              <w:ilvl w:val="1"/>
              <w:numId w:val="19"/>
            </w:numPr>
            <w:spacing w:before="100" w:after="100"/>
            <w:ind w:left="794" w:hanging="397"/>
          </w:pPr>
        </w:pPrChange>
      </w:pPr>
    </w:p>
    <w:p w14:paraId="1DEE6ECB" w14:textId="4FA26D64" w:rsidR="006F3FF2" w:rsidDel="00501969" w:rsidRDefault="003D664A" w:rsidP="006F3FF2">
      <w:pPr>
        <w:pStyle w:val="Ttulo3"/>
        <w:ind w:left="720"/>
        <w:rPr>
          <w:del w:id="1758" w:author="carlos cruz" w:date="2015-05-30T10:17:00Z"/>
        </w:rPr>
      </w:pPr>
      <w:bookmarkStart w:id="1759" w:name="_Toc417646141"/>
      <w:del w:id="1760" w:author="carlos cruz" w:date="2015-05-30T10:17:00Z">
        <w:r w:rsidRPr="004B65D6" w:rsidDel="00501969">
          <w:rPr>
            <w:noProof/>
            <w:lang w:val="es-ES" w:eastAsia="es-ES"/>
            <w:rPrChange w:id="1761" w:author="Server Document" w:date="2015-05-30T16:19:00Z">
              <w:rPr>
                <w:noProof/>
                <w:lang w:val="es-ES" w:eastAsia="es-ES"/>
              </w:rPr>
            </w:rPrChange>
          </w:rPr>
          <w:drawing>
            <wp:anchor distT="0" distB="0" distL="114300" distR="114300" simplePos="0" relativeHeight="251658249" behindDoc="0" locked="0" layoutInCell="1" allowOverlap="1" wp14:anchorId="438EE94B" wp14:editId="7E6C88D6">
              <wp:simplePos x="0" y="0"/>
              <wp:positionH relativeFrom="margin">
                <wp:align>right</wp:align>
              </wp:positionH>
              <wp:positionV relativeFrom="paragraph">
                <wp:posOffset>385445</wp:posOffset>
              </wp:positionV>
              <wp:extent cx="5864225" cy="2164080"/>
              <wp:effectExtent l="0" t="0" r="3175" b="762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64225" cy="2164080"/>
                      </a:xfrm>
                      <a:prstGeom prst="rect">
                        <a:avLst/>
                      </a:prstGeom>
                      <a:noFill/>
                      <a:ln>
                        <a:noFill/>
                      </a:ln>
                    </pic:spPr>
                  </pic:pic>
                </a:graphicData>
              </a:graphic>
            </wp:anchor>
          </w:drawing>
        </w:r>
        <w:r w:rsidR="006F3FF2" w:rsidRPr="006B2347" w:rsidDel="00501969">
          <w:delText>Asignar Ambulancia</w:delText>
        </w:r>
        <w:bookmarkEnd w:id="1759"/>
      </w:del>
    </w:p>
    <w:p w14:paraId="5F1D14EC" w14:textId="021481C9" w:rsidR="006F3FF2" w:rsidRPr="00F634FC" w:rsidDel="00501969" w:rsidRDefault="006F3FF2" w:rsidP="006F3FF2">
      <w:pPr>
        <w:rPr>
          <w:del w:id="1762" w:author="carlos cruz" w:date="2015-05-30T10:17:00Z"/>
          <w:lang w:eastAsia="es-BO"/>
        </w:rPr>
      </w:pPr>
    </w:p>
    <w:p w14:paraId="0EA8BAC3" w14:textId="3ACDE2A5" w:rsidR="000A4162" w:rsidRDefault="00501969" w:rsidP="00636B04">
      <w:pPr>
        <w:pStyle w:val="Ttulo2"/>
        <w:numPr>
          <w:ilvl w:val="1"/>
          <w:numId w:val="19"/>
        </w:numPr>
        <w:spacing w:before="100" w:after="100"/>
        <w:ind w:left="794" w:hanging="397"/>
        <w:rPr>
          <w:ins w:id="1763" w:author="carlos cruz" w:date="2015-05-30T10:02:00Z"/>
        </w:rPr>
        <w:pPrChange w:id="1764" w:author="carlos cruz" w:date="2015-05-30T17:50:00Z">
          <w:pPr/>
        </w:pPrChange>
      </w:pPr>
      <w:bookmarkStart w:id="1765" w:name="_Toc417646142"/>
      <w:del w:id="1766" w:author="carlos cruz" w:date="2015-05-30T10:17:00Z">
        <w:r w:rsidRPr="00B773A0" w:rsidDel="00501969">
          <w:rPr>
            <w:noProof/>
            <w:lang w:val="es-ES" w:eastAsia="es-ES"/>
          </w:rPr>
          <w:drawing>
            <wp:anchor distT="0" distB="0" distL="114300" distR="114300" simplePos="0" relativeHeight="251658251" behindDoc="0" locked="0" layoutInCell="1" allowOverlap="1" wp14:anchorId="6025C9B5" wp14:editId="19DEE878">
              <wp:simplePos x="0" y="0"/>
              <wp:positionH relativeFrom="margin">
                <wp:align>left</wp:align>
              </wp:positionH>
              <wp:positionV relativeFrom="page">
                <wp:posOffset>1387475</wp:posOffset>
              </wp:positionV>
              <wp:extent cx="5612130" cy="2578100"/>
              <wp:effectExtent l="0" t="0" r="762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2578100"/>
                      </a:xfrm>
                      <a:prstGeom prst="rect">
                        <a:avLst/>
                      </a:prstGeom>
                      <a:noFill/>
                      <a:ln>
                        <a:noFill/>
                      </a:ln>
                    </pic:spPr>
                  </pic:pic>
                </a:graphicData>
              </a:graphic>
              <wp14:sizeRelV relativeFrom="margin">
                <wp14:pctHeight>0</wp14:pctHeight>
              </wp14:sizeRelV>
            </wp:anchor>
          </w:drawing>
        </w:r>
        <w:r w:rsidR="006F3FF2" w:rsidRPr="00643429" w:rsidDel="00501969">
          <w:delText>Solicitar Ambulancia</w:delText>
        </w:r>
      </w:del>
      <w:bookmarkEnd w:id="1765"/>
      <w:ins w:id="1767" w:author="carlos cruz" w:date="2015-05-30T10:02:00Z">
        <w:r w:rsidR="000A4162">
          <w:t>Análisis de paquete</w:t>
        </w:r>
      </w:ins>
    </w:p>
    <w:p w14:paraId="7A118D5F" w14:textId="79A744BA" w:rsidR="000A4162" w:rsidRDefault="000A4162" w:rsidP="000A4162">
      <w:pPr>
        <w:pStyle w:val="Ttulo3"/>
        <w:keepLines w:val="0"/>
        <w:numPr>
          <w:ilvl w:val="2"/>
          <w:numId w:val="19"/>
        </w:numPr>
        <w:spacing w:before="0" w:beforeAutospacing="0" w:afterAutospacing="0" w:line="240" w:lineRule="auto"/>
        <w:ind w:left="1418" w:hanging="851"/>
        <w:jc w:val="left"/>
        <w:rPr>
          <w:ins w:id="1768" w:author="carlos cruz" w:date="2015-05-30T10:02:00Z"/>
        </w:rPr>
      </w:pPr>
      <w:ins w:id="1769" w:author="carlos cruz" w:date="2015-05-30T10:02:00Z">
        <w:r>
          <w:t>Dependencia entre paquetes</w:t>
        </w:r>
      </w:ins>
    </w:p>
    <w:p w14:paraId="0E69811B" w14:textId="7455EB4A" w:rsidR="000A4162" w:rsidRPr="00A52731" w:rsidRDefault="00636B04" w:rsidP="000A4162">
      <w:pPr>
        <w:rPr>
          <w:ins w:id="1770" w:author="carlos cruz" w:date="2015-05-30T10:02:00Z"/>
          <w:lang w:eastAsia="es-BO"/>
        </w:rPr>
      </w:pPr>
      <w:ins w:id="1771" w:author="carlos cruz" w:date="2015-05-30T17:50:00Z">
        <w:r w:rsidRPr="00636B04">
          <w:rPr>
            <w:noProof/>
            <w:lang w:val="es-ES" w:eastAsia="es-ES"/>
          </w:rPr>
          <w:drawing>
            <wp:inline distT="0" distB="0" distL="0" distR="0" wp14:anchorId="3FBC49D7" wp14:editId="0AAB9A95">
              <wp:extent cx="4381500" cy="31051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81500" cy="3105150"/>
                      </a:xfrm>
                      <a:prstGeom prst="rect">
                        <a:avLst/>
                      </a:prstGeom>
                      <a:noFill/>
                      <a:ln>
                        <a:noFill/>
                      </a:ln>
                    </pic:spPr>
                  </pic:pic>
                </a:graphicData>
              </a:graphic>
            </wp:inline>
          </w:drawing>
        </w:r>
      </w:ins>
    </w:p>
    <w:p w14:paraId="4C3F6B0D" w14:textId="008AAB93" w:rsidR="000A4162" w:rsidRPr="00EF076B" w:rsidDel="000A4162" w:rsidRDefault="000A4162">
      <w:pPr>
        <w:rPr>
          <w:del w:id="1772" w:author="carlos cruz" w:date="2015-05-30T10:02:00Z"/>
        </w:rPr>
        <w:pPrChange w:id="1773" w:author="carlos cruz" w:date="2015-05-30T10:02:00Z">
          <w:pPr>
            <w:pStyle w:val="Ttulo3"/>
            <w:ind w:left="720"/>
          </w:pPr>
        </w:pPrChange>
      </w:pPr>
    </w:p>
    <w:p w14:paraId="35C2A411" w14:textId="77777777" w:rsidR="006F3FF2" w:rsidRDefault="006F3FF2" w:rsidP="006F3FF2">
      <w:pPr>
        <w:pStyle w:val="Ttulo1"/>
        <w:numPr>
          <w:ilvl w:val="0"/>
          <w:numId w:val="19"/>
        </w:numPr>
        <w:spacing w:before="100" w:after="100"/>
        <w:ind w:left="454" w:hanging="227"/>
      </w:pPr>
      <w:bookmarkStart w:id="1774" w:name="_Toc417646143"/>
      <w:r>
        <w:t>DISEÑO.</w:t>
      </w:r>
      <w:bookmarkEnd w:id="1774"/>
    </w:p>
    <w:p w14:paraId="071CECFB" w14:textId="77777777" w:rsidR="006F3FF2" w:rsidRDefault="006F3FF2" w:rsidP="006F3FF2">
      <w:pPr>
        <w:pStyle w:val="Ttulo2"/>
        <w:numPr>
          <w:ilvl w:val="1"/>
          <w:numId w:val="19"/>
        </w:numPr>
        <w:spacing w:before="100" w:after="100"/>
        <w:ind w:left="794" w:hanging="397"/>
      </w:pPr>
      <w:bookmarkStart w:id="1775" w:name="_Toc417646144"/>
      <w:r>
        <w:t>Diseño de la Arquitectura</w:t>
      </w:r>
      <w:bookmarkEnd w:id="1775"/>
    </w:p>
    <w:p w14:paraId="7BBC13A0" w14:textId="77777777" w:rsidR="006F3FF2" w:rsidRDefault="006F3FF2" w:rsidP="006F3FF2">
      <w:pPr>
        <w:pStyle w:val="Ttulo3"/>
        <w:keepLines w:val="0"/>
        <w:numPr>
          <w:ilvl w:val="2"/>
          <w:numId w:val="19"/>
        </w:numPr>
        <w:spacing w:before="0" w:beforeAutospacing="0" w:afterAutospacing="0" w:line="240" w:lineRule="auto"/>
        <w:ind w:left="1418" w:hanging="851"/>
        <w:jc w:val="left"/>
      </w:pPr>
      <w:bookmarkStart w:id="1776" w:name="_Toc417646145"/>
      <w:r>
        <w:t>Identificación de Nodos y Configuración de Red</w:t>
      </w:r>
      <w:bookmarkEnd w:id="1776"/>
    </w:p>
    <w:p w14:paraId="7949D509" w14:textId="2BA340F3" w:rsidR="006F3FF2" w:rsidRDefault="00EC2C8F" w:rsidP="00E479F2">
      <w:pPr>
        <w:ind w:firstLine="0"/>
        <w:rPr>
          <w:ins w:id="1777" w:author="carlos cruz" w:date="2015-05-30T10:03:00Z"/>
        </w:rPr>
      </w:pPr>
      <w:r>
        <w:rPr>
          <w:noProof/>
          <w:lang w:val="es-ES" w:eastAsia="es-ES"/>
        </w:rPr>
        <w:drawing>
          <wp:inline distT="0" distB="0" distL="0" distR="0" wp14:anchorId="30FF76A1" wp14:editId="6573DBB0">
            <wp:extent cx="5791835" cy="35477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Despliegue.jpg"/>
                    <pic:cNvPicPr/>
                  </pic:nvPicPr>
                  <pic:blipFill>
                    <a:blip r:embed="rId65">
                      <a:extLst>
                        <a:ext uri="{28A0092B-C50C-407E-A947-70E740481C1C}">
                          <a14:useLocalDpi xmlns:a14="http://schemas.microsoft.com/office/drawing/2010/main" val="0"/>
                        </a:ext>
                      </a:extLst>
                    </a:blip>
                    <a:stretch>
                      <a:fillRect/>
                    </a:stretch>
                  </pic:blipFill>
                  <pic:spPr>
                    <a:xfrm>
                      <a:off x="0" y="0"/>
                      <a:ext cx="5791835" cy="3547745"/>
                    </a:xfrm>
                    <a:prstGeom prst="rect">
                      <a:avLst/>
                    </a:prstGeom>
                  </pic:spPr>
                </pic:pic>
              </a:graphicData>
            </a:graphic>
          </wp:inline>
        </w:drawing>
      </w:r>
    </w:p>
    <w:p w14:paraId="4A53D5C5" w14:textId="77777777" w:rsidR="000A4162" w:rsidRDefault="000A4162">
      <w:pPr>
        <w:pStyle w:val="Ttulo3"/>
        <w:keepLines w:val="0"/>
        <w:numPr>
          <w:ilvl w:val="2"/>
          <w:numId w:val="19"/>
        </w:numPr>
        <w:spacing w:before="0" w:beforeAutospacing="0" w:afterAutospacing="0" w:line="240" w:lineRule="auto"/>
        <w:ind w:left="1418" w:hanging="851"/>
        <w:jc w:val="left"/>
        <w:rPr>
          <w:ins w:id="1778" w:author="carlos cruz" w:date="2015-05-30T10:03:00Z"/>
        </w:rPr>
        <w:pPrChange w:id="1779" w:author="carlos cruz" w:date="2015-05-30T10:04:00Z">
          <w:pPr>
            <w:pStyle w:val="Ttulo3"/>
            <w:keepLines w:val="0"/>
            <w:numPr>
              <w:ilvl w:val="2"/>
              <w:numId w:val="43"/>
            </w:numPr>
            <w:spacing w:before="0" w:beforeAutospacing="0" w:afterAutospacing="0" w:line="240" w:lineRule="auto"/>
            <w:ind w:left="2520" w:hanging="1440"/>
            <w:jc w:val="left"/>
          </w:pPr>
        </w:pPrChange>
      </w:pPr>
      <w:ins w:id="1780" w:author="carlos cruz" w:date="2015-05-30T10:03:00Z">
        <w:r>
          <w:t xml:space="preserve">Identificación de Subsistemas </w:t>
        </w:r>
      </w:ins>
    </w:p>
    <w:p w14:paraId="0D3CC0B5" w14:textId="77777777" w:rsidR="000A4162" w:rsidRDefault="000A4162" w:rsidP="000A4162">
      <w:pPr>
        <w:rPr>
          <w:ins w:id="1781" w:author="carlos cruz" w:date="2015-05-30T10:03:00Z"/>
          <w:lang w:eastAsia="es-BO"/>
        </w:rPr>
      </w:pPr>
    </w:p>
    <w:p w14:paraId="6EB9A6EF" w14:textId="77777777" w:rsidR="000A4162" w:rsidRDefault="000A4162">
      <w:pPr>
        <w:pStyle w:val="Ttulo3"/>
        <w:keepLines w:val="0"/>
        <w:numPr>
          <w:ilvl w:val="2"/>
          <w:numId w:val="19"/>
        </w:numPr>
        <w:spacing w:before="0" w:beforeAutospacing="0" w:afterAutospacing="0" w:line="240" w:lineRule="auto"/>
        <w:ind w:left="1418" w:hanging="851"/>
        <w:jc w:val="left"/>
        <w:rPr>
          <w:ins w:id="1782" w:author="carlos cruz" w:date="2015-05-30T10:03:00Z"/>
        </w:rPr>
        <w:pPrChange w:id="1783" w:author="carlos cruz" w:date="2015-05-30T10:03:00Z">
          <w:pPr>
            <w:pStyle w:val="Ttulo3"/>
            <w:keepLines w:val="0"/>
            <w:numPr>
              <w:ilvl w:val="2"/>
              <w:numId w:val="43"/>
            </w:numPr>
            <w:spacing w:before="0" w:beforeAutospacing="0" w:afterAutospacing="0" w:line="240" w:lineRule="auto"/>
            <w:ind w:left="1418" w:hanging="851"/>
            <w:jc w:val="left"/>
          </w:pPr>
        </w:pPrChange>
      </w:pPr>
      <w:ins w:id="1784" w:author="carlos cruz" w:date="2015-05-30T10:03:00Z">
        <w:r>
          <w:t>Despliegue de subsistema en nodos</w:t>
        </w:r>
      </w:ins>
    </w:p>
    <w:p w14:paraId="63460E17" w14:textId="77777777" w:rsidR="000A4162" w:rsidRPr="002D2619" w:rsidRDefault="000A4162" w:rsidP="000A4162">
      <w:pPr>
        <w:rPr>
          <w:ins w:id="1785" w:author="carlos cruz" w:date="2015-05-30T10:03:00Z"/>
          <w:lang w:eastAsia="es-BO"/>
        </w:rPr>
      </w:pPr>
      <w:ins w:id="1786" w:author="carlos cruz" w:date="2015-05-30T10:03:00Z">
        <w:r>
          <w:t>(Diagrama de despliegue de subsistemas en nodos)</w:t>
        </w:r>
      </w:ins>
    </w:p>
    <w:p w14:paraId="1E87E95A" w14:textId="77777777" w:rsidR="000A4162" w:rsidRPr="002D2619" w:rsidRDefault="000A4162" w:rsidP="00E479F2">
      <w:pPr>
        <w:ind w:firstLine="0"/>
      </w:pPr>
    </w:p>
    <w:p w14:paraId="207EBA79" w14:textId="01C61431" w:rsidR="006F3FF2" w:rsidRDefault="006F3FF2">
      <w:pPr>
        <w:pStyle w:val="Ttulo2"/>
        <w:numPr>
          <w:ilvl w:val="1"/>
          <w:numId w:val="19"/>
        </w:numPr>
        <w:spacing w:before="100" w:after="100"/>
        <w:ind w:left="794" w:hanging="397"/>
        <w:rPr>
          <w:ins w:id="1787" w:author="carlos cruz" w:date="2015-05-30T10:05:00Z"/>
        </w:rPr>
        <w:pPrChange w:id="1788" w:author="carlos cruz" w:date="2015-05-30T10:03:00Z">
          <w:pPr>
            <w:pStyle w:val="Ttulo2"/>
            <w:numPr>
              <w:ilvl w:val="1"/>
              <w:numId w:val="43"/>
            </w:numPr>
            <w:spacing w:before="100" w:after="100"/>
            <w:ind w:left="794" w:hanging="397"/>
          </w:pPr>
        </w:pPrChange>
      </w:pPr>
      <w:bookmarkStart w:id="1789" w:name="_Toc417646146"/>
      <w:r>
        <w:t>Diseñar Caso de Uso</w:t>
      </w:r>
      <w:bookmarkEnd w:id="1789"/>
    </w:p>
    <w:p w14:paraId="6462CC9F"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790" w:author="carlos cruz" w:date="2015-05-30T10:05:00Z"/>
        </w:rPr>
      </w:pPr>
      <w:ins w:id="1791" w:author="carlos cruz" w:date="2015-05-30T10:05:00Z">
        <w:r>
          <w:t>Identificación de clases de diseño</w:t>
        </w:r>
      </w:ins>
    </w:p>
    <w:p w14:paraId="3D50CA47" w14:textId="77777777" w:rsidR="000A4162" w:rsidRDefault="000A4162" w:rsidP="000A4162">
      <w:pPr>
        <w:rPr>
          <w:ins w:id="1792" w:author="carlos cruz" w:date="2015-05-30T10:05:00Z"/>
        </w:rPr>
      </w:pPr>
      <w:ins w:id="1793" w:author="carlos cruz" w:date="2015-05-30T10:05:00Z">
        <w:r>
          <w:t>(Listar incluyendo estereotipo y clase de análisis)</w:t>
        </w:r>
      </w:ins>
    </w:p>
    <w:p w14:paraId="6A714339" w14:textId="77777777" w:rsidR="000A4162" w:rsidRPr="00D85BB1" w:rsidRDefault="000A4162">
      <w:pPr>
        <w:pPrChange w:id="1794" w:author="carlos cruz" w:date="2015-05-30T10:05:00Z">
          <w:pPr>
            <w:pStyle w:val="Ttulo2"/>
            <w:numPr>
              <w:ilvl w:val="1"/>
              <w:numId w:val="43"/>
            </w:numPr>
            <w:spacing w:before="100" w:after="100"/>
            <w:ind w:left="794" w:hanging="397"/>
          </w:pPr>
        </w:pPrChange>
      </w:pPr>
    </w:p>
    <w:p w14:paraId="38C485B4" w14:textId="11104E38" w:rsidR="006F3FF2" w:rsidRDefault="006F3FF2">
      <w:pPr>
        <w:pStyle w:val="Ttulo3"/>
        <w:keepLines w:val="0"/>
        <w:numPr>
          <w:ilvl w:val="2"/>
          <w:numId w:val="19"/>
        </w:numPr>
        <w:spacing w:before="0" w:beforeAutospacing="0" w:afterAutospacing="0" w:line="240" w:lineRule="auto"/>
        <w:ind w:left="1418" w:hanging="851"/>
        <w:jc w:val="left"/>
        <w:pPrChange w:id="1795" w:author="carlos cruz" w:date="2015-05-30T10:03:00Z">
          <w:pPr>
            <w:pStyle w:val="Ttulo3"/>
            <w:keepLines w:val="0"/>
            <w:numPr>
              <w:ilvl w:val="2"/>
              <w:numId w:val="43"/>
            </w:numPr>
            <w:spacing w:before="0" w:beforeAutospacing="0" w:afterAutospacing="0" w:line="240" w:lineRule="auto"/>
            <w:ind w:left="1418" w:hanging="851"/>
            <w:jc w:val="left"/>
          </w:pPr>
        </w:pPrChange>
      </w:pPr>
      <w:bookmarkStart w:id="1796" w:name="_Toc417646147"/>
      <w:r>
        <w:t>D</w:t>
      </w:r>
      <w:ins w:id="1797" w:author="carlos cruz" w:date="2015-05-30T11:17:00Z">
        <w:r w:rsidR="00865265">
          <w:t>iagrama</w:t>
        </w:r>
      </w:ins>
      <w:del w:id="1798" w:author="carlos cruz" w:date="2015-05-30T11:17:00Z">
        <w:r w:rsidDel="00865265">
          <w:delText>escripción</w:delText>
        </w:r>
      </w:del>
      <w:r>
        <w:t xml:space="preserve"> de interacción</w:t>
      </w:r>
      <w:bookmarkEnd w:id="1796"/>
    </w:p>
    <w:p w14:paraId="664A2ABF" w14:textId="31F5602D" w:rsidR="006F3FF2" w:rsidDel="00217A91" w:rsidRDefault="006F3FF2">
      <w:pPr>
        <w:pStyle w:val="Ttulo4"/>
        <w:numPr>
          <w:ilvl w:val="0"/>
          <w:numId w:val="46"/>
        </w:numPr>
        <w:rPr>
          <w:del w:id="1799" w:author="carlos cruz" w:date="2015-05-30T10:20:00Z"/>
        </w:rPr>
        <w:pPrChange w:id="1800" w:author="carlos cruz" w:date="2015-05-30T10:20:00Z">
          <w:pPr>
            <w:pStyle w:val="Ttulo4"/>
            <w:ind w:left="1068"/>
          </w:pPr>
        </w:pPrChange>
      </w:pPr>
      <w:del w:id="1801" w:author="carlos cruz" w:date="2015-05-30T10:20:00Z">
        <w:r w:rsidRPr="00B773A0" w:rsidDel="00217A91">
          <w:rPr>
            <w:noProof/>
            <w:lang w:val="es-ES" w:eastAsia="es-ES"/>
            <w:rPrChange w:id="1802" w:author="Server Document" w:date="2015-05-30T16:19:00Z">
              <w:rPr>
                <w:noProof/>
                <w:lang w:val="es-ES" w:eastAsia="es-ES"/>
              </w:rPr>
            </w:rPrChange>
          </w:rPr>
          <w:drawing>
            <wp:anchor distT="0" distB="0" distL="114300" distR="114300" simplePos="0" relativeHeight="251658253" behindDoc="0" locked="0" layoutInCell="1" allowOverlap="1" wp14:anchorId="6ABC466E" wp14:editId="5B10DA8D">
              <wp:simplePos x="0" y="0"/>
              <wp:positionH relativeFrom="margin">
                <wp:align>right</wp:align>
              </wp:positionH>
              <wp:positionV relativeFrom="paragraph">
                <wp:posOffset>458470</wp:posOffset>
              </wp:positionV>
              <wp:extent cx="5612130" cy="4576445"/>
              <wp:effectExtent l="0" t="0" r="762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4576445"/>
                      </a:xfrm>
                      <a:prstGeom prst="rect">
                        <a:avLst/>
                      </a:prstGeom>
                      <a:noFill/>
                      <a:ln>
                        <a:noFill/>
                      </a:ln>
                    </pic:spPr>
                  </pic:pic>
                </a:graphicData>
              </a:graphic>
            </wp:anchor>
          </w:drawing>
        </w:r>
        <w:r w:rsidRPr="006B2347" w:rsidDel="00217A91">
          <w:delText>Asignar Ambulancia</w:delText>
        </w:r>
      </w:del>
    </w:p>
    <w:p w14:paraId="4656D1DB" w14:textId="2D7774D1" w:rsidR="006F3FF2" w:rsidRPr="00C76A9A" w:rsidDel="00217A91" w:rsidRDefault="006F3FF2" w:rsidP="006F3FF2">
      <w:pPr>
        <w:rPr>
          <w:del w:id="1803" w:author="carlos cruz" w:date="2015-05-30T10:20:00Z"/>
          <w:lang w:eastAsia="es-BO"/>
        </w:rPr>
      </w:pPr>
    </w:p>
    <w:p w14:paraId="0BBD8AB0" w14:textId="75CCBD7B" w:rsidR="006F3FF2" w:rsidDel="00217A91" w:rsidRDefault="006F3FF2" w:rsidP="006F3FF2">
      <w:pPr>
        <w:pStyle w:val="Ttulo4"/>
        <w:ind w:left="1068"/>
        <w:rPr>
          <w:del w:id="1804" w:author="carlos cruz" w:date="2015-05-30T10:20:00Z"/>
        </w:rPr>
      </w:pPr>
      <w:del w:id="1805" w:author="carlos cruz" w:date="2015-05-30T10:20:00Z">
        <w:r w:rsidRPr="004B65D6" w:rsidDel="00217A91">
          <w:rPr>
            <w:noProof/>
            <w:lang w:val="es-ES" w:eastAsia="es-ES"/>
            <w:rPrChange w:id="1806" w:author="Server Document" w:date="2015-05-30T16:19:00Z">
              <w:rPr>
                <w:noProof/>
                <w:lang w:val="es-ES" w:eastAsia="es-ES"/>
              </w:rPr>
            </w:rPrChange>
          </w:rPr>
          <w:drawing>
            <wp:anchor distT="0" distB="0" distL="114300" distR="114300" simplePos="0" relativeHeight="251658252" behindDoc="0" locked="0" layoutInCell="1" allowOverlap="1" wp14:anchorId="58AFED19" wp14:editId="19E7A433">
              <wp:simplePos x="0" y="0"/>
              <wp:positionH relativeFrom="margin">
                <wp:posOffset>253365</wp:posOffset>
              </wp:positionH>
              <wp:positionV relativeFrom="paragraph">
                <wp:posOffset>445135</wp:posOffset>
              </wp:positionV>
              <wp:extent cx="5864225" cy="4093210"/>
              <wp:effectExtent l="0" t="0" r="3175" b="254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64225" cy="4093210"/>
                      </a:xfrm>
                      <a:prstGeom prst="rect">
                        <a:avLst/>
                      </a:prstGeom>
                      <a:noFill/>
                      <a:ln>
                        <a:noFill/>
                      </a:ln>
                    </pic:spPr>
                  </pic:pic>
                </a:graphicData>
              </a:graphic>
            </wp:anchor>
          </w:drawing>
        </w:r>
        <w:r w:rsidRPr="00643429" w:rsidDel="00217A91">
          <w:delText>Solicitar Ambulancia</w:delText>
        </w:r>
      </w:del>
    </w:p>
    <w:p w14:paraId="4A8DFB6A" w14:textId="77777777" w:rsidR="00217A91" w:rsidRDefault="00217A91">
      <w:pPr>
        <w:pStyle w:val="Titulo3"/>
        <w:numPr>
          <w:ilvl w:val="0"/>
          <w:numId w:val="46"/>
        </w:numPr>
        <w:rPr>
          <w:ins w:id="1807" w:author="carlos cruz" w:date="2015-05-30T10:20:00Z"/>
        </w:rPr>
        <w:pPrChange w:id="1808" w:author="carlos cruz" w:date="2015-05-30T10:20:00Z">
          <w:pPr>
            <w:pStyle w:val="Titulo3"/>
            <w:numPr>
              <w:numId w:val="44"/>
            </w:numPr>
            <w:ind w:left="1080" w:hanging="360"/>
          </w:pPr>
        </w:pPrChange>
      </w:pPr>
      <w:ins w:id="1809" w:author="carlos cruz" w:date="2015-05-30T10:20:00Z">
        <w:r w:rsidRPr="00643429">
          <w:t xml:space="preserve">Solicitar Afiliación. </w:t>
        </w:r>
      </w:ins>
    </w:p>
    <w:p w14:paraId="43F2E25B" w14:textId="77777777" w:rsidR="00217A91" w:rsidRDefault="00217A91">
      <w:pPr>
        <w:pStyle w:val="Titulo3"/>
        <w:numPr>
          <w:ilvl w:val="0"/>
          <w:numId w:val="46"/>
        </w:numPr>
        <w:rPr>
          <w:ins w:id="1810" w:author="carlos cruz" w:date="2015-05-30T11:17:00Z"/>
        </w:rPr>
        <w:pPrChange w:id="1811" w:author="carlos cruz" w:date="2015-05-30T10:20:00Z">
          <w:pPr>
            <w:pStyle w:val="Titulo3"/>
            <w:numPr>
              <w:numId w:val="44"/>
            </w:numPr>
            <w:ind w:left="1080" w:hanging="360"/>
          </w:pPr>
        </w:pPrChange>
      </w:pPr>
      <w:ins w:id="1812" w:author="carlos cruz" w:date="2015-05-30T10:20:00Z">
        <w:r>
          <w:t>S</w:t>
        </w:r>
        <w:r w:rsidRPr="00643429">
          <w:t>olicitar Ambulancia.</w:t>
        </w:r>
      </w:ins>
    </w:p>
    <w:p w14:paraId="25F7FDD8" w14:textId="11D63F37" w:rsidR="00865265" w:rsidRPr="00D85BB1" w:rsidRDefault="00865265">
      <w:pPr>
        <w:rPr>
          <w:ins w:id="1813" w:author="carlos cruz" w:date="2015-05-30T10:20:00Z"/>
        </w:rPr>
        <w:pPrChange w:id="1814" w:author="carlos cruz" w:date="2015-05-30T11:17:00Z">
          <w:pPr>
            <w:pStyle w:val="Titulo3"/>
            <w:numPr>
              <w:numId w:val="44"/>
            </w:numPr>
            <w:ind w:left="1080" w:hanging="360"/>
          </w:pPr>
        </w:pPrChange>
      </w:pPr>
      <w:ins w:id="1815" w:author="carlos cruz" w:date="2015-05-30T11:17:00Z">
        <w:r w:rsidRPr="00865265">
          <w:rPr>
            <w:noProof/>
            <w:lang w:val="es-ES" w:eastAsia="es-ES"/>
            <w:rPrChange w:id="1816" w:author="Unknown">
              <w:rPr>
                <w:noProof/>
                <w:lang w:eastAsia="es-ES"/>
              </w:rPr>
            </w:rPrChange>
          </w:rPr>
          <w:drawing>
            <wp:inline distT="0" distB="0" distL="0" distR="0" wp14:anchorId="03F1E71B" wp14:editId="24AE3DC7">
              <wp:extent cx="5791835" cy="404322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91835" cy="4043226"/>
                      </a:xfrm>
                      <a:prstGeom prst="rect">
                        <a:avLst/>
                      </a:prstGeom>
                      <a:noFill/>
                      <a:ln>
                        <a:noFill/>
                      </a:ln>
                    </pic:spPr>
                  </pic:pic>
                </a:graphicData>
              </a:graphic>
            </wp:inline>
          </w:drawing>
        </w:r>
      </w:ins>
    </w:p>
    <w:p w14:paraId="57E29686" w14:textId="77777777" w:rsidR="00217A91" w:rsidRPr="000B01C5" w:rsidRDefault="00217A91">
      <w:pPr>
        <w:pStyle w:val="Titulo3"/>
        <w:numPr>
          <w:ilvl w:val="0"/>
          <w:numId w:val="46"/>
        </w:numPr>
        <w:rPr>
          <w:ins w:id="1817" w:author="carlos cruz" w:date="2015-05-30T10:20:00Z"/>
        </w:rPr>
        <w:pPrChange w:id="1818" w:author="carlos cruz" w:date="2015-05-30T10:20:00Z">
          <w:pPr>
            <w:pStyle w:val="Titulo3"/>
            <w:numPr>
              <w:numId w:val="44"/>
            </w:numPr>
            <w:ind w:left="1080" w:hanging="360"/>
          </w:pPr>
        </w:pPrChange>
      </w:pPr>
      <w:ins w:id="1819" w:author="carlos cruz" w:date="2015-05-30T10:20:00Z">
        <w:r w:rsidRPr="00643429">
          <w:lastRenderedPageBreak/>
          <w:t>Gestionar Gesto.</w:t>
        </w:r>
      </w:ins>
    </w:p>
    <w:p w14:paraId="2AB567E0" w14:textId="77777777" w:rsidR="00217A91" w:rsidRDefault="00217A91">
      <w:pPr>
        <w:pStyle w:val="Titulo3"/>
        <w:numPr>
          <w:ilvl w:val="0"/>
          <w:numId w:val="46"/>
        </w:numPr>
        <w:rPr>
          <w:ins w:id="1820" w:author="carlos cruz" w:date="2015-05-30T10:20:00Z"/>
        </w:rPr>
        <w:pPrChange w:id="1821" w:author="carlos cruz" w:date="2015-05-30T10:20:00Z">
          <w:pPr>
            <w:pStyle w:val="Titulo3"/>
            <w:numPr>
              <w:numId w:val="44"/>
            </w:numPr>
            <w:ind w:left="1080" w:hanging="360"/>
          </w:pPr>
        </w:pPrChange>
      </w:pPr>
      <w:ins w:id="1822" w:author="carlos cruz" w:date="2015-05-30T10:20:00Z">
        <w:r w:rsidRPr="00643429">
          <w:t>Visualizar Primeros Auxilios.</w:t>
        </w:r>
      </w:ins>
    </w:p>
    <w:p w14:paraId="0C5EC403" w14:textId="77777777" w:rsidR="00217A91" w:rsidRPr="006B2347" w:rsidRDefault="00217A91">
      <w:pPr>
        <w:pStyle w:val="Titulo3"/>
        <w:numPr>
          <w:ilvl w:val="0"/>
          <w:numId w:val="46"/>
        </w:numPr>
        <w:rPr>
          <w:ins w:id="1823" w:author="carlos cruz" w:date="2015-05-30T10:20:00Z"/>
        </w:rPr>
        <w:pPrChange w:id="1824" w:author="carlos cruz" w:date="2015-05-30T10:20:00Z">
          <w:pPr>
            <w:pStyle w:val="Titulo3"/>
            <w:numPr>
              <w:numId w:val="44"/>
            </w:numPr>
            <w:ind w:left="1080" w:hanging="360"/>
          </w:pPr>
        </w:pPrChange>
      </w:pPr>
      <w:ins w:id="1825" w:author="carlos cruz" w:date="2015-05-30T10:20:00Z">
        <w:r w:rsidRPr="006B2347">
          <w:t xml:space="preserve">Asignar Ambulancia </w:t>
        </w:r>
      </w:ins>
    </w:p>
    <w:p w14:paraId="2A924D15" w14:textId="77777777" w:rsidR="00217A91" w:rsidRDefault="00217A91">
      <w:pPr>
        <w:pStyle w:val="Titulo3"/>
        <w:numPr>
          <w:ilvl w:val="0"/>
          <w:numId w:val="46"/>
        </w:numPr>
        <w:rPr>
          <w:ins w:id="1826" w:author="carlos cruz" w:date="2015-05-30T10:20:00Z"/>
        </w:rPr>
        <w:pPrChange w:id="1827" w:author="carlos cruz" w:date="2015-05-30T10:20:00Z">
          <w:pPr>
            <w:pStyle w:val="Titulo3"/>
            <w:numPr>
              <w:numId w:val="44"/>
            </w:numPr>
            <w:ind w:left="1080" w:hanging="360"/>
          </w:pPr>
        </w:pPrChange>
      </w:pPr>
      <w:ins w:id="1828" w:author="carlos cruz" w:date="2015-05-30T10:20:00Z">
        <w:r>
          <w:t>Cambiar Estado.</w:t>
        </w:r>
      </w:ins>
    </w:p>
    <w:p w14:paraId="49A3D5A0" w14:textId="77777777" w:rsidR="00217A91" w:rsidRDefault="00217A91">
      <w:pPr>
        <w:pStyle w:val="Titulo3"/>
        <w:numPr>
          <w:ilvl w:val="0"/>
          <w:numId w:val="46"/>
        </w:numPr>
        <w:rPr>
          <w:ins w:id="1829" w:author="carlos cruz" w:date="2015-05-30T10:20:00Z"/>
          <w:szCs w:val="22"/>
        </w:rPr>
        <w:pPrChange w:id="1830" w:author="carlos cruz" w:date="2015-05-30T10:20:00Z">
          <w:pPr>
            <w:pStyle w:val="Titulo3"/>
            <w:numPr>
              <w:numId w:val="44"/>
            </w:numPr>
            <w:ind w:left="1080" w:hanging="360"/>
          </w:pPr>
        </w:pPrChange>
      </w:pPr>
      <w:ins w:id="1831" w:author="carlos cruz" w:date="2015-05-30T10:20:00Z">
        <w:r>
          <w:rPr>
            <w:rFonts w:eastAsia="Times New Roman" w:cs="Calibri"/>
            <w:color w:val="000000"/>
            <w:lang w:eastAsia="es-BO"/>
          </w:rPr>
          <w:t>Solicitar Centro</w:t>
        </w:r>
        <w:r w:rsidRPr="00A52731">
          <w:rPr>
            <w:rFonts w:eastAsia="Times New Roman" w:cs="Calibri"/>
            <w:color w:val="000000"/>
            <w:lang w:eastAsia="es-BO"/>
          </w:rPr>
          <w:t xml:space="preserve"> De Salud</w:t>
        </w:r>
        <w:r w:rsidRPr="00643429">
          <w:rPr>
            <w:szCs w:val="22"/>
          </w:rPr>
          <w:t>.</w:t>
        </w:r>
      </w:ins>
    </w:p>
    <w:p w14:paraId="2D474167" w14:textId="77777777" w:rsidR="00217A91" w:rsidRDefault="00217A91">
      <w:pPr>
        <w:pStyle w:val="Titulo3"/>
        <w:numPr>
          <w:ilvl w:val="0"/>
          <w:numId w:val="46"/>
        </w:numPr>
        <w:rPr>
          <w:ins w:id="1832" w:author="carlos cruz" w:date="2015-05-30T10:20:00Z"/>
          <w:szCs w:val="22"/>
        </w:rPr>
        <w:pPrChange w:id="1833" w:author="carlos cruz" w:date="2015-05-30T10:20:00Z">
          <w:pPr>
            <w:pStyle w:val="Titulo3"/>
            <w:numPr>
              <w:numId w:val="44"/>
            </w:numPr>
            <w:ind w:left="1080" w:hanging="360"/>
          </w:pPr>
        </w:pPrChange>
      </w:pPr>
      <w:ins w:id="1834" w:author="carlos cruz" w:date="2015-05-30T10:20:00Z">
        <w:r w:rsidRPr="00643429">
          <w:rPr>
            <w:szCs w:val="22"/>
          </w:rPr>
          <w:t>Visualizar Historia Clínica.</w:t>
        </w:r>
      </w:ins>
    </w:p>
    <w:p w14:paraId="21A4E3F0" w14:textId="77777777" w:rsidR="00217A91" w:rsidRDefault="00217A91">
      <w:pPr>
        <w:pStyle w:val="Titulo3"/>
        <w:numPr>
          <w:ilvl w:val="0"/>
          <w:numId w:val="46"/>
        </w:numPr>
        <w:rPr>
          <w:ins w:id="1835" w:author="carlos cruz" w:date="2015-05-30T10:20:00Z"/>
        </w:rPr>
        <w:pPrChange w:id="1836" w:author="carlos cruz" w:date="2015-05-30T10:20:00Z">
          <w:pPr>
            <w:pStyle w:val="Titulo3"/>
            <w:numPr>
              <w:numId w:val="44"/>
            </w:numPr>
            <w:ind w:left="1080" w:hanging="360"/>
          </w:pPr>
        </w:pPrChange>
      </w:pPr>
      <w:ins w:id="1837" w:author="carlos cruz" w:date="2015-05-30T10:20:00Z">
        <w:r>
          <w:t>Trazar Ruta.</w:t>
        </w:r>
      </w:ins>
    </w:p>
    <w:p w14:paraId="4DC927A8" w14:textId="77777777" w:rsidR="00217A91" w:rsidRDefault="00217A91">
      <w:pPr>
        <w:pStyle w:val="Titulo3"/>
        <w:numPr>
          <w:ilvl w:val="0"/>
          <w:numId w:val="46"/>
        </w:numPr>
        <w:rPr>
          <w:ins w:id="1838" w:author="carlos cruz" w:date="2015-05-30T10:20:00Z"/>
        </w:rPr>
        <w:pPrChange w:id="1839" w:author="carlos cruz" w:date="2015-05-30T10:20:00Z">
          <w:pPr>
            <w:pStyle w:val="Titulo3"/>
            <w:numPr>
              <w:numId w:val="44"/>
            </w:numPr>
            <w:ind w:left="1080" w:hanging="360"/>
          </w:pPr>
        </w:pPrChange>
      </w:pPr>
      <w:ins w:id="1840" w:author="carlos cruz" w:date="2015-05-30T10:20:00Z">
        <w:r>
          <w:t xml:space="preserve">Confirmar Afiliación. </w:t>
        </w:r>
      </w:ins>
    </w:p>
    <w:p w14:paraId="39033E16" w14:textId="77777777" w:rsidR="00217A91" w:rsidRDefault="00217A91">
      <w:pPr>
        <w:pStyle w:val="Titulo3"/>
        <w:numPr>
          <w:ilvl w:val="0"/>
          <w:numId w:val="46"/>
        </w:numPr>
        <w:rPr>
          <w:ins w:id="1841" w:author="carlos cruz" w:date="2015-05-30T10:20:00Z"/>
        </w:rPr>
        <w:pPrChange w:id="1842" w:author="carlos cruz" w:date="2015-05-30T10:20:00Z">
          <w:pPr>
            <w:pStyle w:val="Titulo3"/>
            <w:numPr>
              <w:numId w:val="44"/>
            </w:numPr>
            <w:ind w:left="1080" w:hanging="360"/>
          </w:pPr>
        </w:pPrChange>
      </w:pPr>
      <w:ins w:id="1843" w:author="carlos cruz" w:date="2015-05-30T10:20:00Z">
        <w:r>
          <w:t>Establecer Perfiles de Congestión.</w:t>
        </w:r>
      </w:ins>
    </w:p>
    <w:p w14:paraId="4C71949A" w14:textId="77777777" w:rsidR="00217A91" w:rsidRDefault="00217A91">
      <w:pPr>
        <w:pStyle w:val="Titulo3"/>
        <w:numPr>
          <w:ilvl w:val="0"/>
          <w:numId w:val="46"/>
        </w:numPr>
        <w:rPr>
          <w:ins w:id="1844" w:author="carlos cruz" w:date="2015-05-30T10:20:00Z"/>
        </w:rPr>
        <w:pPrChange w:id="1845" w:author="carlos cruz" w:date="2015-05-30T10:20:00Z">
          <w:pPr>
            <w:pStyle w:val="Titulo3"/>
            <w:numPr>
              <w:numId w:val="44"/>
            </w:numPr>
            <w:ind w:left="1080" w:hanging="360"/>
          </w:pPr>
        </w:pPrChange>
      </w:pPr>
      <w:ins w:id="1846" w:author="carlos cruz" w:date="2015-05-30T10:20:00Z">
        <w:r>
          <w:t>Asignar Ambulancia al Cuadrante.</w:t>
        </w:r>
      </w:ins>
    </w:p>
    <w:p w14:paraId="017E4A66" w14:textId="77777777" w:rsidR="006F3FF2" w:rsidRDefault="006F3FF2" w:rsidP="006F3FF2"/>
    <w:p w14:paraId="7626F539" w14:textId="6ABD06C2" w:rsidR="003563AF" w:rsidRDefault="003563AF" w:rsidP="006F3FF2"/>
    <w:p w14:paraId="624E23B7" w14:textId="77777777" w:rsidR="003563AF" w:rsidRDefault="003563AF" w:rsidP="006F3FF2"/>
    <w:p w14:paraId="14F7FD03" w14:textId="77777777" w:rsidR="003563AF" w:rsidRDefault="003563AF" w:rsidP="006F3FF2"/>
    <w:p w14:paraId="461819C5" w14:textId="77777777" w:rsidR="003563AF" w:rsidRDefault="003563AF" w:rsidP="006F3FF2"/>
    <w:p w14:paraId="69BFEB4B" w14:textId="77777777" w:rsidR="003563AF" w:rsidRDefault="003563AF" w:rsidP="006F3FF2"/>
    <w:p w14:paraId="7D20BD68" w14:textId="77777777" w:rsidR="003563AF" w:rsidRDefault="003563AF" w:rsidP="006F3FF2"/>
    <w:p w14:paraId="6E50E080" w14:textId="77777777" w:rsidR="003563AF" w:rsidRDefault="003563AF" w:rsidP="006F3FF2"/>
    <w:p w14:paraId="64F8D0F7" w14:textId="77777777" w:rsidR="006F3FF2" w:rsidRDefault="006F3FF2">
      <w:pPr>
        <w:pStyle w:val="Ttulo3"/>
        <w:keepLines w:val="0"/>
        <w:numPr>
          <w:ilvl w:val="2"/>
          <w:numId w:val="19"/>
        </w:numPr>
        <w:spacing w:before="0" w:beforeAutospacing="0" w:afterAutospacing="0" w:line="240" w:lineRule="auto"/>
        <w:ind w:left="1418" w:hanging="851"/>
        <w:jc w:val="left"/>
        <w:pPrChange w:id="1847" w:author="carlos cruz" w:date="2015-05-30T10:03:00Z">
          <w:pPr>
            <w:pStyle w:val="Ttulo3"/>
            <w:keepLines w:val="0"/>
            <w:numPr>
              <w:ilvl w:val="2"/>
              <w:numId w:val="43"/>
            </w:numPr>
            <w:spacing w:before="0" w:beforeAutospacing="0" w:afterAutospacing="0" w:line="240" w:lineRule="auto"/>
            <w:ind w:left="1418" w:hanging="851"/>
            <w:jc w:val="left"/>
          </w:pPr>
        </w:pPrChange>
      </w:pPr>
      <w:bookmarkStart w:id="1848" w:name="_Toc417646148"/>
      <w:r>
        <w:t>Diseño de Interfaz</w:t>
      </w:r>
      <w:bookmarkEnd w:id="1848"/>
    </w:p>
    <w:p w14:paraId="3875907D" w14:textId="70125315" w:rsidR="006F3FF2" w:rsidRPr="002D2619" w:rsidRDefault="003563AF" w:rsidP="006F3FF2">
      <w:pPr>
        <w:rPr>
          <w:lang w:eastAsia="es-BO"/>
        </w:rPr>
      </w:pPr>
      <w:r>
        <w:rPr>
          <w:lang w:eastAsia="es-BO"/>
        </w:rPr>
        <w:t>Caso de Uso Solicitar Ambulancia.</w:t>
      </w:r>
    </w:p>
    <w:p w14:paraId="24397057" w14:textId="48C4F29B" w:rsidR="006F3FF2" w:rsidRDefault="003563AF" w:rsidP="00D36277">
      <w:r>
        <w:rPr>
          <w:noProof/>
          <w:lang w:val="es-ES" w:eastAsia="es-ES"/>
        </w:rPr>
        <w:lastRenderedPageBreak/>
        <w:drawing>
          <wp:inline distT="0" distB="0" distL="0" distR="0" wp14:anchorId="469BF947" wp14:editId="340DDA78">
            <wp:extent cx="4596130" cy="62579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50420_113640_HDR.png"/>
                    <pic:cNvPicPr/>
                  </pic:nvPicPr>
                  <pic:blipFill>
                    <a:blip r:embed="rId69" cstate="email">
                      <a:extLst>
                        <a:ext uri="{28A0092B-C50C-407E-A947-70E740481C1C}">
                          <a14:useLocalDpi xmlns:a14="http://schemas.microsoft.com/office/drawing/2010/main"/>
                        </a:ext>
                      </a:extLst>
                    </a:blip>
                    <a:stretch>
                      <a:fillRect/>
                    </a:stretch>
                  </pic:blipFill>
                  <pic:spPr>
                    <a:xfrm>
                      <a:off x="0" y="0"/>
                      <a:ext cx="4596130" cy="6257925"/>
                    </a:xfrm>
                    <a:prstGeom prst="rect">
                      <a:avLst/>
                    </a:prstGeom>
                  </pic:spPr>
                </pic:pic>
              </a:graphicData>
            </a:graphic>
          </wp:inline>
        </w:drawing>
      </w:r>
    </w:p>
    <w:p w14:paraId="6DA0A18C" w14:textId="77777777" w:rsidR="000A4162" w:rsidRDefault="000A4162" w:rsidP="000A4162">
      <w:pPr>
        <w:pStyle w:val="Ttulo2"/>
        <w:numPr>
          <w:ilvl w:val="1"/>
          <w:numId w:val="19"/>
        </w:numPr>
        <w:spacing w:before="100" w:after="100"/>
        <w:ind w:left="794" w:hanging="397"/>
        <w:rPr>
          <w:ins w:id="1849" w:author="carlos cruz" w:date="2015-05-30T10:05:00Z"/>
        </w:rPr>
      </w:pPr>
      <w:ins w:id="1850" w:author="carlos cruz" w:date="2015-05-30T10:05:00Z">
        <w:r>
          <w:lastRenderedPageBreak/>
          <w:t>Diseño de Datos</w:t>
        </w:r>
      </w:ins>
    </w:p>
    <w:p w14:paraId="466269D3"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851" w:author="carlos cruz" w:date="2015-05-30T10:05:00Z"/>
        </w:rPr>
      </w:pPr>
      <w:ins w:id="1852" w:author="carlos cruz" w:date="2015-05-30T10:05:00Z">
        <w:r>
          <w:t>Diseño lógico</w:t>
        </w:r>
      </w:ins>
    </w:p>
    <w:p w14:paraId="4882A822"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853" w:author="carlos cruz" w:date="2015-05-30T10:05:00Z"/>
        </w:rPr>
      </w:pPr>
      <w:ins w:id="1854" w:author="carlos cruz" w:date="2015-05-30T10:05:00Z">
        <w:r>
          <w:t>Diseño físico</w:t>
        </w:r>
      </w:ins>
    </w:p>
    <w:p w14:paraId="5778EA14"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855" w:author="carlos cruz" w:date="2015-05-30T10:05:00Z"/>
        </w:rPr>
      </w:pPr>
      <w:ins w:id="1856" w:author="carlos cruz" w:date="2015-05-30T10:05:00Z">
        <w:r>
          <w:t>Tabla de Volumen</w:t>
        </w:r>
      </w:ins>
    </w:p>
    <w:p w14:paraId="54B8F747"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857" w:author="carlos cruz" w:date="2015-05-30T10:05:00Z"/>
        </w:rPr>
      </w:pPr>
      <w:ins w:id="1858" w:author="carlos cruz" w:date="2015-05-30T10:05:00Z">
        <w:r>
          <w:t>Script</w:t>
        </w:r>
      </w:ins>
    </w:p>
    <w:p w14:paraId="56F33BDA"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859" w:author="carlos cruz" w:date="2015-05-30T10:06:00Z"/>
        </w:rPr>
      </w:pPr>
      <w:ins w:id="1860" w:author="carlos cruz" w:date="2015-05-30T10:05:00Z">
        <w:r>
          <w:t>Procedimientos Almacenados</w:t>
        </w:r>
      </w:ins>
    </w:p>
    <w:p w14:paraId="60835F7B" w14:textId="77777777" w:rsidR="000A4162" w:rsidRPr="00D85BB1" w:rsidRDefault="000A4162">
      <w:pPr>
        <w:rPr>
          <w:ins w:id="1861" w:author="carlos cruz" w:date="2015-05-30T10:05:00Z"/>
        </w:rPr>
        <w:pPrChange w:id="1862" w:author="carlos cruz" w:date="2015-05-30T10:06:00Z">
          <w:pPr>
            <w:pStyle w:val="Ttulo3"/>
            <w:keepLines w:val="0"/>
            <w:numPr>
              <w:ilvl w:val="2"/>
              <w:numId w:val="19"/>
            </w:numPr>
            <w:spacing w:before="0" w:beforeAutospacing="0" w:afterAutospacing="0" w:line="240" w:lineRule="auto"/>
            <w:ind w:left="1418" w:hanging="851"/>
            <w:jc w:val="left"/>
          </w:pPr>
        </w:pPrChange>
      </w:pPr>
    </w:p>
    <w:p w14:paraId="1C4D675F" w14:textId="77777777" w:rsidR="000A4162" w:rsidRDefault="000A4162" w:rsidP="000A4162">
      <w:pPr>
        <w:pStyle w:val="Ttulo2"/>
        <w:numPr>
          <w:ilvl w:val="1"/>
          <w:numId w:val="19"/>
        </w:numPr>
        <w:spacing w:before="100" w:after="100"/>
        <w:ind w:left="794" w:hanging="397"/>
        <w:rPr>
          <w:ins w:id="1863" w:author="carlos cruz" w:date="2015-05-30T10:06:00Z"/>
        </w:rPr>
      </w:pPr>
      <w:ins w:id="1864" w:author="carlos cruz" w:date="2015-05-30T10:06:00Z">
        <w:r>
          <w:t>Diseñar Subsistema</w:t>
        </w:r>
      </w:ins>
    </w:p>
    <w:p w14:paraId="36AA71AB" w14:textId="77777777" w:rsidR="00417A78" w:rsidRPr="00D85BB1" w:rsidRDefault="00417A78">
      <w:pPr>
        <w:rPr>
          <w:ins w:id="1865" w:author="carlos cruz" w:date="2015-05-30T10:06:00Z"/>
        </w:rPr>
        <w:pPrChange w:id="1866" w:author="carlos cruz" w:date="2015-05-30T10:06:00Z">
          <w:pPr>
            <w:pStyle w:val="Ttulo2"/>
            <w:numPr>
              <w:ilvl w:val="1"/>
              <w:numId w:val="19"/>
            </w:numPr>
            <w:spacing w:before="100" w:after="100"/>
            <w:ind w:left="794" w:hanging="397"/>
          </w:pPr>
        </w:pPrChange>
      </w:pPr>
    </w:p>
    <w:p w14:paraId="619D5B3F" w14:textId="77777777" w:rsidR="00417A78" w:rsidRDefault="00417A78" w:rsidP="00417A78">
      <w:pPr>
        <w:pStyle w:val="Ttulo1"/>
        <w:numPr>
          <w:ilvl w:val="0"/>
          <w:numId w:val="19"/>
        </w:numPr>
        <w:spacing w:before="100" w:after="100"/>
        <w:ind w:left="454" w:hanging="227"/>
        <w:rPr>
          <w:ins w:id="1867" w:author="carlos cruz" w:date="2015-05-30T10:06:00Z"/>
        </w:rPr>
      </w:pPr>
      <w:ins w:id="1868" w:author="carlos cruz" w:date="2015-05-30T10:06:00Z">
        <w:r>
          <w:t>IMPLEMENTACIÓN.</w:t>
        </w:r>
      </w:ins>
    </w:p>
    <w:p w14:paraId="6CC268A2" w14:textId="77777777" w:rsidR="00417A78" w:rsidRDefault="00417A78" w:rsidP="00417A78">
      <w:pPr>
        <w:pStyle w:val="Ttulo2"/>
        <w:numPr>
          <w:ilvl w:val="1"/>
          <w:numId w:val="19"/>
        </w:numPr>
        <w:spacing w:before="100" w:after="100"/>
        <w:ind w:left="794" w:hanging="397"/>
        <w:rPr>
          <w:ins w:id="1869" w:author="carlos cruz" w:date="2015-05-30T10:06:00Z"/>
        </w:rPr>
      </w:pPr>
      <w:ins w:id="1870" w:author="carlos cruz" w:date="2015-05-30T10:06:00Z">
        <w:r>
          <w:t>Implementación de la Arquitectura</w:t>
        </w:r>
      </w:ins>
    </w:p>
    <w:p w14:paraId="79350C81" w14:textId="77777777" w:rsidR="00417A78" w:rsidRDefault="00417A78" w:rsidP="00417A78">
      <w:pPr>
        <w:pStyle w:val="Ttulo2"/>
        <w:numPr>
          <w:ilvl w:val="1"/>
          <w:numId w:val="19"/>
        </w:numPr>
        <w:spacing w:before="100" w:after="100"/>
        <w:ind w:left="794" w:hanging="397"/>
        <w:rPr>
          <w:ins w:id="1871" w:author="carlos cruz" w:date="2015-05-30T10:06:00Z"/>
        </w:rPr>
      </w:pPr>
      <w:ins w:id="1872" w:author="carlos cruz" w:date="2015-05-30T10:06:00Z">
        <w:r>
          <w:t>Integrar Sistemas</w:t>
        </w:r>
      </w:ins>
    </w:p>
    <w:p w14:paraId="032DA23C" w14:textId="77777777" w:rsidR="00417A78" w:rsidRDefault="00417A78" w:rsidP="00417A78">
      <w:pPr>
        <w:pStyle w:val="Ttulo2"/>
        <w:numPr>
          <w:ilvl w:val="1"/>
          <w:numId w:val="19"/>
        </w:numPr>
        <w:spacing w:before="100" w:after="100"/>
        <w:ind w:left="794" w:hanging="397"/>
        <w:rPr>
          <w:ins w:id="1873" w:author="carlos cruz" w:date="2015-05-30T10:06:00Z"/>
        </w:rPr>
      </w:pPr>
      <w:ins w:id="1874" w:author="carlos cruz" w:date="2015-05-30T10:06:00Z">
        <w:r>
          <w:t>Implementar una Clase</w:t>
        </w:r>
      </w:ins>
    </w:p>
    <w:p w14:paraId="08B58488" w14:textId="77777777" w:rsidR="00417A78" w:rsidRDefault="00417A78" w:rsidP="00417A78">
      <w:pPr>
        <w:pStyle w:val="Ttulo2"/>
        <w:numPr>
          <w:ilvl w:val="1"/>
          <w:numId w:val="19"/>
        </w:numPr>
        <w:spacing w:before="100" w:after="100"/>
        <w:ind w:left="794" w:hanging="397"/>
        <w:rPr>
          <w:ins w:id="1875" w:author="carlos cruz" w:date="2015-05-30T10:06:00Z"/>
        </w:rPr>
      </w:pPr>
      <w:ins w:id="1876" w:author="carlos cruz" w:date="2015-05-30T10:06:00Z">
        <w:r>
          <w:t>Implementar Subsistema</w:t>
        </w:r>
      </w:ins>
    </w:p>
    <w:p w14:paraId="36AA19BE" w14:textId="77777777" w:rsidR="00417A78" w:rsidRDefault="00417A78" w:rsidP="00417A78">
      <w:pPr>
        <w:pStyle w:val="Ttulo2"/>
        <w:numPr>
          <w:ilvl w:val="1"/>
          <w:numId w:val="19"/>
        </w:numPr>
        <w:spacing w:before="100" w:after="100"/>
        <w:ind w:left="794" w:hanging="397"/>
        <w:rPr>
          <w:ins w:id="1877" w:author="carlos cruz" w:date="2015-05-30T10:06:00Z"/>
        </w:rPr>
      </w:pPr>
      <w:ins w:id="1878" w:author="carlos cruz" w:date="2015-05-30T10:06:00Z">
        <w:r>
          <w:t>Realizar Prueba de Unidad</w:t>
        </w:r>
      </w:ins>
    </w:p>
    <w:p w14:paraId="7220AF11" w14:textId="77777777" w:rsidR="00351064" w:rsidRDefault="00351064" w:rsidP="00D36277"/>
    <w:bookmarkStart w:id="1879" w:name="_Toc417646149" w:displacedByCustomXml="next"/>
    <w:sdt>
      <w:sdtPr>
        <w:rPr>
          <w:rFonts w:eastAsiaTheme="minorHAnsi" w:cstheme="minorBidi"/>
          <w:b w:val="0"/>
          <w:bCs w:val="0"/>
          <w:sz w:val="22"/>
          <w:szCs w:val="22"/>
          <w:lang w:val="es-ES"/>
        </w:rPr>
        <w:id w:val="1647082979"/>
        <w:docPartObj>
          <w:docPartGallery w:val="Bibliographies"/>
          <w:docPartUnique/>
        </w:docPartObj>
      </w:sdtPr>
      <w:sdtEndPr>
        <w:rPr>
          <w:lang w:val="es-BO"/>
        </w:rPr>
      </w:sdtEndPr>
      <w:sdtContent>
        <w:p w14:paraId="47505C05" w14:textId="3225BD8E" w:rsidR="00704AA8" w:rsidRDefault="000F35FE">
          <w:pPr>
            <w:pStyle w:val="Ttulo1"/>
            <w:rPr>
              <w:lang w:val="es-ES"/>
            </w:rPr>
          </w:pPr>
          <w:r>
            <w:rPr>
              <w:lang w:val="es-ES"/>
            </w:rPr>
            <w:t>BIBLIOGRAFÍA</w:t>
          </w:r>
          <w:bookmarkEnd w:id="1879"/>
        </w:p>
        <w:p w14:paraId="7C2A4ECF" w14:textId="58F74ADD" w:rsidR="00726295" w:rsidRPr="00726295" w:rsidRDefault="00252716" w:rsidP="00FD1B60">
          <w:pPr>
            <w:pStyle w:val="Ttulo2"/>
            <w:numPr>
              <w:ilvl w:val="1"/>
              <w:numId w:val="8"/>
            </w:numPr>
            <w:rPr>
              <w:lang w:val="es-ES"/>
            </w:rPr>
          </w:pPr>
          <w:bookmarkStart w:id="1880" w:name="_Toc417646150"/>
          <w:r>
            <w:rPr>
              <w:lang w:val="es-ES"/>
            </w:rPr>
            <w:t>Sitios Web</w:t>
          </w:r>
          <w:bookmarkEnd w:id="1880"/>
        </w:p>
        <w:sdt>
          <w:sdtPr>
            <w:id w:val="111145805"/>
            <w:bibliography/>
          </w:sdtPr>
          <w:sdtEndPr/>
          <w:sdtContent>
            <w:p w14:paraId="0C7906C0" w14:textId="77777777" w:rsidR="000B6FD7" w:rsidRDefault="00704AA8" w:rsidP="000B6FD7">
              <w:pPr>
                <w:pStyle w:val="Bibliografa"/>
                <w:ind w:left="720" w:hanging="720"/>
                <w:rPr>
                  <w:noProof/>
                  <w:sz w:val="24"/>
                  <w:szCs w:val="24"/>
                </w:rPr>
              </w:pPr>
              <w:r>
                <w:fldChar w:fldCharType="begin"/>
              </w:r>
              <w:r w:rsidRPr="0004663B">
                <w:rPr>
                  <w:lang w:val="en-US"/>
                </w:rPr>
                <w:instrText>BIBLIOGRAPHY</w:instrText>
              </w:r>
              <w:r>
                <w:fldChar w:fldCharType="separate"/>
              </w:r>
              <w:bookmarkStart w:id="1881" w:name="_Toc417569694"/>
              <w:bookmarkStart w:id="1882" w:name="_Toc417569577"/>
              <w:r w:rsidR="000B6FD7">
                <w:rPr>
                  <w:noProof/>
                </w:rPr>
                <w:t xml:space="preserve">lexivox. (15 de marzo de 2015). </w:t>
              </w:r>
              <w:r w:rsidR="000B6FD7">
                <w:rPr>
                  <w:i/>
                  <w:iCs/>
                  <w:noProof/>
                </w:rPr>
                <w:t>Portal Juridico Libre de Bolivia</w:t>
              </w:r>
              <w:r w:rsidR="000B6FD7">
                <w:rPr>
                  <w:noProof/>
                </w:rPr>
                <w:t>. Obtenido de http://www.lexivox.org/norms/BO-DS-26875.xhtml</w:t>
              </w:r>
            </w:p>
            <w:p w14:paraId="07093C10" w14:textId="163FA32E" w:rsidR="000B6FD7" w:rsidRDefault="000B6FD7" w:rsidP="000B6FD7">
              <w:pPr>
                <w:pStyle w:val="Bibliografa"/>
                <w:ind w:left="720" w:hanging="720"/>
                <w:rPr>
                  <w:noProof/>
                </w:rPr>
              </w:pPr>
              <w:r>
                <w:rPr>
                  <w:noProof/>
                </w:rPr>
                <w:t xml:space="preserve">Ortega, O. J. (25 de marzo de 2015). </w:t>
              </w:r>
              <w:r>
                <w:rPr>
                  <w:i/>
                  <w:iCs/>
                  <w:noProof/>
                </w:rPr>
                <w:t>Open Journal System.</w:t>
              </w:r>
              <w:r>
                <w:rPr>
                  <w:noProof/>
                </w:rPr>
                <w:t xml:space="preserve"> Obtenido de Politécnico Grancolombiano: http://journal.poligran.edu.co/</w:t>
              </w:r>
            </w:p>
            <w:p w14:paraId="55B225D2" w14:textId="4DB64AEB" w:rsidR="000B6FD7" w:rsidRPr="000B6FD7" w:rsidRDefault="000B6FD7" w:rsidP="000B6FD7">
              <w:pPr>
                <w:pStyle w:val="Ttulo2"/>
                <w:ind w:left="426" w:firstLine="0"/>
              </w:pPr>
              <w:bookmarkStart w:id="1883" w:name="_Toc417646151"/>
              <w:r>
                <w:lastRenderedPageBreak/>
                <w:t>1</w:t>
              </w:r>
              <w:ins w:id="1884" w:author="carlos cruz" w:date="2015-05-30T10:09:00Z">
                <w:r w:rsidR="00890991">
                  <w:t>5</w:t>
                </w:r>
              </w:ins>
              <w:del w:id="1885" w:author="carlos cruz" w:date="2015-05-30T10:09:00Z">
                <w:r w:rsidDel="00890991">
                  <w:delText>1</w:delText>
                </w:r>
              </w:del>
              <w:r>
                <w:t>.2. Libros</w:t>
              </w:r>
              <w:bookmarkEnd w:id="1883"/>
            </w:p>
            <w:p w14:paraId="407BE323" w14:textId="77777777" w:rsidR="000B6FD7" w:rsidRDefault="000B6FD7" w:rsidP="000B6FD7">
              <w:pPr>
                <w:pStyle w:val="Bibliografa"/>
                <w:ind w:left="720" w:hanging="720"/>
                <w:rPr>
                  <w:noProof/>
                </w:rPr>
              </w:pPr>
              <w:r>
                <w:rPr>
                  <w:noProof/>
                </w:rPr>
                <w:t xml:space="preserve">Saul J. Escalera, P. (2001). </w:t>
              </w:r>
              <w:r>
                <w:rPr>
                  <w:i/>
                  <w:iCs/>
                  <w:noProof/>
                </w:rPr>
                <w:t>Guia para la Redaccion y Presentación de INFORMES CINETIFICO-TECNICOS.</w:t>
              </w:r>
              <w:r>
                <w:rPr>
                  <w:noProof/>
                </w:rPr>
                <w:t xml:space="preserve"> Cochabamba.</w:t>
              </w:r>
            </w:p>
            <w:p w14:paraId="6BC59672" w14:textId="77777777" w:rsidR="000B6FD7" w:rsidRDefault="000B6FD7" w:rsidP="000B6FD7">
              <w:pPr>
                <w:pStyle w:val="Bibliografa"/>
                <w:ind w:left="720" w:hanging="720"/>
                <w:rPr>
                  <w:noProof/>
                </w:rPr>
              </w:pPr>
              <w:r>
                <w:rPr>
                  <w:noProof/>
                </w:rPr>
                <w:t xml:space="preserve">Silvia Domínguez-Gutiérrez, E. E.-R. (2009). </w:t>
              </w:r>
              <w:r>
                <w:rPr>
                  <w:i/>
                  <w:iCs/>
                  <w:noProof/>
                </w:rPr>
                <w:t>GUÍA PARA ELABORAR UNA TESIS.</w:t>
              </w:r>
              <w:r>
                <w:rPr>
                  <w:noProof/>
                </w:rPr>
                <w:t xml:space="preserve"> México, D. F.: McGRAW-HILL.</w:t>
              </w:r>
            </w:p>
            <w:bookmarkEnd w:id="1881"/>
            <w:bookmarkEnd w:id="1882"/>
            <w:p w14:paraId="1E2E9382" w14:textId="77777777" w:rsidR="001A7AED" w:rsidRDefault="00704AA8" w:rsidP="000B6FD7">
              <w:pPr>
                <w:ind w:firstLine="0"/>
              </w:pPr>
              <w:r>
                <w:rPr>
                  <w:b/>
                  <w:bCs/>
                </w:rPr>
                <w:fldChar w:fldCharType="end"/>
              </w:r>
            </w:p>
          </w:sdtContent>
        </w:sdt>
      </w:sdtContent>
    </w:sdt>
    <w:p w14:paraId="7CC5FC2A" w14:textId="250CFD0B" w:rsidR="00D36277" w:rsidRDefault="00D36277" w:rsidP="00742A2F">
      <w:pPr>
        <w:ind w:firstLine="0"/>
      </w:pPr>
    </w:p>
    <w:p w14:paraId="5B375A93" w14:textId="4726A738" w:rsidR="00FD1B7D" w:rsidRDefault="00FD1B7D" w:rsidP="00B05DB4"/>
    <w:p w14:paraId="4902A823" w14:textId="4375D43A" w:rsidR="00D36277" w:rsidRDefault="00D36277" w:rsidP="00B05DB4"/>
    <w:p w14:paraId="5B375A9D" w14:textId="77777777" w:rsidR="00FD1B7D" w:rsidRDefault="00FD1B7D" w:rsidP="00B05DB4"/>
    <w:p w14:paraId="4550CDBC" w14:textId="77777777" w:rsidR="00D65772" w:rsidRDefault="00D65772" w:rsidP="00B05DB4"/>
    <w:p w14:paraId="6A831349" w14:textId="4C6D4C00" w:rsidR="009D782A" w:rsidRDefault="009D782A" w:rsidP="00B05DB4"/>
    <w:p w14:paraId="74CBE06B" w14:textId="77777777" w:rsidR="009D782A" w:rsidRDefault="009D782A" w:rsidP="00B05DB4"/>
    <w:p w14:paraId="7653A13D" w14:textId="77777777" w:rsidR="009D782A" w:rsidRDefault="009D782A" w:rsidP="00B05DB4"/>
    <w:p w14:paraId="63C57EBD" w14:textId="77777777" w:rsidR="00D07F50" w:rsidRDefault="00D07F50" w:rsidP="00772E27"/>
    <w:p w14:paraId="5B375ACD" w14:textId="30E9EA62" w:rsidR="000F6970" w:rsidRPr="00FD1B7D" w:rsidRDefault="00056F88" w:rsidP="008C72D8">
      <w:pPr>
        <w:ind w:firstLine="0"/>
      </w:pPr>
      <w:r>
        <w:rPr>
          <w:noProof/>
          <w:lang w:val="es-ES" w:eastAsia="es-ES"/>
        </w:rPr>
        <mc:AlternateContent>
          <mc:Choice Requires="wps">
            <w:drawing>
              <wp:anchor distT="0" distB="0" distL="114300" distR="114300" simplePos="0" relativeHeight="251658243" behindDoc="0" locked="0" layoutInCell="1" allowOverlap="1" wp14:anchorId="7CB26370" wp14:editId="0541757C">
                <wp:simplePos x="0" y="0"/>
                <wp:positionH relativeFrom="page">
                  <wp:align>center</wp:align>
                </wp:positionH>
                <wp:positionV relativeFrom="paragraph">
                  <wp:posOffset>3458210</wp:posOffset>
                </wp:positionV>
                <wp:extent cx="4733925" cy="132270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4733925" cy="1322705"/>
                        </a:xfrm>
                        <a:prstGeom prst="rect">
                          <a:avLst/>
                        </a:prstGeom>
                        <a:noFill/>
                        <a:ln>
                          <a:noFill/>
                        </a:ln>
                        <a:effectLst/>
                      </wps:spPr>
                      <wps:txbx>
                        <w:txbxContent>
                          <w:p w14:paraId="582FD098" w14:textId="2222284B" w:rsidR="002E0C02" w:rsidRPr="00C128F4" w:rsidRDefault="002E0C02" w:rsidP="000F35FE">
                            <w:pPr>
                              <w:pStyle w:val="Ttulo1"/>
                              <w:numPr>
                                <w:ilvl w:val="0"/>
                                <w:numId w:val="0"/>
                              </w:numPr>
                              <w:ind w:left="360"/>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bookmarkStart w:id="1886" w:name="_Toc417646152"/>
                            <w:r w:rsidRPr="00C128F4">
                              <w:rPr>
                                <w:rStyle w:val="Ttulo1Car"/>
                                <w:b/>
                                <w:bCs/>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ANEXO</w:t>
                            </w:r>
                            <w:r w:rsidRPr="00C128F4">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S</w:t>
                            </w:r>
                            <w:bookmarkEnd w:id="188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6370" id="_x0000_s1030" type="#_x0000_t202" style="position:absolute;left:0;text-align:left;margin-left:0;margin-top:272.3pt;width:372.75pt;height:104.15pt;z-index:251658243;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" filled="f" stroked="f">
                <v:textbox>
                  <w:txbxContent>
                    <w:p w14:paraId="582FD098" w14:textId="2222284B" w:rsidR="002E0C02" w:rsidRPr="00C128F4" w:rsidRDefault="002E0C02" w:rsidP="000F35FE">
                      <w:pPr>
                        <w:pStyle w:val="Ttulo1"/>
                        <w:numPr>
                          <w:ilvl w:val="0"/>
                          <w:numId w:val="0"/>
                        </w:numPr>
                        <w:ind w:left="360"/>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bookmarkStart w:id="1887" w:name="_Toc417646152"/>
                      <w:r w:rsidRPr="00C128F4">
                        <w:rPr>
                          <w:rStyle w:val="Ttulo1Car"/>
                          <w:b/>
                          <w:bCs/>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ANEXO</w:t>
                      </w:r>
                      <w:r w:rsidRPr="00C128F4">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S</w:t>
                      </w:r>
                      <w:bookmarkEnd w:id="1887"/>
                    </w:p>
                  </w:txbxContent>
                </v:textbox>
                <w10:wrap anchorx="page"/>
              </v:shape>
            </w:pict>
          </mc:Fallback>
        </mc:AlternateContent>
      </w:r>
    </w:p>
    <w:sectPr w:rsidR="000F6970" w:rsidRPr="00FD1B7D" w:rsidSect="00421492">
      <w:footerReference w:type="default" r:id="rId70"/>
      <w:pgSz w:w="12240" w:h="15840" w:code="1"/>
      <w:pgMar w:top="1418" w:right="1418" w:bottom="1559" w:left="1701" w:header="709" w:footer="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EDF835" w14:textId="77777777" w:rsidR="00F13DDA" w:rsidRDefault="00F13DDA" w:rsidP="00384526">
      <w:pPr>
        <w:spacing w:before="0" w:after="0" w:line="240" w:lineRule="auto"/>
      </w:pPr>
      <w:r>
        <w:separator/>
      </w:r>
    </w:p>
  </w:endnote>
  <w:endnote w:type="continuationSeparator" w:id="0">
    <w:p w14:paraId="6DD4E8B0" w14:textId="77777777" w:rsidR="00F13DDA" w:rsidRDefault="00F13DDA" w:rsidP="00384526">
      <w:pPr>
        <w:spacing w:before="0" w:after="0" w:line="240" w:lineRule="auto"/>
      </w:pPr>
      <w:r>
        <w:continuationSeparator/>
      </w:r>
    </w:p>
  </w:endnote>
  <w:endnote w:type="continuationNotice" w:id="1">
    <w:p w14:paraId="510741CC" w14:textId="77777777" w:rsidR="00F13DDA" w:rsidRDefault="00F13DD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1"/>
    <w:family w:val="roman"/>
    <w:pitch w:val="variable"/>
  </w:font>
  <w:font w:name="Droid Sans">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6951346"/>
      <w:docPartObj>
        <w:docPartGallery w:val="Page Numbers (Bottom of Page)"/>
        <w:docPartUnique/>
      </w:docPartObj>
    </w:sdtPr>
    <w:sdtEndPr/>
    <w:sdtContent>
      <w:p w14:paraId="426AB4CA" w14:textId="171689A0" w:rsidR="002E0C02" w:rsidRDefault="002E0C02">
        <w:pPr>
          <w:pStyle w:val="Piedepgina"/>
          <w:jc w:val="right"/>
        </w:pPr>
        <w:r>
          <w:fldChar w:fldCharType="begin"/>
        </w:r>
        <w:r>
          <w:instrText>PAGE   \* MERGEFORMAT</w:instrText>
        </w:r>
        <w:r>
          <w:fldChar w:fldCharType="separate"/>
        </w:r>
        <w:r w:rsidR="00862142" w:rsidRPr="00862142">
          <w:rPr>
            <w:noProof/>
            <w:lang w:val="es-ES"/>
          </w:rPr>
          <w:t>59</w:t>
        </w:r>
        <w:r>
          <w:fldChar w:fldCharType="end"/>
        </w:r>
      </w:p>
    </w:sdtContent>
  </w:sdt>
  <w:p w14:paraId="5B375ADC" w14:textId="77777777" w:rsidR="002E0C02" w:rsidRDefault="002E0C0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F36A20" w14:textId="77777777" w:rsidR="00F13DDA" w:rsidRDefault="00F13DDA" w:rsidP="00384526">
      <w:pPr>
        <w:spacing w:before="0" w:after="0" w:line="240" w:lineRule="auto"/>
      </w:pPr>
      <w:r>
        <w:separator/>
      </w:r>
    </w:p>
  </w:footnote>
  <w:footnote w:type="continuationSeparator" w:id="0">
    <w:p w14:paraId="10500383" w14:textId="77777777" w:rsidR="00F13DDA" w:rsidRDefault="00F13DDA" w:rsidP="00384526">
      <w:pPr>
        <w:spacing w:before="0" w:after="0" w:line="240" w:lineRule="auto"/>
      </w:pPr>
      <w:r>
        <w:continuationSeparator/>
      </w:r>
    </w:p>
  </w:footnote>
  <w:footnote w:type="continuationNotice" w:id="1">
    <w:p w14:paraId="5F2548FA" w14:textId="77777777" w:rsidR="00F13DDA" w:rsidRDefault="00F13DDA">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E3DE3"/>
    <w:multiLevelType w:val="multilevel"/>
    <w:tmpl w:val="47B8C8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nsid w:val="02D00222"/>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2">
    <w:nsid w:val="04CA6F05"/>
    <w:multiLevelType w:val="hybridMultilevel"/>
    <w:tmpl w:val="AD04E4CA"/>
    <w:lvl w:ilvl="0" w:tplc="400A0017">
      <w:start w:val="1"/>
      <w:numFmt w:val="lowerLetter"/>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3">
    <w:nsid w:val="04FA10EE"/>
    <w:multiLevelType w:val="multilevel"/>
    <w:tmpl w:val="6A441112"/>
    <w:lvl w:ilvl="0">
      <w:start w:val="1"/>
      <w:numFmt w:val="decimal"/>
      <w:lvlText w:val="%1."/>
      <w:lvlJc w:val="left"/>
      <w:pPr>
        <w:ind w:left="360" w:hanging="360"/>
      </w:pPr>
    </w:lvl>
    <w:lvl w:ilvl="1">
      <w:start w:val="1"/>
      <w:numFmt w:val="decimal"/>
      <w:isLgl/>
      <w:lvlText w:val="%1.%2."/>
      <w:lvlJc w:val="left"/>
      <w:pPr>
        <w:ind w:left="1037" w:hanging="720"/>
      </w:pPr>
      <w:rPr>
        <w:rFonts w:hint="default"/>
      </w:rPr>
    </w:lvl>
    <w:lvl w:ilvl="2">
      <w:start w:val="1"/>
      <w:numFmt w:val="decimal"/>
      <w:isLgl/>
      <w:lvlText w:val="%1.%2.%3."/>
      <w:lvlJc w:val="left"/>
      <w:pPr>
        <w:ind w:left="1714" w:hanging="1080"/>
      </w:pPr>
      <w:rPr>
        <w:rFonts w:hint="default"/>
      </w:rPr>
    </w:lvl>
    <w:lvl w:ilvl="3">
      <w:start w:val="1"/>
      <w:numFmt w:val="decimal"/>
      <w:isLgl/>
      <w:lvlText w:val="%1.%2.%3.%4."/>
      <w:lvlJc w:val="left"/>
      <w:pPr>
        <w:ind w:left="2031" w:hanging="1080"/>
      </w:pPr>
      <w:rPr>
        <w:rFonts w:hint="default"/>
      </w:rPr>
    </w:lvl>
    <w:lvl w:ilvl="4">
      <w:start w:val="1"/>
      <w:numFmt w:val="decimal"/>
      <w:isLgl/>
      <w:lvlText w:val="%1.%2.%3.%4.%5."/>
      <w:lvlJc w:val="left"/>
      <w:pPr>
        <w:ind w:left="2708" w:hanging="1440"/>
      </w:pPr>
      <w:rPr>
        <w:rFonts w:hint="default"/>
      </w:rPr>
    </w:lvl>
    <w:lvl w:ilvl="5">
      <w:start w:val="1"/>
      <w:numFmt w:val="decimal"/>
      <w:isLgl/>
      <w:lvlText w:val="%1.%2.%3.%4.%5.%6."/>
      <w:lvlJc w:val="left"/>
      <w:pPr>
        <w:ind w:left="3385" w:hanging="1800"/>
      </w:pPr>
      <w:rPr>
        <w:rFonts w:hint="default"/>
      </w:rPr>
    </w:lvl>
    <w:lvl w:ilvl="6">
      <w:start w:val="1"/>
      <w:numFmt w:val="decimal"/>
      <w:isLgl/>
      <w:lvlText w:val="%1.%2.%3.%4.%5.%6.%7."/>
      <w:lvlJc w:val="left"/>
      <w:pPr>
        <w:ind w:left="4062" w:hanging="2160"/>
      </w:pPr>
      <w:rPr>
        <w:rFonts w:hint="default"/>
      </w:rPr>
    </w:lvl>
    <w:lvl w:ilvl="7">
      <w:start w:val="1"/>
      <w:numFmt w:val="decimal"/>
      <w:isLgl/>
      <w:lvlText w:val="%1.%2.%3.%4.%5.%6.%7.%8."/>
      <w:lvlJc w:val="left"/>
      <w:pPr>
        <w:ind w:left="4379" w:hanging="2160"/>
      </w:pPr>
      <w:rPr>
        <w:rFonts w:hint="default"/>
      </w:rPr>
    </w:lvl>
    <w:lvl w:ilvl="8">
      <w:start w:val="1"/>
      <w:numFmt w:val="decimal"/>
      <w:isLgl/>
      <w:lvlText w:val="%1.%2.%3.%4.%5.%6.%7.%8.%9."/>
      <w:lvlJc w:val="left"/>
      <w:pPr>
        <w:ind w:left="5056" w:hanging="2520"/>
      </w:pPr>
      <w:rPr>
        <w:rFonts w:hint="default"/>
      </w:rPr>
    </w:lvl>
  </w:abstractNum>
  <w:abstractNum w:abstractNumId="4">
    <w:nsid w:val="05717E41"/>
    <w:multiLevelType w:val="hybridMultilevel"/>
    <w:tmpl w:val="AF12B120"/>
    <w:lvl w:ilvl="0" w:tplc="FFCE45BC">
      <w:start w:val="1"/>
      <w:numFmt w:val="decimal"/>
      <w:lvlText w:val="C.U.%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83B0282"/>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6">
    <w:nsid w:val="0B0E5339"/>
    <w:multiLevelType w:val="hybridMultilevel"/>
    <w:tmpl w:val="C1AEB81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0B10083D"/>
    <w:multiLevelType w:val="hybridMultilevel"/>
    <w:tmpl w:val="5B568B2C"/>
    <w:lvl w:ilvl="0" w:tplc="0C0A000F">
      <w:start w:val="1"/>
      <w:numFmt w:val="decimal"/>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8">
    <w:nsid w:val="0E382924"/>
    <w:multiLevelType w:val="multilevel"/>
    <w:tmpl w:val="2DA2E608"/>
    <w:lvl w:ilvl="0">
      <w:start w:val="1"/>
      <w:numFmt w:val="decimal"/>
      <w:lvlText w:val="%1."/>
      <w:lvlJc w:val="left"/>
      <w:pPr>
        <w:ind w:left="360" w:hanging="360"/>
      </w:pPr>
      <w:rPr>
        <w:rFonts w:hint="default"/>
      </w:rPr>
    </w:lvl>
    <w:lvl w:ilvl="1">
      <w:start w:val="1"/>
      <w:numFmt w:val="decimal"/>
      <w:isLgl/>
      <w:lvlText w:val="%1.%2."/>
      <w:lvlJc w:val="left"/>
      <w:pPr>
        <w:ind w:left="567" w:hanging="283"/>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nsid w:val="11977BDC"/>
    <w:multiLevelType w:val="multilevel"/>
    <w:tmpl w:val="E47C2318"/>
    <w:lvl w:ilvl="0">
      <w:start w:val="1"/>
      <w:numFmt w:val="decimal"/>
      <w:lvlText w:val="%1."/>
      <w:lvlJc w:val="left"/>
      <w:pPr>
        <w:ind w:left="720" w:hanging="360"/>
      </w:pPr>
    </w:lvl>
    <w:lvl w:ilvl="1">
      <w:start w:val="1"/>
      <w:numFmt w:val="decimal"/>
      <w:isLgl/>
      <w:lvlText w:val="%1.%2."/>
      <w:lvlJc w:val="left"/>
      <w:pPr>
        <w:ind w:left="1800" w:hanging="108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10">
    <w:nsid w:val="11F0463E"/>
    <w:multiLevelType w:val="hybridMultilevel"/>
    <w:tmpl w:val="FD508CD4"/>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nsid w:val="12B60FCB"/>
    <w:multiLevelType w:val="multilevel"/>
    <w:tmpl w:val="E3CE17B8"/>
    <w:lvl w:ilvl="0">
      <w:start w:val="1"/>
      <w:numFmt w:val="decimal"/>
      <w:lvlText w:val="%1."/>
      <w:lvlJc w:val="left"/>
      <w:pPr>
        <w:ind w:left="720" w:hanging="360"/>
      </w:pPr>
      <w:rPr>
        <w:rFonts w:hint="default"/>
      </w:rPr>
    </w:lvl>
    <w:lvl w:ilvl="1">
      <w:start w:val="1"/>
      <w:numFmt w:val="decimal"/>
      <w:isLgl/>
      <w:lvlText w:val="%1.%2."/>
      <w:lvlJc w:val="left"/>
      <w:pPr>
        <w:ind w:left="1800" w:hanging="1080"/>
      </w:pPr>
      <w:rPr>
        <w:rFonts w:hint="default"/>
      </w:rPr>
    </w:lvl>
    <w:lvl w:ilvl="2">
      <w:start w:val="1"/>
      <w:numFmt w:val="decimal"/>
      <w:isLgl/>
      <w:lvlText w:val="%1.%2.%3."/>
      <w:lvlJc w:val="left"/>
      <w:pPr>
        <w:ind w:left="1531" w:hanging="907"/>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12">
    <w:nsid w:val="12E1702E"/>
    <w:multiLevelType w:val="hybridMultilevel"/>
    <w:tmpl w:val="DD2699B2"/>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nsid w:val="16514614"/>
    <w:multiLevelType w:val="multilevel"/>
    <w:tmpl w:val="DD30285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4">
    <w:nsid w:val="17641F5B"/>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15">
    <w:nsid w:val="198E0D72"/>
    <w:multiLevelType w:val="hybridMultilevel"/>
    <w:tmpl w:val="149C0CE8"/>
    <w:lvl w:ilvl="0" w:tplc="0C0A000F">
      <w:start w:val="1"/>
      <w:numFmt w:val="decimal"/>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16">
    <w:nsid w:val="1B32790A"/>
    <w:multiLevelType w:val="multilevel"/>
    <w:tmpl w:val="47B8C8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7">
    <w:nsid w:val="1D6F758B"/>
    <w:multiLevelType w:val="multilevel"/>
    <w:tmpl w:val="B9881A34"/>
    <w:lvl w:ilvl="0">
      <w:start w:val="1"/>
      <w:numFmt w:val="decimal"/>
      <w:lvlText w:val="%1."/>
      <w:lvlJc w:val="left"/>
      <w:pPr>
        <w:ind w:left="360" w:hanging="360"/>
      </w:pPr>
    </w:lvl>
    <w:lvl w:ilvl="1">
      <w:start w:val="1"/>
      <w:numFmt w:val="decimal"/>
      <w:isLgl/>
      <w:lvlText w:val="%1.%2."/>
      <w:lvlJc w:val="left"/>
      <w:pPr>
        <w:ind w:left="1080" w:hanging="720"/>
      </w:pPr>
      <w:rPr>
        <w:rFonts w:hint="default"/>
        <w:b w:val="0"/>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8">
    <w:nsid w:val="1E9F66B2"/>
    <w:multiLevelType w:val="hybridMultilevel"/>
    <w:tmpl w:val="0D0839D8"/>
    <w:lvl w:ilvl="0" w:tplc="1C006D6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6F6C74"/>
    <w:multiLevelType w:val="hybridMultilevel"/>
    <w:tmpl w:val="C6AAE0FA"/>
    <w:lvl w:ilvl="0" w:tplc="0C0A0001">
      <w:start w:val="1"/>
      <w:numFmt w:val="bullet"/>
      <w:lvlText w:val=""/>
      <w:lvlJc w:val="left"/>
      <w:pPr>
        <w:ind w:left="1862" w:hanging="360"/>
      </w:pPr>
      <w:rPr>
        <w:rFonts w:ascii="Symbol" w:hAnsi="Symbol" w:hint="default"/>
      </w:rPr>
    </w:lvl>
    <w:lvl w:ilvl="1" w:tplc="0C0A0003">
      <w:start w:val="1"/>
      <w:numFmt w:val="bullet"/>
      <w:lvlText w:val="o"/>
      <w:lvlJc w:val="left"/>
      <w:pPr>
        <w:ind w:left="2234" w:hanging="360"/>
      </w:pPr>
      <w:rPr>
        <w:rFonts w:ascii="Courier New" w:hAnsi="Courier New" w:cs="Courier New" w:hint="default"/>
      </w:rPr>
    </w:lvl>
    <w:lvl w:ilvl="2" w:tplc="0C0A0005">
      <w:start w:val="1"/>
      <w:numFmt w:val="bullet"/>
      <w:lvlText w:val=""/>
      <w:lvlJc w:val="left"/>
      <w:pPr>
        <w:ind w:left="2954" w:hanging="360"/>
      </w:pPr>
      <w:rPr>
        <w:rFonts w:ascii="Wingdings" w:hAnsi="Wingdings" w:hint="default"/>
      </w:rPr>
    </w:lvl>
    <w:lvl w:ilvl="3" w:tplc="0C0A0001" w:tentative="1">
      <w:start w:val="1"/>
      <w:numFmt w:val="bullet"/>
      <w:lvlText w:val=""/>
      <w:lvlJc w:val="left"/>
      <w:pPr>
        <w:ind w:left="3674" w:hanging="360"/>
      </w:pPr>
      <w:rPr>
        <w:rFonts w:ascii="Symbol" w:hAnsi="Symbol" w:hint="default"/>
      </w:rPr>
    </w:lvl>
    <w:lvl w:ilvl="4" w:tplc="0C0A0003" w:tentative="1">
      <w:start w:val="1"/>
      <w:numFmt w:val="bullet"/>
      <w:lvlText w:val="o"/>
      <w:lvlJc w:val="left"/>
      <w:pPr>
        <w:ind w:left="4394" w:hanging="360"/>
      </w:pPr>
      <w:rPr>
        <w:rFonts w:ascii="Courier New" w:hAnsi="Courier New" w:cs="Courier New" w:hint="default"/>
      </w:rPr>
    </w:lvl>
    <w:lvl w:ilvl="5" w:tplc="0C0A0005" w:tentative="1">
      <w:start w:val="1"/>
      <w:numFmt w:val="bullet"/>
      <w:lvlText w:val=""/>
      <w:lvlJc w:val="left"/>
      <w:pPr>
        <w:ind w:left="5114" w:hanging="360"/>
      </w:pPr>
      <w:rPr>
        <w:rFonts w:ascii="Wingdings" w:hAnsi="Wingdings" w:hint="default"/>
      </w:rPr>
    </w:lvl>
    <w:lvl w:ilvl="6" w:tplc="0C0A0001" w:tentative="1">
      <w:start w:val="1"/>
      <w:numFmt w:val="bullet"/>
      <w:lvlText w:val=""/>
      <w:lvlJc w:val="left"/>
      <w:pPr>
        <w:ind w:left="5834" w:hanging="360"/>
      </w:pPr>
      <w:rPr>
        <w:rFonts w:ascii="Symbol" w:hAnsi="Symbol" w:hint="default"/>
      </w:rPr>
    </w:lvl>
    <w:lvl w:ilvl="7" w:tplc="0C0A0003" w:tentative="1">
      <w:start w:val="1"/>
      <w:numFmt w:val="bullet"/>
      <w:lvlText w:val="o"/>
      <w:lvlJc w:val="left"/>
      <w:pPr>
        <w:ind w:left="6554" w:hanging="360"/>
      </w:pPr>
      <w:rPr>
        <w:rFonts w:ascii="Courier New" w:hAnsi="Courier New" w:cs="Courier New" w:hint="default"/>
      </w:rPr>
    </w:lvl>
    <w:lvl w:ilvl="8" w:tplc="0C0A0005" w:tentative="1">
      <w:start w:val="1"/>
      <w:numFmt w:val="bullet"/>
      <w:lvlText w:val=""/>
      <w:lvlJc w:val="left"/>
      <w:pPr>
        <w:ind w:left="7274" w:hanging="360"/>
      </w:pPr>
      <w:rPr>
        <w:rFonts w:ascii="Wingdings" w:hAnsi="Wingdings" w:hint="default"/>
      </w:rPr>
    </w:lvl>
  </w:abstractNum>
  <w:abstractNum w:abstractNumId="20">
    <w:nsid w:val="217D660B"/>
    <w:multiLevelType w:val="multilevel"/>
    <w:tmpl w:val="F7288114"/>
    <w:lvl w:ilvl="0">
      <w:start w:val="1"/>
      <w:numFmt w:val="decimal"/>
      <w:lvlText w:val="C.U.%1."/>
      <w:lvlJc w:val="left"/>
      <w:pPr>
        <w:ind w:left="794" w:hanging="454"/>
      </w:pPr>
      <w:rPr>
        <w:rFonts w:hint="default"/>
      </w:rPr>
    </w:lvl>
    <w:lvl w:ilvl="1">
      <w:start w:val="1"/>
      <w:numFmt w:val="decimal"/>
      <w:isLgl/>
      <w:lvlText w:val="%1.%2."/>
      <w:lvlJc w:val="left"/>
      <w:pPr>
        <w:ind w:left="1800" w:hanging="1080"/>
      </w:pPr>
      <w:rPr>
        <w:rFonts w:hint="default"/>
      </w:rPr>
    </w:lvl>
    <w:lvl w:ilvl="2">
      <w:start w:val="1"/>
      <w:numFmt w:val="decimal"/>
      <w:isLgl/>
      <w:lvlText w:val="%1.%2.%3."/>
      <w:lvlJc w:val="left"/>
      <w:pPr>
        <w:ind w:left="1531" w:hanging="907"/>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21">
    <w:nsid w:val="21F56F12"/>
    <w:multiLevelType w:val="hybridMultilevel"/>
    <w:tmpl w:val="AA04D4B0"/>
    <w:lvl w:ilvl="0" w:tplc="400A0017">
      <w:start w:val="1"/>
      <w:numFmt w:val="lowerLetter"/>
      <w:lvlText w:val="%1)"/>
      <w:lvlJc w:val="left"/>
      <w:pPr>
        <w:ind w:left="2487" w:hanging="360"/>
      </w:pPr>
    </w:lvl>
    <w:lvl w:ilvl="1" w:tplc="11648B8E">
      <w:start w:val="1"/>
      <w:numFmt w:val="decimal"/>
      <w:lvlText w:val="%2."/>
      <w:lvlJc w:val="left"/>
      <w:pPr>
        <w:ind w:left="3552" w:hanging="705"/>
      </w:pPr>
      <w:rPr>
        <w:rFonts w:hint="default"/>
      </w:rPr>
    </w:lvl>
    <w:lvl w:ilvl="2" w:tplc="400A001B" w:tentative="1">
      <w:start w:val="1"/>
      <w:numFmt w:val="lowerRoman"/>
      <w:lvlText w:val="%3."/>
      <w:lvlJc w:val="right"/>
      <w:pPr>
        <w:ind w:left="3927" w:hanging="180"/>
      </w:pPr>
    </w:lvl>
    <w:lvl w:ilvl="3" w:tplc="400A000F" w:tentative="1">
      <w:start w:val="1"/>
      <w:numFmt w:val="decimal"/>
      <w:lvlText w:val="%4."/>
      <w:lvlJc w:val="left"/>
      <w:pPr>
        <w:ind w:left="4647" w:hanging="360"/>
      </w:pPr>
    </w:lvl>
    <w:lvl w:ilvl="4" w:tplc="400A0019" w:tentative="1">
      <w:start w:val="1"/>
      <w:numFmt w:val="lowerLetter"/>
      <w:lvlText w:val="%5."/>
      <w:lvlJc w:val="left"/>
      <w:pPr>
        <w:ind w:left="5367" w:hanging="360"/>
      </w:pPr>
    </w:lvl>
    <w:lvl w:ilvl="5" w:tplc="400A001B" w:tentative="1">
      <w:start w:val="1"/>
      <w:numFmt w:val="lowerRoman"/>
      <w:lvlText w:val="%6."/>
      <w:lvlJc w:val="right"/>
      <w:pPr>
        <w:ind w:left="6087" w:hanging="180"/>
      </w:pPr>
    </w:lvl>
    <w:lvl w:ilvl="6" w:tplc="400A000F" w:tentative="1">
      <w:start w:val="1"/>
      <w:numFmt w:val="decimal"/>
      <w:lvlText w:val="%7."/>
      <w:lvlJc w:val="left"/>
      <w:pPr>
        <w:ind w:left="6807" w:hanging="360"/>
      </w:pPr>
    </w:lvl>
    <w:lvl w:ilvl="7" w:tplc="400A0019" w:tentative="1">
      <w:start w:val="1"/>
      <w:numFmt w:val="lowerLetter"/>
      <w:lvlText w:val="%8."/>
      <w:lvlJc w:val="left"/>
      <w:pPr>
        <w:ind w:left="7527" w:hanging="360"/>
      </w:pPr>
    </w:lvl>
    <w:lvl w:ilvl="8" w:tplc="400A001B" w:tentative="1">
      <w:start w:val="1"/>
      <w:numFmt w:val="lowerRoman"/>
      <w:lvlText w:val="%9."/>
      <w:lvlJc w:val="right"/>
      <w:pPr>
        <w:ind w:left="8247" w:hanging="180"/>
      </w:pPr>
    </w:lvl>
  </w:abstractNum>
  <w:abstractNum w:abstractNumId="22">
    <w:nsid w:val="28BF73CE"/>
    <w:multiLevelType w:val="hybridMultilevel"/>
    <w:tmpl w:val="6AE09C76"/>
    <w:lvl w:ilvl="0" w:tplc="400A0017">
      <w:start w:val="1"/>
      <w:numFmt w:val="lowerLetter"/>
      <w:lvlText w:val="%1)"/>
      <w:lvlJc w:val="left"/>
      <w:pPr>
        <w:ind w:left="2826" w:hanging="705"/>
      </w:pPr>
      <w:rPr>
        <w:rFonts w:hint="default"/>
      </w:rPr>
    </w:lvl>
    <w:lvl w:ilvl="1" w:tplc="9502EFA4">
      <w:start w:val="1"/>
      <w:numFmt w:val="decimal"/>
      <w:lvlText w:val="%2."/>
      <w:lvlJc w:val="left"/>
      <w:pPr>
        <w:ind w:left="3261" w:hanging="420"/>
      </w:pPr>
      <w:rPr>
        <w:rFonts w:hint="default"/>
        <w:b/>
      </w:rPr>
    </w:lvl>
    <w:lvl w:ilvl="2" w:tplc="400A001B" w:tentative="1">
      <w:start w:val="1"/>
      <w:numFmt w:val="lowerRoman"/>
      <w:lvlText w:val="%3."/>
      <w:lvlJc w:val="right"/>
      <w:pPr>
        <w:ind w:left="3921" w:hanging="180"/>
      </w:pPr>
    </w:lvl>
    <w:lvl w:ilvl="3" w:tplc="400A000F" w:tentative="1">
      <w:start w:val="1"/>
      <w:numFmt w:val="decimal"/>
      <w:lvlText w:val="%4."/>
      <w:lvlJc w:val="left"/>
      <w:pPr>
        <w:ind w:left="4641" w:hanging="360"/>
      </w:pPr>
    </w:lvl>
    <w:lvl w:ilvl="4" w:tplc="400A0019" w:tentative="1">
      <w:start w:val="1"/>
      <w:numFmt w:val="lowerLetter"/>
      <w:lvlText w:val="%5."/>
      <w:lvlJc w:val="left"/>
      <w:pPr>
        <w:ind w:left="5361" w:hanging="360"/>
      </w:pPr>
    </w:lvl>
    <w:lvl w:ilvl="5" w:tplc="400A001B" w:tentative="1">
      <w:start w:val="1"/>
      <w:numFmt w:val="lowerRoman"/>
      <w:lvlText w:val="%6."/>
      <w:lvlJc w:val="right"/>
      <w:pPr>
        <w:ind w:left="6081" w:hanging="180"/>
      </w:pPr>
    </w:lvl>
    <w:lvl w:ilvl="6" w:tplc="400A000F" w:tentative="1">
      <w:start w:val="1"/>
      <w:numFmt w:val="decimal"/>
      <w:lvlText w:val="%7."/>
      <w:lvlJc w:val="left"/>
      <w:pPr>
        <w:ind w:left="6801" w:hanging="360"/>
      </w:pPr>
    </w:lvl>
    <w:lvl w:ilvl="7" w:tplc="400A0019" w:tentative="1">
      <w:start w:val="1"/>
      <w:numFmt w:val="lowerLetter"/>
      <w:lvlText w:val="%8."/>
      <w:lvlJc w:val="left"/>
      <w:pPr>
        <w:ind w:left="7521" w:hanging="360"/>
      </w:pPr>
    </w:lvl>
    <w:lvl w:ilvl="8" w:tplc="400A001B" w:tentative="1">
      <w:start w:val="1"/>
      <w:numFmt w:val="lowerRoman"/>
      <w:lvlText w:val="%9."/>
      <w:lvlJc w:val="right"/>
      <w:pPr>
        <w:ind w:left="8241" w:hanging="180"/>
      </w:pPr>
    </w:lvl>
  </w:abstractNum>
  <w:abstractNum w:abstractNumId="23">
    <w:nsid w:val="2D276271"/>
    <w:multiLevelType w:val="hybridMultilevel"/>
    <w:tmpl w:val="C434BC16"/>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nsid w:val="2F587910"/>
    <w:multiLevelType w:val="hybridMultilevel"/>
    <w:tmpl w:val="5148A7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332E3658"/>
    <w:multiLevelType w:val="hybridMultilevel"/>
    <w:tmpl w:val="E110C52E"/>
    <w:lvl w:ilvl="0" w:tplc="033C7E52">
      <w:start w:val="1"/>
      <w:numFmt w:val="bullet"/>
      <w:lvlText w:val=""/>
      <w:lvlJc w:val="left"/>
      <w:pPr>
        <w:ind w:left="720" w:hanging="360"/>
      </w:pPr>
      <w:rPr>
        <w:rFonts w:ascii="Symbol" w:eastAsiaTheme="minorHAnsi" w:hAnsi="Symbol" w:cs="Times New Roman" w:hint="default"/>
        <w:sz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nsid w:val="37200893"/>
    <w:multiLevelType w:val="hybridMultilevel"/>
    <w:tmpl w:val="2CC286EE"/>
    <w:lvl w:ilvl="0" w:tplc="0C0A0001">
      <w:start w:val="1"/>
      <w:numFmt w:val="bullet"/>
      <w:lvlText w:val=""/>
      <w:lvlJc w:val="left"/>
      <w:pPr>
        <w:ind w:left="1757" w:hanging="360"/>
      </w:pPr>
      <w:rPr>
        <w:rFonts w:ascii="Symbol" w:hAnsi="Symbol" w:hint="default"/>
      </w:rPr>
    </w:lvl>
    <w:lvl w:ilvl="1" w:tplc="0C0A0003" w:tentative="1">
      <w:start w:val="1"/>
      <w:numFmt w:val="bullet"/>
      <w:lvlText w:val="o"/>
      <w:lvlJc w:val="left"/>
      <w:pPr>
        <w:ind w:left="2477" w:hanging="360"/>
      </w:pPr>
      <w:rPr>
        <w:rFonts w:ascii="Courier New" w:hAnsi="Courier New" w:cs="Courier New" w:hint="default"/>
      </w:rPr>
    </w:lvl>
    <w:lvl w:ilvl="2" w:tplc="0C0A0005" w:tentative="1">
      <w:start w:val="1"/>
      <w:numFmt w:val="bullet"/>
      <w:lvlText w:val=""/>
      <w:lvlJc w:val="left"/>
      <w:pPr>
        <w:ind w:left="3197" w:hanging="360"/>
      </w:pPr>
      <w:rPr>
        <w:rFonts w:ascii="Wingdings" w:hAnsi="Wingdings" w:hint="default"/>
      </w:rPr>
    </w:lvl>
    <w:lvl w:ilvl="3" w:tplc="0C0A0001" w:tentative="1">
      <w:start w:val="1"/>
      <w:numFmt w:val="bullet"/>
      <w:lvlText w:val=""/>
      <w:lvlJc w:val="left"/>
      <w:pPr>
        <w:ind w:left="3917" w:hanging="360"/>
      </w:pPr>
      <w:rPr>
        <w:rFonts w:ascii="Symbol" w:hAnsi="Symbol" w:hint="default"/>
      </w:rPr>
    </w:lvl>
    <w:lvl w:ilvl="4" w:tplc="0C0A0003" w:tentative="1">
      <w:start w:val="1"/>
      <w:numFmt w:val="bullet"/>
      <w:lvlText w:val="o"/>
      <w:lvlJc w:val="left"/>
      <w:pPr>
        <w:ind w:left="4637" w:hanging="360"/>
      </w:pPr>
      <w:rPr>
        <w:rFonts w:ascii="Courier New" w:hAnsi="Courier New" w:cs="Courier New" w:hint="default"/>
      </w:rPr>
    </w:lvl>
    <w:lvl w:ilvl="5" w:tplc="0C0A0005" w:tentative="1">
      <w:start w:val="1"/>
      <w:numFmt w:val="bullet"/>
      <w:lvlText w:val=""/>
      <w:lvlJc w:val="left"/>
      <w:pPr>
        <w:ind w:left="5357" w:hanging="360"/>
      </w:pPr>
      <w:rPr>
        <w:rFonts w:ascii="Wingdings" w:hAnsi="Wingdings" w:hint="default"/>
      </w:rPr>
    </w:lvl>
    <w:lvl w:ilvl="6" w:tplc="0C0A0001" w:tentative="1">
      <w:start w:val="1"/>
      <w:numFmt w:val="bullet"/>
      <w:lvlText w:val=""/>
      <w:lvlJc w:val="left"/>
      <w:pPr>
        <w:ind w:left="6077" w:hanging="360"/>
      </w:pPr>
      <w:rPr>
        <w:rFonts w:ascii="Symbol" w:hAnsi="Symbol" w:hint="default"/>
      </w:rPr>
    </w:lvl>
    <w:lvl w:ilvl="7" w:tplc="0C0A0003" w:tentative="1">
      <w:start w:val="1"/>
      <w:numFmt w:val="bullet"/>
      <w:lvlText w:val="o"/>
      <w:lvlJc w:val="left"/>
      <w:pPr>
        <w:ind w:left="6797" w:hanging="360"/>
      </w:pPr>
      <w:rPr>
        <w:rFonts w:ascii="Courier New" w:hAnsi="Courier New" w:cs="Courier New" w:hint="default"/>
      </w:rPr>
    </w:lvl>
    <w:lvl w:ilvl="8" w:tplc="0C0A0005" w:tentative="1">
      <w:start w:val="1"/>
      <w:numFmt w:val="bullet"/>
      <w:lvlText w:val=""/>
      <w:lvlJc w:val="left"/>
      <w:pPr>
        <w:ind w:left="7517" w:hanging="360"/>
      </w:pPr>
      <w:rPr>
        <w:rFonts w:ascii="Wingdings" w:hAnsi="Wingdings" w:hint="default"/>
      </w:rPr>
    </w:lvl>
  </w:abstractNum>
  <w:abstractNum w:abstractNumId="27">
    <w:nsid w:val="477E6927"/>
    <w:multiLevelType w:val="hybridMultilevel"/>
    <w:tmpl w:val="97E00992"/>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28">
    <w:nsid w:val="4B733EFE"/>
    <w:multiLevelType w:val="hybridMultilevel"/>
    <w:tmpl w:val="D304F09E"/>
    <w:lvl w:ilvl="0" w:tplc="0C0A0001">
      <w:start w:val="1"/>
      <w:numFmt w:val="bullet"/>
      <w:lvlText w:val=""/>
      <w:lvlJc w:val="left"/>
      <w:pPr>
        <w:ind w:left="1353" w:hanging="360"/>
      </w:pPr>
      <w:rPr>
        <w:rFonts w:ascii="Symbol" w:hAnsi="Symbol" w:hint="default"/>
      </w:r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29">
    <w:nsid w:val="4C5644D8"/>
    <w:multiLevelType w:val="hybridMultilevel"/>
    <w:tmpl w:val="302C808E"/>
    <w:lvl w:ilvl="0" w:tplc="400A0017">
      <w:start w:val="1"/>
      <w:numFmt w:val="lowerLetter"/>
      <w:lvlText w:val="%1)"/>
      <w:lvlJc w:val="left"/>
      <w:pPr>
        <w:ind w:left="1068" w:hanging="360"/>
      </w:pPr>
    </w:lvl>
    <w:lvl w:ilvl="1" w:tplc="59E8B0D2">
      <w:start w:val="1"/>
      <w:numFmt w:val="decimal"/>
      <w:lvlText w:val="%2."/>
      <w:lvlJc w:val="left"/>
      <w:pPr>
        <w:ind w:left="2133" w:hanging="705"/>
      </w:pPr>
      <w:rPr>
        <w:rFonts w:hint="default"/>
      </w:rPr>
    </w:lvl>
    <w:lvl w:ilvl="2" w:tplc="400A001B" w:tentative="1">
      <w:start w:val="1"/>
      <w:numFmt w:val="lowerRoman"/>
      <w:lvlText w:val="%3."/>
      <w:lvlJc w:val="right"/>
      <w:pPr>
        <w:ind w:left="2508" w:hanging="180"/>
      </w:pPr>
    </w:lvl>
    <w:lvl w:ilvl="3" w:tplc="400A000F" w:tentative="1">
      <w:start w:val="1"/>
      <w:numFmt w:val="decimal"/>
      <w:lvlText w:val="%4."/>
      <w:lvlJc w:val="left"/>
      <w:pPr>
        <w:ind w:left="3228" w:hanging="360"/>
      </w:pPr>
    </w:lvl>
    <w:lvl w:ilvl="4" w:tplc="400A0019" w:tentative="1">
      <w:start w:val="1"/>
      <w:numFmt w:val="lowerLetter"/>
      <w:lvlText w:val="%5."/>
      <w:lvlJc w:val="left"/>
      <w:pPr>
        <w:ind w:left="3948" w:hanging="360"/>
      </w:pPr>
    </w:lvl>
    <w:lvl w:ilvl="5" w:tplc="400A001B" w:tentative="1">
      <w:start w:val="1"/>
      <w:numFmt w:val="lowerRoman"/>
      <w:lvlText w:val="%6."/>
      <w:lvlJc w:val="right"/>
      <w:pPr>
        <w:ind w:left="4668" w:hanging="180"/>
      </w:pPr>
    </w:lvl>
    <w:lvl w:ilvl="6" w:tplc="400A000F" w:tentative="1">
      <w:start w:val="1"/>
      <w:numFmt w:val="decimal"/>
      <w:lvlText w:val="%7."/>
      <w:lvlJc w:val="left"/>
      <w:pPr>
        <w:ind w:left="5388" w:hanging="360"/>
      </w:pPr>
    </w:lvl>
    <w:lvl w:ilvl="7" w:tplc="400A0019" w:tentative="1">
      <w:start w:val="1"/>
      <w:numFmt w:val="lowerLetter"/>
      <w:lvlText w:val="%8."/>
      <w:lvlJc w:val="left"/>
      <w:pPr>
        <w:ind w:left="6108" w:hanging="360"/>
      </w:pPr>
    </w:lvl>
    <w:lvl w:ilvl="8" w:tplc="400A001B" w:tentative="1">
      <w:start w:val="1"/>
      <w:numFmt w:val="lowerRoman"/>
      <w:lvlText w:val="%9."/>
      <w:lvlJc w:val="right"/>
      <w:pPr>
        <w:ind w:left="6828" w:hanging="180"/>
      </w:pPr>
    </w:lvl>
  </w:abstractNum>
  <w:abstractNum w:abstractNumId="30">
    <w:nsid w:val="4C7A2230"/>
    <w:multiLevelType w:val="hybridMultilevel"/>
    <w:tmpl w:val="81DAF7FE"/>
    <w:lvl w:ilvl="0" w:tplc="0C0A000B">
      <w:start w:val="1"/>
      <w:numFmt w:val="bullet"/>
      <w:lvlText w:val=""/>
      <w:lvlJc w:val="left"/>
      <w:pPr>
        <w:ind w:left="720" w:hanging="360"/>
      </w:pPr>
      <w:rPr>
        <w:rFonts w:ascii="Wingdings" w:hAnsi="Wingdings" w:hint="default"/>
        <w:b/>
      </w:rPr>
    </w:lvl>
    <w:lvl w:ilvl="1" w:tplc="11648B8E">
      <w:start w:val="1"/>
      <w:numFmt w:val="decimal"/>
      <w:lvlText w:val="%2."/>
      <w:lvlJc w:val="left"/>
      <w:pPr>
        <w:ind w:left="1785" w:hanging="705"/>
      </w:pPr>
      <w:rPr>
        <w:rFonts w:hint="default"/>
      </w:r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1">
    <w:nsid w:val="4E5B3B47"/>
    <w:multiLevelType w:val="hybridMultilevel"/>
    <w:tmpl w:val="BB4CFE3A"/>
    <w:lvl w:ilvl="0" w:tplc="0322A656">
      <w:start w:val="1"/>
      <w:numFmt w:val="bullet"/>
      <w:pStyle w:val="Prrafodelista"/>
      <w:lvlText w:val=""/>
      <w:lvlJc w:val="left"/>
      <w:pPr>
        <w:ind w:left="2149" w:hanging="360"/>
      </w:pPr>
      <w:rPr>
        <w:rFonts w:ascii="Symbol" w:hAnsi="Symbol" w:hint="default"/>
      </w:rPr>
    </w:lvl>
    <w:lvl w:ilvl="1" w:tplc="0C0A0003" w:tentative="1">
      <w:start w:val="1"/>
      <w:numFmt w:val="bullet"/>
      <w:lvlText w:val="o"/>
      <w:lvlJc w:val="left"/>
      <w:pPr>
        <w:ind w:left="2869" w:hanging="360"/>
      </w:pPr>
      <w:rPr>
        <w:rFonts w:ascii="Courier New" w:hAnsi="Courier New" w:cs="Courier New" w:hint="default"/>
      </w:rPr>
    </w:lvl>
    <w:lvl w:ilvl="2" w:tplc="0C0A0005" w:tentative="1">
      <w:start w:val="1"/>
      <w:numFmt w:val="bullet"/>
      <w:lvlText w:val=""/>
      <w:lvlJc w:val="left"/>
      <w:pPr>
        <w:ind w:left="3589" w:hanging="360"/>
      </w:pPr>
      <w:rPr>
        <w:rFonts w:ascii="Wingdings" w:hAnsi="Wingdings" w:hint="default"/>
      </w:rPr>
    </w:lvl>
    <w:lvl w:ilvl="3" w:tplc="0C0A0001" w:tentative="1">
      <w:start w:val="1"/>
      <w:numFmt w:val="bullet"/>
      <w:lvlText w:val=""/>
      <w:lvlJc w:val="left"/>
      <w:pPr>
        <w:ind w:left="4309" w:hanging="360"/>
      </w:pPr>
      <w:rPr>
        <w:rFonts w:ascii="Symbol" w:hAnsi="Symbol" w:hint="default"/>
      </w:rPr>
    </w:lvl>
    <w:lvl w:ilvl="4" w:tplc="0C0A0003" w:tentative="1">
      <w:start w:val="1"/>
      <w:numFmt w:val="bullet"/>
      <w:lvlText w:val="o"/>
      <w:lvlJc w:val="left"/>
      <w:pPr>
        <w:ind w:left="5029" w:hanging="360"/>
      </w:pPr>
      <w:rPr>
        <w:rFonts w:ascii="Courier New" w:hAnsi="Courier New" w:cs="Courier New" w:hint="default"/>
      </w:rPr>
    </w:lvl>
    <w:lvl w:ilvl="5" w:tplc="0C0A0005" w:tentative="1">
      <w:start w:val="1"/>
      <w:numFmt w:val="bullet"/>
      <w:lvlText w:val=""/>
      <w:lvlJc w:val="left"/>
      <w:pPr>
        <w:ind w:left="5749" w:hanging="360"/>
      </w:pPr>
      <w:rPr>
        <w:rFonts w:ascii="Wingdings" w:hAnsi="Wingdings" w:hint="default"/>
      </w:rPr>
    </w:lvl>
    <w:lvl w:ilvl="6" w:tplc="0C0A0001" w:tentative="1">
      <w:start w:val="1"/>
      <w:numFmt w:val="bullet"/>
      <w:lvlText w:val=""/>
      <w:lvlJc w:val="left"/>
      <w:pPr>
        <w:ind w:left="6469" w:hanging="360"/>
      </w:pPr>
      <w:rPr>
        <w:rFonts w:ascii="Symbol" w:hAnsi="Symbol" w:hint="default"/>
      </w:rPr>
    </w:lvl>
    <w:lvl w:ilvl="7" w:tplc="0C0A0003" w:tentative="1">
      <w:start w:val="1"/>
      <w:numFmt w:val="bullet"/>
      <w:lvlText w:val="o"/>
      <w:lvlJc w:val="left"/>
      <w:pPr>
        <w:ind w:left="7189" w:hanging="360"/>
      </w:pPr>
      <w:rPr>
        <w:rFonts w:ascii="Courier New" w:hAnsi="Courier New" w:cs="Courier New" w:hint="default"/>
      </w:rPr>
    </w:lvl>
    <w:lvl w:ilvl="8" w:tplc="0C0A0005" w:tentative="1">
      <w:start w:val="1"/>
      <w:numFmt w:val="bullet"/>
      <w:lvlText w:val=""/>
      <w:lvlJc w:val="left"/>
      <w:pPr>
        <w:ind w:left="7909" w:hanging="360"/>
      </w:pPr>
      <w:rPr>
        <w:rFonts w:ascii="Wingdings" w:hAnsi="Wingdings" w:hint="default"/>
      </w:rPr>
    </w:lvl>
  </w:abstractNum>
  <w:abstractNum w:abstractNumId="32">
    <w:nsid w:val="4F5D5EDB"/>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33">
    <w:nsid w:val="551C6C74"/>
    <w:multiLevelType w:val="hybridMultilevel"/>
    <w:tmpl w:val="D8CA51AC"/>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nsid w:val="55A575E6"/>
    <w:multiLevelType w:val="hybridMultilevel"/>
    <w:tmpl w:val="E73C8A6C"/>
    <w:lvl w:ilvl="0" w:tplc="FFCE45BC">
      <w:start w:val="1"/>
      <w:numFmt w:val="decimal"/>
      <w:lvlText w:val="C.U.%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5">
    <w:nsid w:val="55CD7211"/>
    <w:multiLevelType w:val="hybridMultilevel"/>
    <w:tmpl w:val="84D09668"/>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nsid w:val="590C5CAB"/>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37">
    <w:nsid w:val="5CF2671C"/>
    <w:multiLevelType w:val="multilevel"/>
    <w:tmpl w:val="47B8C87E"/>
    <w:lvl w:ilvl="0">
      <w:start w:val="1"/>
      <w:numFmt w:val="decimal"/>
      <w:lvlText w:val="%1."/>
      <w:lvlJc w:val="left"/>
      <w:pPr>
        <w:ind w:left="757" w:hanging="360"/>
      </w:pPr>
      <w:rPr>
        <w:rFonts w:hint="default"/>
      </w:rPr>
    </w:lvl>
    <w:lvl w:ilvl="1">
      <w:start w:val="1"/>
      <w:numFmt w:val="decimal"/>
      <w:isLgl/>
      <w:lvlText w:val="%1.%2."/>
      <w:lvlJc w:val="left"/>
      <w:pPr>
        <w:ind w:left="1117" w:hanging="720"/>
      </w:pPr>
      <w:rPr>
        <w:rFonts w:hint="default"/>
      </w:rPr>
    </w:lvl>
    <w:lvl w:ilvl="2">
      <w:start w:val="1"/>
      <w:numFmt w:val="decimal"/>
      <w:isLgl/>
      <w:lvlText w:val="%1.%2.%3."/>
      <w:lvlJc w:val="left"/>
      <w:pPr>
        <w:ind w:left="1477" w:hanging="1080"/>
      </w:pPr>
      <w:rPr>
        <w:rFonts w:hint="default"/>
      </w:rPr>
    </w:lvl>
    <w:lvl w:ilvl="3">
      <w:start w:val="1"/>
      <w:numFmt w:val="decimal"/>
      <w:isLgl/>
      <w:lvlText w:val="%1.%2.%3.%4."/>
      <w:lvlJc w:val="left"/>
      <w:pPr>
        <w:ind w:left="1477" w:hanging="1080"/>
      </w:pPr>
      <w:rPr>
        <w:rFonts w:hint="default"/>
      </w:rPr>
    </w:lvl>
    <w:lvl w:ilvl="4">
      <w:start w:val="1"/>
      <w:numFmt w:val="decimal"/>
      <w:isLgl/>
      <w:lvlText w:val="%1.%2.%3.%4.%5."/>
      <w:lvlJc w:val="left"/>
      <w:pPr>
        <w:ind w:left="1837" w:hanging="1440"/>
      </w:pPr>
      <w:rPr>
        <w:rFonts w:hint="default"/>
      </w:rPr>
    </w:lvl>
    <w:lvl w:ilvl="5">
      <w:start w:val="1"/>
      <w:numFmt w:val="decimal"/>
      <w:isLgl/>
      <w:lvlText w:val="%1.%2.%3.%4.%5.%6."/>
      <w:lvlJc w:val="left"/>
      <w:pPr>
        <w:ind w:left="2197" w:hanging="1800"/>
      </w:pPr>
      <w:rPr>
        <w:rFonts w:hint="default"/>
      </w:rPr>
    </w:lvl>
    <w:lvl w:ilvl="6">
      <w:start w:val="1"/>
      <w:numFmt w:val="decimal"/>
      <w:isLgl/>
      <w:lvlText w:val="%1.%2.%3.%4.%5.%6.%7."/>
      <w:lvlJc w:val="left"/>
      <w:pPr>
        <w:ind w:left="2557" w:hanging="2160"/>
      </w:pPr>
      <w:rPr>
        <w:rFonts w:hint="default"/>
      </w:rPr>
    </w:lvl>
    <w:lvl w:ilvl="7">
      <w:start w:val="1"/>
      <w:numFmt w:val="decimal"/>
      <w:isLgl/>
      <w:lvlText w:val="%1.%2.%3.%4.%5.%6.%7.%8."/>
      <w:lvlJc w:val="left"/>
      <w:pPr>
        <w:ind w:left="2557" w:hanging="2160"/>
      </w:pPr>
      <w:rPr>
        <w:rFonts w:hint="default"/>
      </w:rPr>
    </w:lvl>
    <w:lvl w:ilvl="8">
      <w:start w:val="1"/>
      <w:numFmt w:val="decimal"/>
      <w:isLgl/>
      <w:lvlText w:val="%1.%2.%3.%4.%5.%6.%7.%8.%9."/>
      <w:lvlJc w:val="left"/>
      <w:pPr>
        <w:ind w:left="2917" w:hanging="2520"/>
      </w:pPr>
      <w:rPr>
        <w:rFonts w:hint="default"/>
      </w:rPr>
    </w:lvl>
  </w:abstractNum>
  <w:abstractNum w:abstractNumId="38">
    <w:nsid w:val="5F2B4248"/>
    <w:multiLevelType w:val="multilevel"/>
    <w:tmpl w:val="47B8C8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9">
    <w:nsid w:val="632A7C1F"/>
    <w:multiLevelType w:val="hybridMultilevel"/>
    <w:tmpl w:val="109CA146"/>
    <w:lvl w:ilvl="0" w:tplc="0C0A000B">
      <w:start w:val="1"/>
      <w:numFmt w:val="bullet"/>
      <w:lvlText w:val=""/>
      <w:lvlJc w:val="left"/>
      <w:pPr>
        <w:ind w:left="1008" w:hanging="360"/>
      </w:pPr>
      <w:rPr>
        <w:rFonts w:ascii="Wingdings" w:hAnsi="Wingdings" w:hint="default"/>
      </w:rPr>
    </w:lvl>
    <w:lvl w:ilvl="1" w:tplc="0C0A0003" w:tentative="1">
      <w:start w:val="1"/>
      <w:numFmt w:val="bullet"/>
      <w:lvlText w:val="o"/>
      <w:lvlJc w:val="left"/>
      <w:pPr>
        <w:ind w:left="1728" w:hanging="360"/>
      </w:pPr>
      <w:rPr>
        <w:rFonts w:ascii="Courier New" w:hAnsi="Courier New" w:cs="Courier New" w:hint="default"/>
      </w:rPr>
    </w:lvl>
    <w:lvl w:ilvl="2" w:tplc="0C0A0005" w:tentative="1">
      <w:start w:val="1"/>
      <w:numFmt w:val="bullet"/>
      <w:lvlText w:val=""/>
      <w:lvlJc w:val="left"/>
      <w:pPr>
        <w:ind w:left="2448" w:hanging="360"/>
      </w:pPr>
      <w:rPr>
        <w:rFonts w:ascii="Wingdings" w:hAnsi="Wingdings" w:hint="default"/>
      </w:rPr>
    </w:lvl>
    <w:lvl w:ilvl="3" w:tplc="0C0A0001" w:tentative="1">
      <w:start w:val="1"/>
      <w:numFmt w:val="bullet"/>
      <w:lvlText w:val=""/>
      <w:lvlJc w:val="left"/>
      <w:pPr>
        <w:ind w:left="3168" w:hanging="360"/>
      </w:pPr>
      <w:rPr>
        <w:rFonts w:ascii="Symbol" w:hAnsi="Symbol" w:hint="default"/>
      </w:rPr>
    </w:lvl>
    <w:lvl w:ilvl="4" w:tplc="0C0A0003" w:tentative="1">
      <w:start w:val="1"/>
      <w:numFmt w:val="bullet"/>
      <w:lvlText w:val="o"/>
      <w:lvlJc w:val="left"/>
      <w:pPr>
        <w:ind w:left="3888" w:hanging="360"/>
      </w:pPr>
      <w:rPr>
        <w:rFonts w:ascii="Courier New" w:hAnsi="Courier New" w:cs="Courier New" w:hint="default"/>
      </w:rPr>
    </w:lvl>
    <w:lvl w:ilvl="5" w:tplc="0C0A0005" w:tentative="1">
      <w:start w:val="1"/>
      <w:numFmt w:val="bullet"/>
      <w:lvlText w:val=""/>
      <w:lvlJc w:val="left"/>
      <w:pPr>
        <w:ind w:left="4608" w:hanging="360"/>
      </w:pPr>
      <w:rPr>
        <w:rFonts w:ascii="Wingdings" w:hAnsi="Wingdings" w:hint="default"/>
      </w:rPr>
    </w:lvl>
    <w:lvl w:ilvl="6" w:tplc="0C0A0001" w:tentative="1">
      <w:start w:val="1"/>
      <w:numFmt w:val="bullet"/>
      <w:lvlText w:val=""/>
      <w:lvlJc w:val="left"/>
      <w:pPr>
        <w:ind w:left="5328" w:hanging="360"/>
      </w:pPr>
      <w:rPr>
        <w:rFonts w:ascii="Symbol" w:hAnsi="Symbol" w:hint="default"/>
      </w:rPr>
    </w:lvl>
    <w:lvl w:ilvl="7" w:tplc="0C0A0003" w:tentative="1">
      <w:start w:val="1"/>
      <w:numFmt w:val="bullet"/>
      <w:lvlText w:val="o"/>
      <w:lvlJc w:val="left"/>
      <w:pPr>
        <w:ind w:left="6048" w:hanging="360"/>
      </w:pPr>
      <w:rPr>
        <w:rFonts w:ascii="Courier New" w:hAnsi="Courier New" w:cs="Courier New" w:hint="default"/>
      </w:rPr>
    </w:lvl>
    <w:lvl w:ilvl="8" w:tplc="0C0A0005" w:tentative="1">
      <w:start w:val="1"/>
      <w:numFmt w:val="bullet"/>
      <w:lvlText w:val=""/>
      <w:lvlJc w:val="left"/>
      <w:pPr>
        <w:ind w:left="6768" w:hanging="360"/>
      </w:pPr>
      <w:rPr>
        <w:rFonts w:ascii="Wingdings" w:hAnsi="Wingdings" w:hint="default"/>
      </w:rPr>
    </w:lvl>
  </w:abstractNum>
  <w:abstractNum w:abstractNumId="40">
    <w:nsid w:val="636B4AE2"/>
    <w:multiLevelType w:val="hybridMultilevel"/>
    <w:tmpl w:val="EEB8AE0C"/>
    <w:lvl w:ilvl="0" w:tplc="1C006D6C">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4543C04"/>
    <w:multiLevelType w:val="hybridMultilevel"/>
    <w:tmpl w:val="6A944304"/>
    <w:lvl w:ilvl="0" w:tplc="0C0A0001">
      <w:start w:val="1"/>
      <w:numFmt w:val="bullet"/>
      <w:lvlText w:val=""/>
      <w:lvlJc w:val="left"/>
      <w:pPr>
        <w:ind w:left="1776" w:hanging="360"/>
      </w:pPr>
      <w:rPr>
        <w:rFonts w:ascii="Symbol" w:hAnsi="Symbol"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2">
    <w:nsid w:val="65CE5D70"/>
    <w:multiLevelType w:val="multilevel"/>
    <w:tmpl w:val="099E5CDE"/>
    <w:lvl w:ilvl="0">
      <w:start w:val="1"/>
      <w:numFmt w:val="decimal"/>
      <w:pStyle w:val="Ttulo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43">
    <w:nsid w:val="6648185E"/>
    <w:multiLevelType w:val="hybridMultilevel"/>
    <w:tmpl w:val="1752003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4">
    <w:nsid w:val="6798026B"/>
    <w:multiLevelType w:val="hybridMultilevel"/>
    <w:tmpl w:val="070E0C56"/>
    <w:lvl w:ilvl="0" w:tplc="400A0017">
      <w:start w:val="1"/>
      <w:numFmt w:val="lowerLetter"/>
      <w:lvlText w:val="%1)"/>
      <w:lvlJc w:val="left"/>
      <w:pPr>
        <w:ind w:left="2062"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5">
    <w:nsid w:val="67E7494F"/>
    <w:multiLevelType w:val="hybridMultilevel"/>
    <w:tmpl w:val="17520032"/>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46">
    <w:nsid w:val="6E224CDE"/>
    <w:multiLevelType w:val="multilevel"/>
    <w:tmpl w:val="5DCCD964"/>
    <w:lvl w:ilvl="0">
      <w:start w:val="4"/>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7">
    <w:nsid w:val="700B155F"/>
    <w:multiLevelType w:val="hybridMultilevel"/>
    <w:tmpl w:val="3ACE3DF2"/>
    <w:lvl w:ilvl="0" w:tplc="0C0A000F">
      <w:start w:val="1"/>
      <w:numFmt w:val="decimal"/>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48">
    <w:nsid w:val="750060F9"/>
    <w:multiLevelType w:val="hybridMultilevel"/>
    <w:tmpl w:val="189EA404"/>
    <w:lvl w:ilvl="0" w:tplc="0C0A0001">
      <w:start w:val="1"/>
      <w:numFmt w:val="bullet"/>
      <w:lvlText w:val=""/>
      <w:lvlJc w:val="left"/>
      <w:pPr>
        <w:ind w:left="1757" w:hanging="360"/>
      </w:pPr>
      <w:rPr>
        <w:rFonts w:ascii="Symbol" w:hAnsi="Symbol" w:hint="default"/>
      </w:rPr>
    </w:lvl>
    <w:lvl w:ilvl="1" w:tplc="0C0A0003" w:tentative="1">
      <w:start w:val="1"/>
      <w:numFmt w:val="bullet"/>
      <w:lvlText w:val="o"/>
      <w:lvlJc w:val="left"/>
      <w:pPr>
        <w:ind w:left="2477" w:hanging="360"/>
      </w:pPr>
      <w:rPr>
        <w:rFonts w:ascii="Courier New" w:hAnsi="Courier New" w:cs="Courier New" w:hint="default"/>
      </w:rPr>
    </w:lvl>
    <w:lvl w:ilvl="2" w:tplc="0C0A0005" w:tentative="1">
      <w:start w:val="1"/>
      <w:numFmt w:val="bullet"/>
      <w:lvlText w:val=""/>
      <w:lvlJc w:val="left"/>
      <w:pPr>
        <w:ind w:left="3197" w:hanging="360"/>
      </w:pPr>
      <w:rPr>
        <w:rFonts w:ascii="Wingdings" w:hAnsi="Wingdings" w:hint="default"/>
      </w:rPr>
    </w:lvl>
    <w:lvl w:ilvl="3" w:tplc="0C0A0001" w:tentative="1">
      <w:start w:val="1"/>
      <w:numFmt w:val="bullet"/>
      <w:lvlText w:val=""/>
      <w:lvlJc w:val="left"/>
      <w:pPr>
        <w:ind w:left="3917" w:hanging="360"/>
      </w:pPr>
      <w:rPr>
        <w:rFonts w:ascii="Symbol" w:hAnsi="Symbol" w:hint="default"/>
      </w:rPr>
    </w:lvl>
    <w:lvl w:ilvl="4" w:tplc="0C0A0003" w:tentative="1">
      <w:start w:val="1"/>
      <w:numFmt w:val="bullet"/>
      <w:lvlText w:val="o"/>
      <w:lvlJc w:val="left"/>
      <w:pPr>
        <w:ind w:left="4637" w:hanging="360"/>
      </w:pPr>
      <w:rPr>
        <w:rFonts w:ascii="Courier New" w:hAnsi="Courier New" w:cs="Courier New" w:hint="default"/>
      </w:rPr>
    </w:lvl>
    <w:lvl w:ilvl="5" w:tplc="0C0A0005" w:tentative="1">
      <w:start w:val="1"/>
      <w:numFmt w:val="bullet"/>
      <w:lvlText w:val=""/>
      <w:lvlJc w:val="left"/>
      <w:pPr>
        <w:ind w:left="5357" w:hanging="360"/>
      </w:pPr>
      <w:rPr>
        <w:rFonts w:ascii="Wingdings" w:hAnsi="Wingdings" w:hint="default"/>
      </w:rPr>
    </w:lvl>
    <w:lvl w:ilvl="6" w:tplc="0C0A0001" w:tentative="1">
      <w:start w:val="1"/>
      <w:numFmt w:val="bullet"/>
      <w:lvlText w:val=""/>
      <w:lvlJc w:val="left"/>
      <w:pPr>
        <w:ind w:left="6077" w:hanging="360"/>
      </w:pPr>
      <w:rPr>
        <w:rFonts w:ascii="Symbol" w:hAnsi="Symbol" w:hint="default"/>
      </w:rPr>
    </w:lvl>
    <w:lvl w:ilvl="7" w:tplc="0C0A0003" w:tentative="1">
      <w:start w:val="1"/>
      <w:numFmt w:val="bullet"/>
      <w:lvlText w:val="o"/>
      <w:lvlJc w:val="left"/>
      <w:pPr>
        <w:ind w:left="6797" w:hanging="360"/>
      </w:pPr>
      <w:rPr>
        <w:rFonts w:ascii="Courier New" w:hAnsi="Courier New" w:cs="Courier New" w:hint="default"/>
      </w:rPr>
    </w:lvl>
    <w:lvl w:ilvl="8" w:tplc="0C0A0005" w:tentative="1">
      <w:start w:val="1"/>
      <w:numFmt w:val="bullet"/>
      <w:lvlText w:val=""/>
      <w:lvlJc w:val="left"/>
      <w:pPr>
        <w:ind w:left="7517" w:hanging="360"/>
      </w:pPr>
      <w:rPr>
        <w:rFonts w:ascii="Wingdings" w:hAnsi="Wingdings" w:hint="default"/>
      </w:rPr>
    </w:lvl>
  </w:abstractNum>
  <w:abstractNum w:abstractNumId="49">
    <w:nsid w:val="768A5C91"/>
    <w:multiLevelType w:val="hybridMultilevel"/>
    <w:tmpl w:val="6CDA61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7A740211"/>
    <w:multiLevelType w:val="hybridMultilevel"/>
    <w:tmpl w:val="97E6E634"/>
    <w:lvl w:ilvl="0" w:tplc="45227A4E">
      <w:start w:val="2"/>
      <w:numFmt w:val="bullet"/>
      <w:lvlText w:val="-"/>
      <w:lvlJc w:val="left"/>
      <w:pPr>
        <w:ind w:left="1068" w:hanging="360"/>
      </w:pPr>
      <w:rPr>
        <w:rFonts w:ascii="Verdana" w:eastAsiaTheme="minorHAnsi" w:hAnsi="Verdana"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1">
    <w:nsid w:val="7B7F7B53"/>
    <w:multiLevelType w:val="hybridMultilevel"/>
    <w:tmpl w:val="0936BD9A"/>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2">
    <w:nsid w:val="7E1E287C"/>
    <w:multiLevelType w:val="hybridMultilevel"/>
    <w:tmpl w:val="81FC3DA6"/>
    <w:lvl w:ilvl="0" w:tplc="75B88130">
      <w:start w:val="2"/>
      <w:numFmt w:val="bullet"/>
      <w:lvlText w:val=""/>
      <w:lvlJc w:val="left"/>
      <w:pPr>
        <w:ind w:left="757" w:hanging="360"/>
      </w:pPr>
      <w:rPr>
        <w:rFonts w:ascii="Symbol" w:eastAsiaTheme="minorHAnsi" w:hAnsi="Symbol" w:cstheme="minorBidi" w:hint="default"/>
      </w:rPr>
    </w:lvl>
    <w:lvl w:ilvl="1" w:tplc="0C0A0003" w:tentative="1">
      <w:start w:val="1"/>
      <w:numFmt w:val="bullet"/>
      <w:lvlText w:val="o"/>
      <w:lvlJc w:val="left"/>
      <w:pPr>
        <w:ind w:left="1477" w:hanging="360"/>
      </w:pPr>
      <w:rPr>
        <w:rFonts w:ascii="Courier New" w:hAnsi="Courier New" w:cs="Courier New" w:hint="default"/>
      </w:rPr>
    </w:lvl>
    <w:lvl w:ilvl="2" w:tplc="0C0A0005" w:tentative="1">
      <w:start w:val="1"/>
      <w:numFmt w:val="bullet"/>
      <w:lvlText w:val=""/>
      <w:lvlJc w:val="left"/>
      <w:pPr>
        <w:ind w:left="2197" w:hanging="360"/>
      </w:pPr>
      <w:rPr>
        <w:rFonts w:ascii="Wingdings" w:hAnsi="Wingdings" w:hint="default"/>
      </w:rPr>
    </w:lvl>
    <w:lvl w:ilvl="3" w:tplc="0C0A0001" w:tentative="1">
      <w:start w:val="1"/>
      <w:numFmt w:val="bullet"/>
      <w:lvlText w:val=""/>
      <w:lvlJc w:val="left"/>
      <w:pPr>
        <w:ind w:left="2917" w:hanging="360"/>
      </w:pPr>
      <w:rPr>
        <w:rFonts w:ascii="Symbol" w:hAnsi="Symbol" w:hint="default"/>
      </w:rPr>
    </w:lvl>
    <w:lvl w:ilvl="4" w:tplc="0C0A0003" w:tentative="1">
      <w:start w:val="1"/>
      <w:numFmt w:val="bullet"/>
      <w:lvlText w:val="o"/>
      <w:lvlJc w:val="left"/>
      <w:pPr>
        <w:ind w:left="3637" w:hanging="360"/>
      </w:pPr>
      <w:rPr>
        <w:rFonts w:ascii="Courier New" w:hAnsi="Courier New" w:cs="Courier New" w:hint="default"/>
      </w:rPr>
    </w:lvl>
    <w:lvl w:ilvl="5" w:tplc="0C0A0005" w:tentative="1">
      <w:start w:val="1"/>
      <w:numFmt w:val="bullet"/>
      <w:lvlText w:val=""/>
      <w:lvlJc w:val="left"/>
      <w:pPr>
        <w:ind w:left="4357" w:hanging="360"/>
      </w:pPr>
      <w:rPr>
        <w:rFonts w:ascii="Wingdings" w:hAnsi="Wingdings" w:hint="default"/>
      </w:rPr>
    </w:lvl>
    <w:lvl w:ilvl="6" w:tplc="0C0A0001" w:tentative="1">
      <w:start w:val="1"/>
      <w:numFmt w:val="bullet"/>
      <w:lvlText w:val=""/>
      <w:lvlJc w:val="left"/>
      <w:pPr>
        <w:ind w:left="5077" w:hanging="360"/>
      </w:pPr>
      <w:rPr>
        <w:rFonts w:ascii="Symbol" w:hAnsi="Symbol" w:hint="default"/>
      </w:rPr>
    </w:lvl>
    <w:lvl w:ilvl="7" w:tplc="0C0A0003" w:tentative="1">
      <w:start w:val="1"/>
      <w:numFmt w:val="bullet"/>
      <w:lvlText w:val="o"/>
      <w:lvlJc w:val="left"/>
      <w:pPr>
        <w:ind w:left="5797" w:hanging="360"/>
      </w:pPr>
      <w:rPr>
        <w:rFonts w:ascii="Courier New" w:hAnsi="Courier New" w:cs="Courier New" w:hint="default"/>
      </w:rPr>
    </w:lvl>
    <w:lvl w:ilvl="8" w:tplc="0C0A0005" w:tentative="1">
      <w:start w:val="1"/>
      <w:numFmt w:val="bullet"/>
      <w:lvlText w:val=""/>
      <w:lvlJc w:val="left"/>
      <w:pPr>
        <w:ind w:left="6517" w:hanging="360"/>
      </w:pPr>
      <w:rPr>
        <w:rFonts w:ascii="Wingdings" w:hAnsi="Wingdings" w:hint="default"/>
      </w:rPr>
    </w:lvl>
  </w:abstractNum>
  <w:num w:numId="1">
    <w:abstractNumId w:val="29"/>
  </w:num>
  <w:num w:numId="2">
    <w:abstractNumId w:val="22"/>
  </w:num>
  <w:num w:numId="3">
    <w:abstractNumId w:val="21"/>
  </w:num>
  <w:num w:numId="4">
    <w:abstractNumId w:val="25"/>
  </w:num>
  <w:num w:numId="5">
    <w:abstractNumId w:val="18"/>
  </w:num>
  <w:num w:numId="6">
    <w:abstractNumId w:val="40"/>
  </w:num>
  <w:num w:numId="7">
    <w:abstractNumId w:val="51"/>
  </w:num>
  <w:num w:numId="8">
    <w:abstractNumId w:val="42"/>
  </w:num>
  <w:num w:numId="9">
    <w:abstractNumId w:val="39"/>
  </w:num>
  <w:num w:numId="10">
    <w:abstractNumId w:val="33"/>
  </w:num>
  <w:num w:numId="11">
    <w:abstractNumId w:val="30"/>
  </w:num>
  <w:num w:numId="12">
    <w:abstractNumId w:val="31"/>
  </w:num>
  <w:num w:numId="13">
    <w:abstractNumId w:val="47"/>
  </w:num>
  <w:num w:numId="14">
    <w:abstractNumId w:val="15"/>
  </w:num>
  <w:num w:numId="15">
    <w:abstractNumId w:val="44"/>
  </w:num>
  <w:num w:numId="16">
    <w:abstractNumId w:val="2"/>
  </w:num>
  <w:num w:numId="17">
    <w:abstractNumId w:val="7"/>
  </w:num>
  <w:num w:numId="18">
    <w:abstractNumId w:val="28"/>
  </w:num>
  <w:num w:numId="19">
    <w:abstractNumId w:val="11"/>
  </w:num>
  <w:num w:numId="20">
    <w:abstractNumId w:val="52"/>
  </w:num>
  <w:num w:numId="21">
    <w:abstractNumId w:val="50"/>
  </w:num>
  <w:num w:numId="22">
    <w:abstractNumId w:val="45"/>
  </w:num>
  <w:num w:numId="23">
    <w:abstractNumId w:val="19"/>
  </w:num>
  <w:num w:numId="24">
    <w:abstractNumId w:val="37"/>
  </w:num>
  <w:num w:numId="25">
    <w:abstractNumId w:val="32"/>
  </w:num>
  <w:num w:numId="26">
    <w:abstractNumId w:val="49"/>
  </w:num>
  <w:num w:numId="27">
    <w:abstractNumId w:val="34"/>
  </w:num>
  <w:num w:numId="28">
    <w:abstractNumId w:val="41"/>
  </w:num>
  <w:num w:numId="29">
    <w:abstractNumId w:val="5"/>
  </w:num>
  <w:num w:numId="30">
    <w:abstractNumId w:val="27"/>
  </w:num>
  <w:num w:numId="31">
    <w:abstractNumId w:val="14"/>
  </w:num>
  <w:num w:numId="32">
    <w:abstractNumId w:val="12"/>
  </w:num>
  <w:num w:numId="33">
    <w:abstractNumId w:val="17"/>
  </w:num>
  <w:num w:numId="34">
    <w:abstractNumId w:val="3"/>
  </w:num>
  <w:num w:numId="35">
    <w:abstractNumId w:val="16"/>
  </w:num>
  <w:num w:numId="36">
    <w:abstractNumId w:val="10"/>
  </w:num>
  <w:num w:numId="37">
    <w:abstractNumId w:val="43"/>
  </w:num>
  <w:num w:numId="38">
    <w:abstractNumId w:val="38"/>
  </w:num>
  <w:num w:numId="39">
    <w:abstractNumId w:val="6"/>
  </w:num>
  <w:num w:numId="40">
    <w:abstractNumId w:val="0"/>
  </w:num>
  <w:num w:numId="41">
    <w:abstractNumId w:val="8"/>
  </w:num>
  <w:num w:numId="42">
    <w:abstractNumId w:val="13"/>
  </w:num>
  <w:num w:numId="43">
    <w:abstractNumId w:val="9"/>
  </w:num>
  <w:num w:numId="44">
    <w:abstractNumId w:val="23"/>
  </w:num>
  <w:num w:numId="45">
    <w:abstractNumId w:val="20"/>
  </w:num>
  <w:num w:numId="46">
    <w:abstractNumId w:val="35"/>
  </w:num>
  <w:num w:numId="47">
    <w:abstractNumId w:val="24"/>
  </w:num>
  <w:num w:numId="48">
    <w:abstractNumId w:val="4"/>
  </w:num>
  <w:num w:numId="49">
    <w:abstractNumId w:val="46"/>
  </w:num>
  <w:num w:numId="50">
    <w:abstractNumId w:val="36"/>
  </w:num>
  <w:num w:numId="51">
    <w:abstractNumId w:val="1"/>
  </w:num>
  <w:num w:numId="52">
    <w:abstractNumId w:val="26"/>
  </w:num>
  <w:num w:numId="53">
    <w:abstractNumId w:val="48"/>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los cruz">
    <w15:presenceInfo w15:providerId="Windows Live" w15:userId="198542076084cde3"/>
  </w15:person>
  <w15:person w15:author="luis angel barrancos ortiz">
    <w15:presenceInfo w15:providerId="Windows Live" w15:userId="df8ad3692fb64d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markup="0"/>
  <w:trackRevisions/>
  <w:documentProtection w:edit="trackedChanges" w:enforcement="1" w:cryptProviderType="rsaAES" w:cryptAlgorithmClass="hash" w:cryptAlgorithmType="typeAny" w:cryptAlgorithmSid="14" w:cryptSpinCount="100000" w:hash="6hC5Y6mZcxWPnoR+fkYFGwzmhIoFtaDyLdvL+vc0E3hLpXvQtPTfxCZrc3Qh6g+GMfgoljygO6SUPO1m0ECpOA==" w:salt="y3zarUB3TnPJ5PSSxEKMHA=="/>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A8D"/>
    <w:rsid w:val="0000226E"/>
    <w:rsid w:val="00016A9F"/>
    <w:rsid w:val="00022102"/>
    <w:rsid w:val="00025277"/>
    <w:rsid w:val="00032577"/>
    <w:rsid w:val="00034ADA"/>
    <w:rsid w:val="00041D8D"/>
    <w:rsid w:val="00042790"/>
    <w:rsid w:val="00044B14"/>
    <w:rsid w:val="0004663B"/>
    <w:rsid w:val="00053B0E"/>
    <w:rsid w:val="00056F88"/>
    <w:rsid w:val="0005760A"/>
    <w:rsid w:val="000576A3"/>
    <w:rsid w:val="000721A0"/>
    <w:rsid w:val="000808EF"/>
    <w:rsid w:val="00094A32"/>
    <w:rsid w:val="000955B9"/>
    <w:rsid w:val="00095FB1"/>
    <w:rsid w:val="00096CBA"/>
    <w:rsid w:val="000A4162"/>
    <w:rsid w:val="000A7045"/>
    <w:rsid w:val="000B6FD7"/>
    <w:rsid w:val="000C7BEB"/>
    <w:rsid w:val="000F0763"/>
    <w:rsid w:val="000F2686"/>
    <w:rsid w:val="000F35FE"/>
    <w:rsid w:val="000F6970"/>
    <w:rsid w:val="00101872"/>
    <w:rsid w:val="00113E61"/>
    <w:rsid w:val="00116B9E"/>
    <w:rsid w:val="0012221B"/>
    <w:rsid w:val="00122DDD"/>
    <w:rsid w:val="001269D3"/>
    <w:rsid w:val="00131EA9"/>
    <w:rsid w:val="001362F1"/>
    <w:rsid w:val="00140A89"/>
    <w:rsid w:val="00151BB7"/>
    <w:rsid w:val="001528B3"/>
    <w:rsid w:val="00163522"/>
    <w:rsid w:val="00185A8D"/>
    <w:rsid w:val="001A7AED"/>
    <w:rsid w:val="001B4F69"/>
    <w:rsid w:val="001C3866"/>
    <w:rsid w:val="001C3EF2"/>
    <w:rsid w:val="001E2357"/>
    <w:rsid w:val="001E24BE"/>
    <w:rsid w:val="001F21C5"/>
    <w:rsid w:val="00210B00"/>
    <w:rsid w:val="00217A91"/>
    <w:rsid w:val="00217D1A"/>
    <w:rsid w:val="0023086D"/>
    <w:rsid w:val="00233076"/>
    <w:rsid w:val="00240F6A"/>
    <w:rsid w:val="00242FF2"/>
    <w:rsid w:val="00246E74"/>
    <w:rsid w:val="00252716"/>
    <w:rsid w:val="00263EEB"/>
    <w:rsid w:val="00270CF7"/>
    <w:rsid w:val="00274126"/>
    <w:rsid w:val="002870DA"/>
    <w:rsid w:val="00290B8E"/>
    <w:rsid w:val="002B14D1"/>
    <w:rsid w:val="002B19A0"/>
    <w:rsid w:val="002C2930"/>
    <w:rsid w:val="002C4A6B"/>
    <w:rsid w:val="002E0C02"/>
    <w:rsid w:val="00314F33"/>
    <w:rsid w:val="0032295A"/>
    <w:rsid w:val="00335B5C"/>
    <w:rsid w:val="00335F9E"/>
    <w:rsid w:val="00345D72"/>
    <w:rsid w:val="00346EBF"/>
    <w:rsid w:val="00351064"/>
    <w:rsid w:val="0035315D"/>
    <w:rsid w:val="003563AF"/>
    <w:rsid w:val="003670E8"/>
    <w:rsid w:val="00375FF3"/>
    <w:rsid w:val="00377F53"/>
    <w:rsid w:val="00384526"/>
    <w:rsid w:val="003928A6"/>
    <w:rsid w:val="00397182"/>
    <w:rsid w:val="003B0366"/>
    <w:rsid w:val="003B3D94"/>
    <w:rsid w:val="003C4392"/>
    <w:rsid w:val="003C4591"/>
    <w:rsid w:val="003C66CC"/>
    <w:rsid w:val="003D664A"/>
    <w:rsid w:val="003E2C16"/>
    <w:rsid w:val="003F0812"/>
    <w:rsid w:val="004009B1"/>
    <w:rsid w:val="0040240C"/>
    <w:rsid w:val="00411B75"/>
    <w:rsid w:val="00417A78"/>
    <w:rsid w:val="00421492"/>
    <w:rsid w:val="004214B8"/>
    <w:rsid w:val="00422857"/>
    <w:rsid w:val="004266C2"/>
    <w:rsid w:val="004400F1"/>
    <w:rsid w:val="00441BBF"/>
    <w:rsid w:val="00444380"/>
    <w:rsid w:val="00447B84"/>
    <w:rsid w:val="00452C76"/>
    <w:rsid w:val="0045555F"/>
    <w:rsid w:val="0046299F"/>
    <w:rsid w:val="00464C97"/>
    <w:rsid w:val="00472E24"/>
    <w:rsid w:val="00486283"/>
    <w:rsid w:val="00487754"/>
    <w:rsid w:val="00487BFD"/>
    <w:rsid w:val="0049659E"/>
    <w:rsid w:val="004A4E65"/>
    <w:rsid w:val="004A4F6A"/>
    <w:rsid w:val="004A67A5"/>
    <w:rsid w:val="004B0FB7"/>
    <w:rsid w:val="004B3764"/>
    <w:rsid w:val="004D1A31"/>
    <w:rsid w:val="004E1E97"/>
    <w:rsid w:val="004E364C"/>
    <w:rsid w:val="004F511F"/>
    <w:rsid w:val="0050096C"/>
    <w:rsid w:val="00501969"/>
    <w:rsid w:val="00505897"/>
    <w:rsid w:val="00520FD8"/>
    <w:rsid w:val="00526D5D"/>
    <w:rsid w:val="00543309"/>
    <w:rsid w:val="0055480A"/>
    <w:rsid w:val="00561820"/>
    <w:rsid w:val="005653B0"/>
    <w:rsid w:val="00574983"/>
    <w:rsid w:val="0057627E"/>
    <w:rsid w:val="00585543"/>
    <w:rsid w:val="00594875"/>
    <w:rsid w:val="005A6EBC"/>
    <w:rsid w:val="005A7134"/>
    <w:rsid w:val="005C5236"/>
    <w:rsid w:val="005C54A8"/>
    <w:rsid w:val="005E2046"/>
    <w:rsid w:val="005E68C5"/>
    <w:rsid w:val="00614D24"/>
    <w:rsid w:val="0062096F"/>
    <w:rsid w:val="00622A29"/>
    <w:rsid w:val="0062420F"/>
    <w:rsid w:val="0062666D"/>
    <w:rsid w:val="00634D70"/>
    <w:rsid w:val="00636B04"/>
    <w:rsid w:val="006373AB"/>
    <w:rsid w:val="0065343B"/>
    <w:rsid w:val="00654581"/>
    <w:rsid w:val="00654756"/>
    <w:rsid w:val="00661D7B"/>
    <w:rsid w:val="00682E56"/>
    <w:rsid w:val="0069713E"/>
    <w:rsid w:val="006A06C5"/>
    <w:rsid w:val="006A3BF6"/>
    <w:rsid w:val="006C2B34"/>
    <w:rsid w:val="006D1791"/>
    <w:rsid w:val="006F1F5B"/>
    <w:rsid w:val="006F3FF2"/>
    <w:rsid w:val="00700DB8"/>
    <w:rsid w:val="0070135C"/>
    <w:rsid w:val="00704064"/>
    <w:rsid w:val="00704AA8"/>
    <w:rsid w:val="0070501C"/>
    <w:rsid w:val="00712D36"/>
    <w:rsid w:val="00714E0A"/>
    <w:rsid w:val="007163A1"/>
    <w:rsid w:val="00726295"/>
    <w:rsid w:val="00726B7D"/>
    <w:rsid w:val="007401D0"/>
    <w:rsid w:val="0074083C"/>
    <w:rsid w:val="00742A2F"/>
    <w:rsid w:val="0074395C"/>
    <w:rsid w:val="00762F92"/>
    <w:rsid w:val="00772E27"/>
    <w:rsid w:val="007B08E7"/>
    <w:rsid w:val="007B39CC"/>
    <w:rsid w:val="007B6292"/>
    <w:rsid w:val="007C3350"/>
    <w:rsid w:val="007C39AA"/>
    <w:rsid w:val="007C494B"/>
    <w:rsid w:val="007F0A9A"/>
    <w:rsid w:val="007F677B"/>
    <w:rsid w:val="007F67AC"/>
    <w:rsid w:val="00802BAE"/>
    <w:rsid w:val="008115B6"/>
    <w:rsid w:val="00811E43"/>
    <w:rsid w:val="00814138"/>
    <w:rsid w:val="0082010D"/>
    <w:rsid w:val="0082056F"/>
    <w:rsid w:val="00852A4E"/>
    <w:rsid w:val="00861127"/>
    <w:rsid w:val="00862142"/>
    <w:rsid w:val="00863595"/>
    <w:rsid w:val="008648F0"/>
    <w:rsid w:val="00865265"/>
    <w:rsid w:val="0086781F"/>
    <w:rsid w:val="00870542"/>
    <w:rsid w:val="0087433E"/>
    <w:rsid w:val="00874F9A"/>
    <w:rsid w:val="0087501E"/>
    <w:rsid w:val="00877298"/>
    <w:rsid w:val="00890991"/>
    <w:rsid w:val="00895DC4"/>
    <w:rsid w:val="008A200D"/>
    <w:rsid w:val="008A5C3F"/>
    <w:rsid w:val="008B3A9B"/>
    <w:rsid w:val="008B61FC"/>
    <w:rsid w:val="008C15C2"/>
    <w:rsid w:val="008C3B02"/>
    <w:rsid w:val="008C72D8"/>
    <w:rsid w:val="008D0CC0"/>
    <w:rsid w:val="008E03F0"/>
    <w:rsid w:val="008E3D79"/>
    <w:rsid w:val="008E5018"/>
    <w:rsid w:val="008E64C4"/>
    <w:rsid w:val="008E6515"/>
    <w:rsid w:val="00900C9F"/>
    <w:rsid w:val="009022B9"/>
    <w:rsid w:val="00906282"/>
    <w:rsid w:val="00913182"/>
    <w:rsid w:val="0091558A"/>
    <w:rsid w:val="00916756"/>
    <w:rsid w:val="00916B6A"/>
    <w:rsid w:val="00946210"/>
    <w:rsid w:val="0095767E"/>
    <w:rsid w:val="00966880"/>
    <w:rsid w:val="00980FDA"/>
    <w:rsid w:val="00982872"/>
    <w:rsid w:val="00986D03"/>
    <w:rsid w:val="009918A4"/>
    <w:rsid w:val="00994DCC"/>
    <w:rsid w:val="009B215A"/>
    <w:rsid w:val="009B2B2E"/>
    <w:rsid w:val="009B3E42"/>
    <w:rsid w:val="009C05F9"/>
    <w:rsid w:val="009C0E9D"/>
    <w:rsid w:val="009C5494"/>
    <w:rsid w:val="009C5CEA"/>
    <w:rsid w:val="009D212D"/>
    <w:rsid w:val="009D3B2E"/>
    <w:rsid w:val="009D782A"/>
    <w:rsid w:val="009E743C"/>
    <w:rsid w:val="009F6958"/>
    <w:rsid w:val="009F7493"/>
    <w:rsid w:val="00A0792B"/>
    <w:rsid w:val="00A114A1"/>
    <w:rsid w:val="00A24C68"/>
    <w:rsid w:val="00A37DC6"/>
    <w:rsid w:val="00A6007D"/>
    <w:rsid w:val="00A66A10"/>
    <w:rsid w:val="00A674AE"/>
    <w:rsid w:val="00A749E2"/>
    <w:rsid w:val="00A75814"/>
    <w:rsid w:val="00A75D68"/>
    <w:rsid w:val="00A83EA4"/>
    <w:rsid w:val="00A93044"/>
    <w:rsid w:val="00AA7E29"/>
    <w:rsid w:val="00AB458A"/>
    <w:rsid w:val="00AC6E0B"/>
    <w:rsid w:val="00AD284B"/>
    <w:rsid w:val="00AF02CB"/>
    <w:rsid w:val="00AF0525"/>
    <w:rsid w:val="00AF0B96"/>
    <w:rsid w:val="00AF28D2"/>
    <w:rsid w:val="00AF3594"/>
    <w:rsid w:val="00B015E4"/>
    <w:rsid w:val="00B01DCC"/>
    <w:rsid w:val="00B05DB4"/>
    <w:rsid w:val="00B06790"/>
    <w:rsid w:val="00B11ED8"/>
    <w:rsid w:val="00B26065"/>
    <w:rsid w:val="00B32547"/>
    <w:rsid w:val="00B415AB"/>
    <w:rsid w:val="00B4297B"/>
    <w:rsid w:val="00B44A9E"/>
    <w:rsid w:val="00B53567"/>
    <w:rsid w:val="00B57155"/>
    <w:rsid w:val="00B61973"/>
    <w:rsid w:val="00B653C7"/>
    <w:rsid w:val="00B70AF4"/>
    <w:rsid w:val="00B70BD2"/>
    <w:rsid w:val="00B86A66"/>
    <w:rsid w:val="00B90631"/>
    <w:rsid w:val="00BB6FC0"/>
    <w:rsid w:val="00BD71A4"/>
    <w:rsid w:val="00BE5AED"/>
    <w:rsid w:val="00BF2ACC"/>
    <w:rsid w:val="00C128F4"/>
    <w:rsid w:val="00C1575B"/>
    <w:rsid w:val="00C200FB"/>
    <w:rsid w:val="00C22ADE"/>
    <w:rsid w:val="00C61014"/>
    <w:rsid w:val="00C679CE"/>
    <w:rsid w:val="00C71857"/>
    <w:rsid w:val="00C71E04"/>
    <w:rsid w:val="00C73D09"/>
    <w:rsid w:val="00C7466F"/>
    <w:rsid w:val="00C80720"/>
    <w:rsid w:val="00C948A0"/>
    <w:rsid w:val="00C96D62"/>
    <w:rsid w:val="00CA0389"/>
    <w:rsid w:val="00CA3143"/>
    <w:rsid w:val="00CA372F"/>
    <w:rsid w:val="00CA4EA9"/>
    <w:rsid w:val="00CC5C32"/>
    <w:rsid w:val="00CE2342"/>
    <w:rsid w:val="00CE24CB"/>
    <w:rsid w:val="00CE40B0"/>
    <w:rsid w:val="00CE5310"/>
    <w:rsid w:val="00CF487D"/>
    <w:rsid w:val="00D023D6"/>
    <w:rsid w:val="00D038B0"/>
    <w:rsid w:val="00D07F50"/>
    <w:rsid w:val="00D10FAA"/>
    <w:rsid w:val="00D12A51"/>
    <w:rsid w:val="00D171D8"/>
    <w:rsid w:val="00D177EC"/>
    <w:rsid w:val="00D34088"/>
    <w:rsid w:val="00D36277"/>
    <w:rsid w:val="00D40681"/>
    <w:rsid w:val="00D53979"/>
    <w:rsid w:val="00D65772"/>
    <w:rsid w:val="00D70C2D"/>
    <w:rsid w:val="00D766F1"/>
    <w:rsid w:val="00D85BB1"/>
    <w:rsid w:val="00DC0331"/>
    <w:rsid w:val="00DC4B7C"/>
    <w:rsid w:val="00DC5AAB"/>
    <w:rsid w:val="00DD3607"/>
    <w:rsid w:val="00DE309A"/>
    <w:rsid w:val="00DF7B31"/>
    <w:rsid w:val="00E00023"/>
    <w:rsid w:val="00E12FE7"/>
    <w:rsid w:val="00E16C09"/>
    <w:rsid w:val="00E16E70"/>
    <w:rsid w:val="00E30464"/>
    <w:rsid w:val="00E33D06"/>
    <w:rsid w:val="00E36BA9"/>
    <w:rsid w:val="00E427EA"/>
    <w:rsid w:val="00E4319C"/>
    <w:rsid w:val="00E479F2"/>
    <w:rsid w:val="00E5573D"/>
    <w:rsid w:val="00E55BC3"/>
    <w:rsid w:val="00E5696B"/>
    <w:rsid w:val="00E6671C"/>
    <w:rsid w:val="00E71E9D"/>
    <w:rsid w:val="00E8214E"/>
    <w:rsid w:val="00E82AFE"/>
    <w:rsid w:val="00E86793"/>
    <w:rsid w:val="00E913D5"/>
    <w:rsid w:val="00E939BB"/>
    <w:rsid w:val="00E9410F"/>
    <w:rsid w:val="00EA5448"/>
    <w:rsid w:val="00EB6F6E"/>
    <w:rsid w:val="00EC2C8F"/>
    <w:rsid w:val="00EC3824"/>
    <w:rsid w:val="00EC5CF6"/>
    <w:rsid w:val="00ED040B"/>
    <w:rsid w:val="00ED13DA"/>
    <w:rsid w:val="00EF0420"/>
    <w:rsid w:val="00EF076B"/>
    <w:rsid w:val="00F127E9"/>
    <w:rsid w:val="00F13DDA"/>
    <w:rsid w:val="00F15F64"/>
    <w:rsid w:val="00F35F45"/>
    <w:rsid w:val="00F40133"/>
    <w:rsid w:val="00F449C8"/>
    <w:rsid w:val="00F57815"/>
    <w:rsid w:val="00F60B74"/>
    <w:rsid w:val="00F72AEC"/>
    <w:rsid w:val="00F803A6"/>
    <w:rsid w:val="00F820E7"/>
    <w:rsid w:val="00F915FC"/>
    <w:rsid w:val="00FA4B39"/>
    <w:rsid w:val="00FB15DD"/>
    <w:rsid w:val="00FD1B60"/>
    <w:rsid w:val="00FD1B7D"/>
    <w:rsid w:val="00FE0F93"/>
    <w:rsid w:val="00FE2D98"/>
    <w:rsid w:val="00FE4A4C"/>
    <w:rsid w:val="00FE6265"/>
    <w:rsid w:val="00FF1526"/>
    <w:rsid w:val="00FF231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759DF"/>
  <w15:docId w15:val="{F2CC7F8B-B1BB-45FF-A91E-27B05AFE5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13DA"/>
    <w:pPr>
      <w:spacing w:before="100" w:beforeAutospacing="1" w:after="100" w:afterAutospacing="1" w:line="360" w:lineRule="auto"/>
      <w:ind w:firstLine="709"/>
      <w:jc w:val="both"/>
    </w:pPr>
    <w:rPr>
      <w:rFonts w:ascii="Verdana" w:hAnsi="Verdana"/>
    </w:rPr>
  </w:style>
  <w:style w:type="paragraph" w:styleId="Ttulo1">
    <w:name w:val="heading 1"/>
    <w:basedOn w:val="Normal"/>
    <w:next w:val="Normal"/>
    <w:link w:val="Ttulo1Car"/>
    <w:uiPriority w:val="9"/>
    <w:qFormat/>
    <w:rsid w:val="00464C97"/>
    <w:pPr>
      <w:keepNext/>
      <w:keepLines/>
      <w:numPr>
        <w:numId w:val="8"/>
      </w:numPr>
      <w:spacing w:before="480" w:after="0"/>
      <w:outlineLvl w:val="0"/>
    </w:pPr>
    <w:rPr>
      <w:rFonts w:eastAsiaTheme="majorEastAsia" w:cstheme="majorBidi"/>
      <w:b/>
      <w:bCs/>
      <w:sz w:val="30"/>
      <w:szCs w:val="28"/>
    </w:rPr>
  </w:style>
  <w:style w:type="paragraph" w:styleId="Ttulo2">
    <w:name w:val="heading 2"/>
    <w:basedOn w:val="Normal"/>
    <w:next w:val="Normal"/>
    <w:link w:val="Ttulo2Car"/>
    <w:uiPriority w:val="9"/>
    <w:unhideWhenUsed/>
    <w:qFormat/>
    <w:rsid w:val="000F35FE"/>
    <w:pPr>
      <w:keepNext/>
      <w:keepLines/>
      <w:spacing w:before="200" w:after="0"/>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B44A9E"/>
    <w:pPr>
      <w:keepNext/>
      <w:keepLines/>
      <w:spacing w:before="200" w:after="0"/>
      <w:outlineLvl w:val="2"/>
    </w:pPr>
    <w:rPr>
      <w:rFonts w:eastAsiaTheme="majorEastAsia" w:cstheme="majorBidi"/>
      <w:b/>
      <w:bCs/>
      <w:sz w:val="26"/>
    </w:rPr>
  </w:style>
  <w:style w:type="paragraph" w:styleId="Ttulo4">
    <w:name w:val="heading 4"/>
    <w:basedOn w:val="Normal"/>
    <w:next w:val="Normal"/>
    <w:link w:val="Ttulo4Car"/>
    <w:uiPriority w:val="9"/>
    <w:unhideWhenUsed/>
    <w:qFormat/>
    <w:rsid w:val="00096CBA"/>
    <w:pPr>
      <w:keepNext/>
      <w:keepLines/>
      <w:spacing w:before="40" w:after="0"/>
      <w:outlineLvl w:val="3"/>
    </w:pPr>
    <w:rPr>
      <w:rFonts w:eastAsiaTheme="majorEastAsia" w:cstheme="majorBidi"/>
      <w:b/>
      <w:iCs/>
    </w:rPr>
  </w:style>
  <w:style w:type="paragraph" w:styleId="Ttulo5">
    <w:name w:val="heading 5"/>
    <w:basedOn w:val="Normal"/>
    <w:next w:val="Normal"/>
    <w:link w:val="Ttulo5Car"/>
    <w:uiPriority w:val="9"/>
    <w:unhideWhenUsed/>
    <w:qFormat/>
    <w:rsid w:val="00421492"/>
    <w:pPr>
      <w:keepNext/>
      <w:spacing w:line="240" w:lineRule="auto"/>
      <w:jc w:val="center"/>
      <w:outlineLvl w:val="4"/>
    </w:pPr>
    <w:rPr>
      <w:rFonts w:eastAsia="Times New Roman" w:cs="Times New Roman"/>
      <w:sz w:val="28"/>
      <w:szCs w:val="32"/>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64C97"/>
    <w:rPr>
      <w:rFonts w:ascii="Verdana" w:eastAsiaTheme="majorEastAsia" w:hAnsi="Verdana" w:cstheme="majorBidi"/>
      <w:b/>
      <w:bCs/>
      <w:sz w:val="30"/>
      <w:szCs w:val="28"/>
    </w:rPr>
  </w:style>
  <w:style w:type="character" w:customStyle="1" w:styleId="Ttulo2Car">
    <w:name w:val="Título 2 Car"/>
    <w:basedOn w:val="Fuentedeprrafopredeter"/>
    <w:link w:val="Ttulo2"/>
    <w:uiPriority w:val="9"/>
    <w:rsid w:val="00464C97"/>
    <w:rPr>
      <w:rFonts w:ascii="Verdana" w:eastAsiaTheme="majorEastAsia" w:hAnsi="Verdana" w:cstheme="majorBidi"/>
      <w:b/>
      <w:bCs/>
      <w:sz w:val="28"/>
      <w:szCs w:val="26"/>
    </w:rPr>
  </w:style>
  <w:style w:type="paragraph" w:styleId="Puesto">
    <w:name w:val="Title"/>
    <w:basedOn w:val="Normal"/>
    <w:next w:val="Normal"/>
    <w:link w:val="PuestoCar"/>
    <w:uiPriority w:val="10"/>
    <w:qFormat/>
    <w:rsid w:val="00464C97"/>
    <w:pPr>
      <w:spacing w:after="300"/>
      <w:contextualSpacing/>
    </w:pPr>
    <w:rPr>
      <w:rFonts w:eastAsiaTheme="majorEastAsia" w:cstheme="majorBidi"/>
      <w:b/>
      <w:spacing w:val="5"/>
      <w:kern w:val="28"/>
      <w:sz w:val="26"/>
      <w:szCs w:val="52"/>
    </w:rPr>
  </w:style>
  <w:style w:type="character" w:customStyle="1" w:styleId="PuestoCar">
    <w:name w:val="Puesto Car"/>
    <w:basedOn w:val="Fuentedeprrafopredeter"/>
    <w:link w:val="Puesto"/>
    <w:uiPriority w:val="10"/>
    <w:rsid w:val="00464C97"/>
    <w:rPr>
      <w:rFonts w:ascii="Verdana" w:eastAsiaTheme="majorEastAsia" w:hAnsi="Verdana" w:cstheme="majorBidi"/>
      <w:b/>
      <w:spacing w:val="5"/>
      <w:kern w:val="28"/>
      <w:sz w:val="26"/>
      <w:szCs w:val="52"/>
    </w:rPr>
  </w:style>
  <w:style w:type="paragraph" w:styleId="Prrafodelista">
    <w:name w:val="List Paragraph"/>
    <w:basedOn w:val="Normal"/>
    <w:link w:val="PrrafodelistaCar"/>
    <w:uiPriority w:val="34"/>
    <w:qFormat/>
    <w:rsid w:val="00053B0E"/>
    <w:pPr>
      <w:numPr>
        <w:numId w:val="12"/>
      </w:numPr>
      <w:spacing w:after="240" w:afterAutospacing="0"/>
      <w:ind w:left="1135" w:hanging="284"/>
    </w:pPr>
  </w:style>
  <w:style w:type="paragraph" w:styleId="Textodeglobo">
    <w:name w:val="Balloon Text"/>
    <w:basedOn w:val="Normal"/>
    <w:link w:val="TextodegloboCar"/>
    <w:uiPriority w:val="99"/>
    <w:semiHidden/>
    <w:unhideWhenUsed/>
    <w:rsid w:val="0082010D"/>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010D"/>
    <w:rPr>
      <w:rFonts w:ascii="Tahoma" w:hAnsi="Tahoma" w:cs="Tahoma"/>
      <w:sz w:val="16"/>
      <w:szCs w:val="16"/>
    </w:rPr>
  </w:style>
  <w:style w:type="character" w:customStyle="1" w:styleId="Ttulo3Car">
    <w:name w:val="Título 3 Car"/>
    <w:basedOn w:val="Fuentedeprrafopredeter"/>
    <w:link w:val="Ttulo3"/>
    <w:uiPriority w:val="9"/>
    <w:rsid w:val="00B44A9E"/>
    <w:rPr>
      <w:rFonts w:ascii="Verdana" w:eastAsiaTheme="majorEastAsia" w:hAnsi="Verdana" w:cstheme="majorBidi"/>
      <w:b/>
      <w:bCs/>
      <w:sz w:val="26"/>
    </w:rPr>
  </w:style>
  <w:style w:type="character" w:customStyle="1" w:styleId="PrrafodelistaCar">
    <w:name w:val="Párrafo de lista Car"/>
    <w:basedOn w:val="Fuentedeprrafopredeter"/>
    <w:link w:val="Prrafodelista"/>
    <w:uiPriority w:val="34"/>
    <w:rsid w:val="00053B0E"/>
    <w:rPr>
      <w:rFonts w:ascii="Verdana" w:hAnsi="Verdana"/>
    </w:rPr>
  </w:style>
  <w:style w:type="paragraph" w:styleId="Encabezado">
    <w:name w:val="header"/>
    <w:basedOn w:val="Normal"/>
    <w:link w:val="EncabezadoCar"/>
    <w:uiPriority w:val="99"/>
    <w:unhideWhenUsed/>
    <w:rsid w:val="00384526"/>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384526"/>
    <w:rPr>
      <w:rFonts w:ascii="Verdana" w:hAnsi="Verdana"/>
    </w:rPr>
  </w:style>
  <w:style w:type="paragraph" w:styleId="Piedepgina">
    <w:name w:val="footer"/>
    <w:basedOn w:val="Normal"/>
    <w:link w:val="PiedepginaCar"/>
    <w:uiPriority w:val="99"/>
    <w:unhideWhenUsed/>
    <w:rsid w:val="00384526"/>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384526"/>
    <w:rPr>
      <w:rFonts w:ascii="Verdana" w:hAnsi="Verdana"/>
    </w:rPr>
  </w:style>
  <w:style w:type="paragraph" w:styleId="TtulodeTDC">
    <w:name w:val="TOC Heading"/>
    <w:basedOn w:val="Ttulo1"/>
    <w:next w:val="Normal"/>
    <w:uiPriority w:val="39"/>
    <w:unhideWhenUsed/>
    <w:qFormat/>
    <w:rsid w:val="00E82AFE"/>
    <w:pPr>
      <w:spacing w:beforeAutospacing="0" w:afterAutospacing="0" w:line="276" w:lineRule="auto"/>
      <w:jc w:val="left"/>
      <w:outlineLvl w:val="9"/>
    </w:pPr>
    <w:rPr>
      <w:rFonts w:asciiTheme="majorHAnsi" w:hAnsiTheme="majorHAnsi"/>
      <w:color w:val="365F91" w:themeColor="accent1" w:themeShade="BF"/>
      <w:sz w:val="28"/>
      <w:lang w:eastAsia="es-BO"/>
    </w:rPr>
  </w:style>
  <w:style w:type="paragraph" w:styleId="TDC1">
    <w:name w:val="toc 1"/>
    <w:basedOn w:val="Normal"/>
    <w:next w:val="Normal"/>
    <w:autoRedefine/>
    <w:uiPriority w:val="39"/>
    <w:unhideWhenUsed/>
    <w:rsid w:val="00916B6A"/>
    <w:pPr>
      <w:tabs>
        <w:tab w:val="left" w:pos="1320"/>
        <w:tab w:val="right" w:leader="dot" w:pos="9111"/>
      </w:tabs>
    </w:pPr>
    <w:rPr>
      <w:b/>
      <w:noProof/>
    </w:rPr>
  </w:style>
  <w:style w:type="paragraph" w:styleId="TDC2">
    <w:name w:val="toc 2"/>
    <w:basedOn w:val="Normal"/>
    <w:next w:val="Normal"/>
    <w:autoRedefine/>
    <w:uiPriority w:val="39"/>
    <w:unhideWhenUsed/>
    <w:rsid w:val="00E82AFE"/>
    <w:pPr>
      <w:ind w:left="220"/>
    </w:pPr>
  </w:style>
  <w:style w:type="paragraph" w:styleId="TDC3">
    <w:name w:val="toc 3"/>
    <w:basedOn w:val="Normal"/>
    <w:next w:val="Normal"/>
    <w:autoRedefine/>
    <w:uiPriority w:val="39"/>
    <w:unhideWhenUsed/>
    <w:rsid w:val="00E82AFE"/>
    <w:pPr>
      <w:ind w:left="440"/>
    </w:pPr>
  </w:style>
  <w:style w:type="character" w:styleId="Hipervnculo">
    <w:name w:val="Hyperlink"/>
    <w:basedOn w:val="Fuentedeprrafopredeter"/>
    <w:uiPriority w:val="99"/>
    <w:unhideWhenUsed/>
    <w:rsid w:val="00E82AFE"/>
    <w:rPr>
      <w:color w:val="0000FF" w:themeColor="hyperlink"/>
      <w:u w:val="single"/>
    </w:rPr>
  </w:style>
  <w:style w:type="paragraph" w:customStyle="1" w:styleId="Normal1">
    <w:name w:val="Normal1"/>
    <w:rsid w:val="000F6970"/>
    <w:pPr>
      <w:suppressAutoHyphens/>
      <w:spacing w:after="0" w:line="240" w:lineRule="auto"/>
      <w:textAlignment w:val="baseline"/>
    </w:pPr>
    <w:rPr>
      <w:rFonts w:ascii="Liberation Serif" w:eastAsia="Droid Sans" w:hAnsi="Liberation Serif" w:cs="FreeSans"/>
      <w:sz w:val="24"/>
      <w:szCs w:val="24"/>
      <w:lang w:val="en-US" w:eastAsia="zh-CN" w:bidi="hi-IN"/>
    </w:rPr>
  </w:style>
  <w:style w:type="paragraph" w:styleId="Bibliografa">
    <w:name w:val="Bibliography"/>
    <w:basedOn w:val="Normal"/>
    <w:next w:val="Normal"/>
    <w:uiPriority w:val="37"/>
    <w:unhideWhenUsed/>
    <w:rsid w:val="00704AA8"/>
  </w:style>
  <w:style w:type="paragraph" w:styleId="Textonotaalfinal">
    <w:name w:val="endnote text"/>
    <w:basedOn w:val="Normal"/>
    <w:link w:val="TextonotaalfinalCar"/>
    <w:uiPriority w:val="99"/>
    <w:semiHidden/>
    <w:unhideWhenUsed/>
    <w:rsid w:val="00980FDA"/>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80FDA"/>
    <w:rPr>
      <w:rFonts w:ascii="Verdana" w:hAnsi="Verdana"/>
      <w:sz w:val="20"/>
      <w:szCs w:val="20"/>
    </w:rPr>
  </w:style>
  <w:style w:type="character" w:styleId="Refdenotaalfinal">
    <w:name w:val="endnote reference"/>
    <w:basedOn w:val="Fuentedeprrafopredeter"/>
    <w:uiPriority w:val="99"/>
    <w:semiHidden/>
    <w:unhideWhenUsed/>
    <w:rsid w:val="00980FDA"/>
    <w:rPr>
      <w:vertAlign w:val="superscript"/>
    </w:rPr>
  </w:style>
  <w:style w:type="paragraph" w:styleId="Tabladeilustraciones">
    <w:name w:val="table of figures"/>
    <w:basedOn w:val="Normal"/>
    <w:next w:val="Normal"/>
    <w:uiPriority w:val="99"/>
    <w:unhideWhenUsed/>
    <w:rsid w:val="00F820E7"/>
    <w:pPr>
      <w:spacing w:before="0" w:after="0"/>
      <w:ind w:left="440" w:hanging="440"/>
      <w:jc w:val="left"/>
    </w:pPr>
    <w:rPr>
      <w:szCs w:val="20"/>
    </w:rPr>
  </w:style>
  <w:style w:type="paragraph" w:styleId="Descripcin">
    <w:name w:val="caption"/>
    <w:basedOn w:val="Normal"/>
    <w:next w:val="Normal"/>
    <w:uiPriority w:val="35"/>
    <w:unhideWhenUsed/>
    <w:qFormat/>
    <w:rsid w:val="0046299F"/>
    <w:pPr>
      <w:spacing w:before="0" w:after="200" w:line="240" w:lineRule="auto"/>
    </w:pPr>
    <w:rPr>
      <w:i/>
      <w:iCs/>
      <w:color w:val="1F497D" w:themeColor="text2"/>
      <w:sz w:val="18"/>
      <w:szCs w:val="18"/>
    </w:rPr>
  </w:style>
  <w:style w:type="character" w:customStyle="1" w:styleId="Ttulo4Car">
    <w:name w:val="Título 4 Car"/>
    <w:basedOn w:val="Fuentedeprrafopredeter"/>
    <w:link w:val="Ttulo4"/>
    <w:uiPriority w:val="9"/>
    <w:rsid w:val="00096CBA"/>
    <w:rPr>
      <w:rFonts w:ascii="Verdana" w:eastAsiaTheme="majorEastAsia" w:hAnsi="Verdana" w:cstheme="majorBidi"/>
      <w:b/>
      <w:iCs/>
    </w:rPr>
  </w:style>
  <w:style w:type="paragraph" w:customStyle="1" w:styleId="Standard">
    <w:name w:val="Standard"/>
    <w:rsid w:val="0045555F"/>
    <w:pPr>
      <w:widowControl w:val="0"/>
      <w:suppressAutoHyphens/>
      <w:autoSpaceDN w:val="0"/>
      <w:spacing w:after="0" w:line="240" w:lineRule="auto"/>
      <w:textAlignment w:val="baseline"/>
    </w:pPr>
    <w:rPr>
      <w:rFonts w:ascii="Liberation Serif" w:eastAsia="Droid Sans" w:hAnsi="Liberation Serif" w:cs="FreeSans"/>
      <w:kern w:val="3"/>
      <w:sz w:val="24"/>
      <w:szCs w:val="24"/>
      <w:lang w:val="en-US" w:eastAsia="zh-CN" w:bidi="hi-IN"/>
    </w:rPr>
  </w:style>
  <w:style w:type="character" w:customStyle="1" w:styleId="Ttulo5Car">
    <w:name w:val="Título 5 Car"/>
    <w:basedOn w:val="Fuentedeprrafopredeter"/>
    <w:link w:val="Ttulo5"/>
    <w:uiPriority w:val="9"/>
    <w:rsid w:val="00421492"/>
    <w:rPr>
      <w:rFonts w:ascii="Verdana" w:eastAsia="Times New Roman" w:hAnsi="Verdana" w:cs="Times New Roman"/>
      <w:sz w:val="28"/>
      <w:szCs w:val="32"/>
      <w:lang w:eastAsia="es-ES"/>
    </w:rPr>
  </w:style>
  <w:style w:type="paragraph" w:styleId="Sinespaciado">
    <w:name w:val="No Spacing"/>
    <w:uiPriority w:val="1"/>
    <w:qFormat/>
    <w:rsid w:val="007C3350"/>
    <w:pPr>
      <w:spacing w:beforeAutospacing="1" w:after="0" w:afterAutospacing="1" w:line="240" w:lineRule="auto"/>
      <w:ind w:firstLine="709"/>
      <w:jc w:val="both"/>
    </w:pPr>
    <w:rPr>
      <w:rFonts w:ascii="Verdana" w:hAnsi="Verdana"/>
    </w:rPr>
  </w:style>
  <w:style w:type="paragraph" w:styleId="Sangradetextonormal">
    <w:name w:val="Body Text Indent"/>
    <w:basedOn w:val="Normal"/>
    <w:link w:val="SangradetextonormalCar"/>
    <w:uiPriority w:val="99"/>
    <w:unhideWhenUsed/>
    <w:rsid w:val="009B3E42"/>
    <w:pPr>
      <w:spacing w:after="0" w:line="240" w:lineRule="auto"/>
      <w:ind w:left="708" w:firstLine="1"/>
      <w:jc w:val="center"/>
    </w:pPr>
    <w:rPr>
      <w:rFonts w:eastAsiaTheme="majorEastAsia" w:cstheme="majorBidi"/>
      <w:spacing w:val="5"/>
      <w:kern w:val="28"/>
      <w:sz w:val="36"/>
      <w:szCs w:val="40"/>
      <w:lang w:val="es-ES"/>
    </w:rPr>
  </w:style>
  <w:style w:type="character" w:customStyle="1" w:styleId="SangradetextonormalCar">
    <w:name w:val="Sangría de texto normal Car"/>
    <w:basedOn w:val="Fuentedeprrafopredeter"/>
    <w:link w:val="Sangradetextonormal"/>
    <w:uiPriority w:val="99"/>
    <w:rsid w:val="009B3E42"/>
    <w:rPr>
      <w:rFonts w:ascii="Verdana" w:eastAsiaTheme="majorEastAsia" w:hAnsi="Verdana" w:cstheme="majorBidi"/>
      <w:spacing w:val="5"/>
      <w:kern w:val="28"/>
      <w:sz w:val="36"/>
      <w:szCs w:val="40"/>
      <w:lang w:val="es-ES"/>
    </w:rPr>
  </w:style>
  <w:style w:type="paragraph" w:styleId="Sangra2detindependiente">
    <w:name w:val="Body Text Indent 2"/>
    <w:basedOn w:val="Normal"/>
    <w:link w:val="Sangra2detindependienteCar"/>
    <w:uiPriority w:val="99"/>
    <w:unhideWhenUsed/>
    <w:rsid w:val="00AF02CB"/>
    <w:pPr>
      <w:ind w:left="720" w:firstLine="0"/>
    </w:pPr>
  </w:style>
  <w:style w:type="character" w:customStyle="1" w:styleId="Sangra2detindependienteCar">
    <w:name w:val="Sangría 2 de t. independiente Car"/>
    <w:basedOn w:val="Fuentedeprrafopredeter"/>
    <w:link w:val="Sangra2detindependiente"/>
    <w:uiPriority w:val="99"/>
    <w:rsid w:val="00AF02CB"/>
    <w:rPr>
      <w:rFonts w:ascii="Verdana" w:hAnsi="Verdana"/>
    </w:rPr>
  </w:style>
  <w:style w:type="paragraph" w:customStyle="1" w:styleId="Titulo3">
    <w:name w:val="Titulo3"/>
    <w:basedOn w:val="Ttulo3"/>
    <w:next w:val="Normal"/>
    <w:link w:val="Titulo3Car"/>
    <w:qFormat/>
    <w:rsid w:val="006F3FF2"/>
    <w:pPr>
      <w:spacing w:before="100" w:after="100"/>
      <w:ind w:firstLine="0"/>
    </w:pPr>
    <w:rPr>
      <w:bCs w:val="0"/>
      <w:sz w:val="28"/>
      <w:szCs w:val="32"/>
      <w:lang w:val="es-ES"/>
    </w:rPr>
  </w:style>
  <w:style w:type="character" w:customStyle="1" w:styleId="Titulo3Car">
    <w:name w:val="Titulo3 Car"/>
    <w:basedOn w:val="Ttulo1Car"/>
    <w:link w:val="Titulo3"/>
    <w:rsid w:val="00E427EA"/>
    <w:rPr>
      <w:rFonts w:ascii="Verdana" w:eastAsiaTheme="majorEastAsia" w:hAnsi="Verdana" w:cstheme="majorBidi"/>
      <w:b/>
      <w:bCs w:val="0"/>
      <w:sz w:val="28"/>
      <w:szCs w:val="32"/>
      <w:lang w:val="es-ES"/>
    </w:rPr>
  </w:style>
  <w:style w:type="character" w:customStyle="1" w:styleId="Textodemarcadordeposicin">
    <w:name w:val="Texto de marcador de posición"/>
    <w:basedOn w:val="Fuentedeprrafopredeter"/>
    <w:uiPriority w:val="99"/>
    <w:semiHidden/>
    <w:rsid w:val="00C71E04"/>
    <w:rPr>
      <w:color w:val="808080"/>
    </w:rPr>
  </w:style>
  <w:style w:type="paragraph" w:styleId="NormalWeb">
    <w:name w:val="Normal (Web)"/>
    <w:basedOn w:val="Normal"/>
    <w:uiPriority w:val="99"/>
    <w:semiHidden/>
    <w:unhideWhenUsed/>
    <w:rsid w:val="00DC5AAB"/>
    <w:pPr>
      <w:spacing w:line="240" w:lineRule="auto"/>
      <w:ind w:firstLine="0"/>
      <w:jc w:val="left"/>
    </w:pPr>
    <w:rPr>
      <w:rFonts w:ascii="Times New Roman" w:eastAsia="Times New Roman" w:hAnsi="Times New Roman" w:cs="Times New Roman"/>
      <w:sz w:val="24"/>
      <w:szCs w:val="24"/>
      <w:lang w:val="es-ES" w:eastAsia="es-ES"/>
    </w:rPr>
  </w:style>
  <w:style w:type="character" w:customStyle="1" w:styleId="notranslate">
    <w:name w:val="notranslate"/>
    <w:basedOn w:val="Fuentedeprrafopredeter"/>
    <w:rsid w:val="00DC5AAB"/>
  </w:style>
  <w:style w:type="character" w:styleId="Textoennegrita">
    <w:name w:val="Strong"/>
    <w:basedOn w:val="Fuentedeprrafopredeter"/>
    <w:uiPriority w:val="22"/>
    <w:qFormat/>
    <w:rsid w:val="00DC5AAB"/>
    <w:rPr>
      <w:b/>
      <w:bCs/>
    </w:rPr>
  </w:style>
  <w:style w:type="character" w:styleId="nfasis">
    <w:name w:val="Emphasis"/>
    <w:basedOn w:val="Fuentedeprrafopredeter"/>
    <w:uiPriority w:val="20"/>
    <w:qFormat/>
    <w:rsid w:val="00AC6E0B"/>
    <w:rPr>
      <w:i/>
      <w:iCs/>
    </w:rPr>
  </w:style>
  <w:style w:type="paragraph" w:styleId="Revisin">
    <w:name w:val="Revision"/>
    <w:hidden/>
    <w:uiPriority w:val="99"/>
    <w:semiHidden/>
    <w:rsid w:val="00D85BB1"/>
    <w:pPr>
      <w:spacing w:after="0" w:line="240" w:lineRule="auto"/>
    </w:pPr>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17522">
      <w:bodyDiv w:val="1"/>
      <w:marLeft w:val="0"/>
      <w:marRight w:val="0"/>
      <w:marTop w:val="0"/>
      <w:marBottom w:val="0"/>
      <w:divBdr>
        <w:top w:val="none" w:sz="0" w:space="0" w:color="auto"/>
        <w:left w:val="none" w:sz="0" w:space="0" w:color="auto"/>
        <w:bottom w:val="none" w:sz="0" w:space="0" w:color="auto"/>
        <w:right w:val="none" w:sz="0" w:space="0" w:color="auto"/>
      </w:divBdr>
    </w:div>
    <w:div w:id="45179620">
      <w:bodyDiv w:val="1"/>
      <w:marLeft w:val="0"/>
      <w:marRight w:val="0"/>
      <w:marTop w:val="0"/>
      <w:marBottom w:val="0"/>
      <w:divBdr>
        <w:top w:val="none" w:sz="0" w:space="0" w:color="auto"/>
        <w:left w:val="none" w:sz="0" w:space="0" w:color="auto"/>
        <w:bottom w:val="none" w:sz="0" w:space="0" w:color="auto"/>
        <w:right w:val="none" w:sz="0" w:space="0" w:color="auto"/>
      </w:divBdr>
    </w:div>
    <w:div w:id="286275566">
      <w:bodyDiv w:val="1"/>
      <w:marLeft w:val="0"/>
      <w:marRight w:val="0"/>
      <w:marTop w:val="0"/>
      <w:marBottom w:val="0"/>
      <w:divBdr>
        <w:top w:val="none" w:sz="0" w:space="0" w:color="auto"/>
        <w:left w:val="none" w:sz="0" w:space="0" w:color="auto"/>
        <w:bottom w:val="none" w:sz="0" w:space="0" w:color="auto"/>
        <w:right w:val="none" w:sz="0" w:space="0" w:color="auto"/>
      </w:divBdr>
    </w:div>
    <w:div w:id="293565988">
      <w:bodyDiv w:val="1"/>
      <w:marLeft w:val="0"/>
      <w:marRight w:val="0"/>
      <w:marTop w:val="0"/>
      <w:marBottom w:val="0"/>
      <w:divBdr>
        <w:top w:val="none" w:sz="0" w:space="0" w:color="auto"/>
        <w:left w:val="none" w:sz="0" w:space="0" w:color="auto"/>
        <w:bottom w:val="none" w:sz="0" w:space="0" w:color="auto"/>
        <w:right w:val="none" w:sz="0" w:space="0" w:color="auto"/>
      </w:divBdr>
    </w:div>
    <w:div w:id="319578453">
      <w:bodyDiv w:val="1"/>
      <w:marLeft w:val="0"/>
      <w:marRight w:val="0"/>
      <w:marTop w:val="0"/>
      <w:marBottom w:val="0"/>
      <w:divBdr>
        <w:top w:val="none" w:sz="0" w:space="0" w:color="auto"/>
        <w:left w:val="none" w:sz="0" w:space="0" w:color="auto"/>
        <w:bottom w:val="none" w:sz="0" w:space="0" w:color="auto"/>
        <w:right w:val="none" w:sz="0" w:space="0" w:color="auto"/>
      </w:divBdr>
    </w:div>
    <w:div w:id="388651337">
      <w:bodyDiv w:val="1"/>
      <w:marLeft w:val="0"/>
      <w:marRight w:val="0"/>
      <w:marTop w:val="0"/>
      <w:marBottom w:val="0"/>
      <w:divBdr>
        <w:top w:val="none" w:sz="0" w:space="0" w:color="auto"/>
        <w:left w:val="none" w:sz="0" w:space="0" w:color="auto"/>
        <w:bottom w:val="none" w:sz="0" w:space="0" w:color="auto"/>
        <w:right w:val="none" w:sz="0" w:space="0" w:color="auto"/>
      </w:divBdr>
    </w:div>
    <w:div w:id="453404165">
      <w:bodyDiv w:val="1"/>
      <w:marLeft w:val="0"/>
      <w:marRight w:val="0"/>
      <w:marTop w:val="0"/>
      <w:marBottom w:val="0"/>
      <w:divBdr>
        <w:top w:val="none" w:sz="0" w:space="0" w:color="auto"/>
        <w:left w:val="none" w:sz="0" w:space="0" w:color="auto"/>
        <w:bottom w:val="none" w:sz="0" w:space="0" w:color="auto"/>
        <w:right w:val="none" w:sz="0" w:space="0" w:color="auto"/>
      </w:divBdr>
    </w:div>
    <w:div w:id="481429954">
      <w:bodyDiv w:val="1"/>
      <w:marLeft w:val="0"/>
      <w:marRight w:val="0"/>
      <w:marTop w:val="0"/>
      <w:marBottom w:val="0"/>
      <w:divBdr>
        <w:top w:val="none" w:sz="0" w:space="0" w:color="auto"/>
        <w:left w:val="none" w:sz="0" w:space="0" w:color="auto"/>
        <w:bottom w:val="none" w:sz="0" w:space="0" w:color="auto"/>
        <w:right w:val="none" w:sz="0" w:space="0" w:color="auto"/>
      </w:divBdr>
    </w:div>
    <w:div w:id="497816050">
      <w:bodyDiv w:val="1"/>
      <w:marLeft w:val="0"/>
      <w:marRight w:val="0"/>
      <w:marTop w:val="0"/>
      <w:marBottom w:val="0"/>
      <w:divBdr>
        <w:top w:val="none" w:sz="0" w:space="0" w:color="auto"/>
        <w:left w:val="none" w:sz="0" w:space="0" w:color="auto"/>
        <w:bottom w:val="none" w:sz="0" w:space="0" w:color="auto"/>
        <w:right w:val="none" w:sz="0" w:space="0" w:color="auto"/>
      </w:divBdr>
    </w:div>
    <w:div w:id="522667767">
      <w:bodyDiv w:val="1"/>
      <w:marLeft w:val="0"/>
      <w:marRight w:val="0"/>
      <w:marTop w:val="0"/>
      <w:marBottom w:val="0"/>
      <w:divBdr>
        <w:top w:val="none" w:sz="0" w:space="0" w:color="auto"/>
        <w:left w:val="none" w:sz="0" w:space="0" w:color="auto"/>
        <w:bottom w:val="none" w:sz="0" w:space="0" w:color="auto"/>
        <w:right w:val="none" w:sz="0" w:space="0" w:color="auto"/>
      </w:divBdr>
    </w:div>
    <w:div w:id="537671021">
      <w:bodyDiv w:val="1"/>
      <w:marLeft w:val="0"/>
      <w:marRight w:val="0"/>
      <w:marTop w:val="0"/>
      <w:marBottom w:val="0"/>
      <w:divBdr>
        <w:top w:val="none" w:sz="0" w:space="0" w:color="auto"/>
        <w:left w:val="none" w:sz="0" w:space="0" w:color="auto"/>
        <w:bottom w:val="none" w:sz="0" w:space="0" w:color="auto"/>
        <w:right w:val="none" w:sz="0" w:space="0" w:color="auto"/>
      </w:divBdr>
    </w:div>
    <w:div w:id="568346176">
      <w:bodyDiv w:val="1"/>
      <w:marLeft w:val="0"/>
      <w:marRight w:val="0"/>
      <w:marTop w:val="0"/>
      <w:marBottom w:val="0"/>
      <w:divBdr>
        <w:top w:val="none" w:sz="0" w:space="0" w:color="auto"/>
        <w:left w:val="none" w:sz="0" w:space="0" w:color="auto"/>
        <w:bottom w:val="none" w:sz="0" w:space="0" w:color="auto"/>
        <w:right w:val="none" w:sz="0" w:space="0" w:color="auto"/>
      </w:divBdr>
    </w:div>
    <w:div w:id="662780189">
      <w:bodyDiv w:val="1"/>
      <w:marLeft w:val="0"/>
      <w:marRight w:val="0"/>
      <w:marTop w:val="0"/>
      <w:marBottom w:val="0"/>
      <w:divBdr>
        <w:top w:val="none" w:sz="0" w:space="0" w:color="auto"/>
        <w:left w:val="none" w:sz="0" w:space="0" w:color="auto"/>
        <w:bottom w:val="none" w:sz="0" w:space="0" w:color="auto"/>
        <w:right w:val="none" w:sz="0" w:space="0" w:color="auto"/>
      </w:divBdr>
    </w:div>
    <w:div w:id="742876196">
      <w:bodyDiv w:val="1"/>
      <w:marLeft w:val="0"/>
      <w:marRight w:val="0"/>
      <w:marTop w:val="0"/>
      <w:marBottom w:val="0"/>
      <w:divBdr>
        <w:top w:val="none" w:sz="0" w:space="0" w:color="auto"/>
        <w:left w:val="none" w:sz="0" w:space="0" w:color="auto"/>
        <w:bottom w:val="none" w:sz="0" w:space="0" w:color="auto"/>
        <w:right w:val="none" w:sz="0" w:space="0" w:color="auto"/>
      </w:divBdr>
    </w:div>
    <w:div w:id="776800422">
      <w:bodyDiv w:val="1"/>
      <w:marLeft w:val="0"/>
      <w:marRight w:val="0"/>
      <w:marTop w:val="0"/>
      <w:marBottom w:val="0"/>
      <w:divBdr>
        <w:top w:val="none" w:sz="0" w:space="0" w:color="auto"/>
        <w:left w:val="none" w:sz="0" w:space="0" w:color="auto"/>
        <w:bottom w:val="none" w:sz="0" w:space="0" w:color="auto"/>
        <w:right w:val="none" w:sz="0" w:space="0" w:color="auto"/>
      </w:divBdr>
    </w:div>
    <w:div w:id="918060395">
      <w:bodyDiv w:val="1"/>
      <w:marLeft w:val="0"/>
      <w:marRight w:val="0"/>
      <w:marTop w:val="0"/>
      <w:marBottom w:val="0"/>
      <w:divBdr>
        <w:top w:val="none" w:sz="0" w:space="0" w:color="auto"/>
        <w:left w:val="none" w:sz="0" w:space="0" w:color="auto"/>
        <w:bottom w:val="none" w:sz="0" w:space="0" w:color="auto"/>
        <w:right w:val="none" w:sz="0" w:space="0" w:color="auto"/>
      </w:divBdr>
    </w:div>
    <w:div w:id="925266747">
      <w:bodyDiv w:val="1"/>
      <w:marLeft w:val="0"/>
      <w:marRight w:val="0"/>
      <w:marTop w:val="0"/>
      <w:marBottom w:val="0"/>
      <w:divBdr>
        <w:top w:val="none" w:sz="0" w:space="0" w:color="auto"/>
        <w:left w:val="none" w:sz="0" w:space="0" w:color="auto"/>
        <w:bottom w:val="none" w:sz="0" w:space="0" w:color="auto"/>
        <w:right w:val="none" w:sz="0" w:space="0" w:color="auto"/>
      </w:divBdr>
    </w:div>
    <w:div w:id="939336750">
      <w:bodyDiv w:val="1"/>
      <w:marLeft w:val="0"/>
      <w:marRight w:val="0"/>
      <w:marTop w:val="0"/>
      <w:marBottom w:val="0"/>
      <w:divBdr>
        <w:top w:val="none" w:sz="0" w:space="0" w:color="auto"/>
        <w:left w:val="none" w:sz="0" w:space="0" w:color="auto"/>
        <w:bottom w:val="none" w:sz="0" w:space="0" w:color="auto"/>
        <w:right w:val="none" w:sz="0" w:space="0" w:color="auto"/>
      </w:divBdr>
    </w:div>
    <w:div w:id="1052735479">
      <w:bodyDiv w:val="1"/>
      <w:marLeft w:val="0"/>
      <w:marRight w:val="0"/>
      <w:marTop w:val="0"/>
      <w:marBottom w:val="0"/>
      <w:divBdr>
        <w:top w:val="none" w:sz="0" w:space="0" w:color="auto"/>
        <w:left w:val="none" w:sz="0" w:space="0" w:color="auto"/>
        <w:bottom w:val="none" w:sz="0" w:space="0" w:color="auto"/>
        <w:right w:val="none" w:sz="0" w:space="0" w:color="auto"/>
      </w:divBdr>
    </w:div>
    <w:div w:id="1078743613">
      <w:bodyDiv w:val="1"/>
      <w:marLeft w:val="0"/>
      <w:marRight w:val="0"/>
      <w:marTop w:val="0"/>
      <w:marBottom w:val="0"/>
      <w:divBdr>
        <w:top w:val="none" w:sz="0" w:space="0" w:color="auto"/>
        <w:left w:val="none" w:sz="0" w:space="0" w:color="auto"/>
        <w:bottom w:val="none" w:sz="0" w:space="0" w:color="auto"/>
        <w:right w:val="none" w:sz="0" w:space="0" w:color="auto"/>
      </w:divBdr>
    </w:div>
    <w:div w:id="1084566675">
      <w:bodyDiv w:val="1"/>
      <w:marLeft w:val="0"/>
      <w:marRight w:val="0"/>
      <w:marTop w:val="0"/>
      <w:marBottom w:val="0"/>
      <w:divBdr>
        <w:top w:val="none" w:sz="0" w:space="0" w:color="auto"/>
        <w:left w:val="none" w:sz="0" w:space="0" w:color="auto"/>
        <w:bottom w:val="none" w:sz="0" w:space="0" w:color="auto"/>
        <w:right w:val="none" w:sz="0" w:space="0" w:color="auto"/>
      </w:divBdr>
    </w:div>
    <w:div w:id="1093942093">
      <w:bodyDiv w:val="1"/>
      <w:marLeft w:val="0"/>
      <w:marRight w:val="0"/>
      <w:marTop w:val="0"/>
      <w:marBottom w:val="0"/>
      <w:divBdr>
        <w:top w:val="none" w:sz="0" w:space="0" w:color="auto"/>
        <w:left w:val="none" w:sz="0" w:space="0" w:color="auto"/>
        <w:bottom w:val="none" w:sz="0" w:space="0" w:color="auto"/>
        <w:right w:val="none" w:sz="0" w:space="0" w:color="auto"/>
      </w:divBdr>
    </w:div>
    <w:div w:id="1184590316">
      <w:bodyDiv w:val="1"/>
      <w:marLeft w:val="0"/>
      <w:marRight w:val="0"/>
      <w:marTop w:val="0"/>
      <w:marBottom w:val="0"/>
      <w:divBdr>
        <w:top w:val="none" w:sz="0" w:space="0" w:color="auto"/>
        <w:left w:val="none" w:sz="0" w:space="0" w:color="auto"/>
        <w:bottom w:val="none" w:sz="0" w:space="0" w:color="auto"/>
        <w:right w:val="none" w:sz="0" w:space="0" w:color="auto"/>
      </w:divBdr>
    </w:div>
    <w:div w:id="1422917739">
      <w:bodyDiv w:val="1"/>
      <w:marLeft w:val="0"/>
      <w:marRight w:val="0"/>
      <w:marTop w:val="0"/>
      <w:marBottom w:val="0"/>
      <w:divBdr>
        <w:top w:val="none" w:sz="0" w:space="0" w:color="auto"/>
        <w:left w:val="none" w:sz="0" w:space="0" w:color="auto"/>
        <w:bottom w:val="none" w:sz="0" w:space="0" w:color="auto"/>
        <w:right w:val="none" w:sz="0" w:space="0" w:color="auto"/>
      </w:divBdr>
    </w:div>
    <w:div w:id="1466434068">
      <w:bodyDiv w:val="1"/>
      <w:marLeft w:val="0"/>
      <w:marRight w:val="0"/>
      <w:marTop w:val="0"/>
      <w:marBottom w:val="0"/>
      <w:divBdr>
        <w:top w:val="none" w:sz="0" w:space="0" w:color="auto"/>
        <w:left w:val="none" w:sz="0" w:space="0" w:color="auto"/>
        <w:bottom w:val="none" w:sz="0" w:space="0" w:color="auto"/>
        <w:right w:val="none" w:sz="0" w:space="0" w:color="auto"/>
      </w:divBdr>
    </w:div>
    <w:div w:id="1486356865">
      <w:bodyDiv w:val="1"/>
      <w:marLeft w:val="0"/>
      <w:marRight w:val="0"/>
      <w:marTop w:val="0"/>
      <w:marBottom w:val="0"/>
      <w:divBdr>
        <w:top w:val="none" w:sz="0" w:space="0" w:color="auto"/>
        <w:left w:val="none" w:sz="0" w:space="0" w:color="auto"/>
        <w:bottom w:val="none" w:sz="0" w:space="0" w:color="auto"/>
        <w:right w:val="none" w:sz="0" w:space="0" w:color="auto"/>
      </w:divBdr>
    </w:div>
    <w:div w:id="1515531928">
      <w:bodyDiv w:val="1"/>
      <w:marLeft w:val="0"/>
      <w:marRight w:val="0"/>
      <w:marTop w:val="0"/>
      <w:marBottom w:val="0"/>
      <w:divBdr>
        <w:top w:val="none" w:sz="0" w:space="0" w:color="auto"/>
        <w:left w:val="none" w:sz="0" w:space="0" w:color="auto"/>
        <w:bottom w:val="none" w:sz="0" w:space="0" w:color="auto"/>
        <w:right w:val="none" w:sz="0" w:space="0" w:color="auto"/>
      </w:divBdr>
    </w:div>
    <w:div w:id="1629699673">
      <w:bodyDiv w:val="1"/>
      <w:marLeft w:val="0"/>
      <w:marRight w:val="0"/>
      <w:marTop w:val="0"/>
      <w:marBottom w:val="0"/>
      <w:divBdr>
        <w:top w:val="none" w:sz="0" w:space="0" w:color="auto"/>
        <w:left w:val="none" w:sz="0" w:space="0" w:color="auto"/>
        <w:bottom w:val="none" w:sz="0" w:space="0" w:color="auto"/>
        <w:right w:val="none" w:sz="0" w:space="0" w:color="auto"/>
      </w:divBdr>
    </w:div>
    <w:div w:id="1633712236">
      <w:bodyDiv w:val="1"/>
      <w:marLeft w:val="0"/>
      <w:marRight w:val="0"/>
      <w:marTop w:val="0"/>
      <w:marBottom w:val="0"/>
      <w:divBdr>
        <w:top w:val="none" w:sz="0" w:space="0" w:color="auto"/>
        <w:left w:val="none" w:sz="0" w:space="0" w:color="auto"/>
        <w:bottom w:val="none" w:sz="0" w:space="0" w:color="auto"/>
        <w:right w:val="none" w:sz="0" w:space="0" w:color="auto"/>
      </w:divBdr>
    </w:div>
    <w:div w:id="1671640200">
      <w:bodyDiv w:val="1"/>
      <w:marLeft w:val="0"/>
      <w:marRight w:val="0"/>
      <w:marTop w:val="0"/>
      <w:marBottom w:val="0"/>
      <w:divBdr>
        <w:top w:val="none" w:sz="0" w:space="0" w:color="auto"/>
        <w:left w:val="none" w:sz="0" w:space="0" w:color="auto"/>
        <w:bottom w:val="none" w:sz="0" w:space="0" w:color="auto"/>
        <w:right w:val="none" w:sz="0" w:space="0" w:color="auto"/>
      </w:divBdr>
    </w:div>
    <w:div w:id="1707680110">
      <w:bodyDiv w:val="1"/>
      <w:marLeft w:val="0"/>
      <w:marRight w:val="0"/>
      <w:marTop w:val="0"/>
      <w:marBottom w:val="0"/>
      <w:divBdr>
        <w:top w:val="none" w:sz="0" w:space="0" w:color="auto"/>
        <w:left w:val="none" w:sz="0" w:space="0" w:color="auto"/>
        <w:bottom w:val="none" w:sz="0" w:space="0" w:color="auto"/>
        <w:right w:val="none" w:sz="0" w:space="0" w:color="auto"/>
      </w:divBdr>
    </w:div>
    <w:div w:id="1750155351">
      <w:bodyDiv w:val="1"/>
      <w:marLeft w:val="0"/>
      <w:marRight w:val="0"/>
      <w:marTop w:val="0"/>
      <w:marBottom w:val="0"/>
      <w:divBdr>
        <w:top w:val="none" w:sz="0" w:space="0" w:color="auto"/>
        <w:left w:val="none" w:sz="0" w:space="0" w:color="auto"/>
        <w:bottom w:val="none" w:sz="0" w:space="0" w:color="auto"/>
        <w:right w:val="none" w:sz="0" w:space="0" w:color="auto"/>
      </w:divBdr>
    </w:div>
    <w:div w:id="1751467029">
      <w:bodyDiv w:val="1"/>
      <w:marLeft w:val="0"/>
      <w:marRight w:val="0"/>
      <w:marTop w:val="0"/>
      <w:marBottom w:val="0"/>
      <w:divBdr>
        <w:top w:val="none" w:sz="0" w:space="0" w:color="auto"/>
        <w:left w:val="none" w:sz="0" w:space="0" w:color="auto"/>
        <w:bottom w:val="none" w:sz="0" w:space="0" w:color="auto"/>
        <w:right w:val="none" w:sz="0" w:space="0" w:color="auto"/>
      </w:divBdr>
    </w:div>
    <w:div w:id="1761755547">
      <w:bodyDiv w:val="1"/>
      <w:marLeft w:val="0"/>
      <w:marRight w:val="0"/>
      <w:marTop w:val="0"/>
      <w:marBottom w:val="0"/>
      <w:divBdr>
        <w:top w:val="none" w:sz="0" w:space="0" w:color="auto"/>
        <w:left w:val="none" w:sz="0" w:space="0" w:color="auto"/>
        <w:bottom w:val="none" w:sz="0" w:space="0" w:color="auto"/>
        <w:right w:val="none" w:sz="0" w:space="0" w:color="auto"/>
      </w:divBdr>
    </w:div>
    <w:div w:id="1777628565">
      <w:bodyDiv w:val="1"/>
      <w:marLeft w:val="0"/>
      <w:marRight w:val="0"/>
      <w:marTop w:val="0"/>
      <w:marBottom w:val="0"/>
      <w:divBdr>
        <w:top w:val="none" w:sz="0" w:space="0" w:color="auto"/>
        <w:left w:val="none" w:sz="0" w:space="0" w:color="auto"/>
        <w:bottom w:val="none" w:sz="0" w:space="0" w:color="auto"/>
        <w:right w:val="none" w:sz="0" w:space="0" w:color="auto"/>
      </w:divBdr>
    </w:div>
    <w:div w:id="1787429155">
      <w:bodyDiv w:val="1"/>
      <w:marLeft w:val="0"/>
      <w:marRight w:val="0"/>
      <w:marTop w:val="0"/>
      <w:marBottom w:val="0"/>
      <w:divBdr>
        <w:top w:val="none" w:sz="0" w:space="0" w:color="auto"/>
        <w:left w:val="none" w:sz="0" w:space="0" w:color="auto"/>
        <w:bottom w:val="none" w:sz="0" w:space="0" w:color="auto"/>
        <w:right w:val="none" w:sz="0" w:space="0" w:color="auto"/>
      </w:divBdr>
    </w:div>
    <w:div w:id="1826117775">
      <w:bodyDiv w:val="1"/>
      <w:marLeft w:val="0"/>
      <w:marRight w:val="0"/>
      <w:marTop w:val="0"/>
      <w:marBottom w:val="0"/>
      <w:divBdr>
        <w:top w:val="none" w:sz="0" w:space="0" w:color="auto"/>
        <w:left w:val="none" w:sz="0" w:space="0" w:color="auto"/>
        <w:bottom w:val="none" w:sz="0" w:space="0" w:color="auto"/>
        <w:right w:val="none" w:sz="0" w:space="0" w:color="auto"/>
      </w:divBdr>
    </w:div>
    <w:div w:id="1865092773">
      <w:bodyDiv w:val="1"/>
      <w:marLeft w:val="0"/>
      <w:marRight w:val="0"/>
      <w:marTop w:val="0"/>
      <w:marBottom w:val="0"/>
      <w:divBdr>
        <w:top w:val="none" w:sz="0" w:space="0" w:color="auto"/>
        <w:left w:val="none" w:sz="0" w:space="0" w:color="auto"/>
        <w:bottom w:val="none" w:sz="0" w:space="0" w:color="auto"/>
        <w:right w:val="none" w:sz="0" w:space="0" w:color="auto"/>
      </w:divBdr>
    </w:div>
    <w:div w:id="1873960383">
      <w:bodyDiv w:val="1"/>
      <w:marLeft w:val="0"/>
      <w:marRight w:val="0"/>
      <w:marTop w:val="0"/>
      <w:marBottom w:val="0"/>
      <w:divBdr>
        <w:top w:val="none" w:sz="0" w:space="0" w:color="auto"/>
        <w:left w:val="none" w:sz="0" w:space="0" w:color="auto"/>
        <w:bottom w:val="none" w:sz="0" w:space="0" w:color="auto"/>
        <w:right w:val="none" w:sz="0" w:space="0" w:color="auto"/>
      </w:divBdr>
    </w:div>
    <w:div w:id="2014184610">
      <w:bodyDiv w:val="1"/>
      <w:marLeft w:val="0"/>
      <w:marRight w:val="0"/>
      <w:marTop w:val="0"/>
      <w:marBottom w:val="0"/>
      <w:divBdr>
        <w:top w:val="none" w:sz="0" w:space="0" w:color="auto"/>
        <w:left w:val="none" w:sz="0" w:space="0" w:color="auto"/>
        <w:bottom w:val="none" w:sz="0" w:space="0" w:color="auto"/>
        <w:right w:val="none" w:sz="0" w:space="0" w:color="auto"/>
      </w:divBdr>
    </w:div>
    <w:div w:id="2074699043">
      <w:bodyDiv w:val="1"/>
      <w:marLeft w:val="0"/>
      <w:marRight w:val="0"/>
      <w:marTop w:val="0"/>
      <w:marBottom w:val="0"/>
      <w:divBdr>
        <w:top w:val="none" w:sz="0" w:space="0" w:color="auto"/>
        <w:left w:val="none" w:sz="0" w:space="0" w:color="auto"/>
        <w:bottom w:val="none" w:sz="0" w:space="0" w:color="auto"/>
        <w:right w:val="none" w:sz="0" w:space="0" w:color="auto"/>
      </w:divBdr>
    </w:div>
    <w:div w:id="213675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png"/><Relationship Id="rId11" Type="http://schemas.openxmlformats.org/officeDocument/2006/relationships/diagramLayout" Target="diagrams/layout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image" Target="media/image40.emf"/><Relationship Id="rId58" Type="http://schemas.openxmlformats.org/officeDocument/2006/relationships/image" Target="media/image45.emf"/><Relationship Id="rId66" Type="http://schemas.openxmlformats.org/officeDocument/2006/relationships/image" Target="media/image53.emf"/><Relationship Id="rId5" Type="http://schemas.openxmlformats.org/officeDocument/2006/relationships/webSettings" Target="webSettings.xml"/><Relationship Id="rId61" Type="http://schemas.openxmlformats.org/officeDocument/2006/relationships/image" Target="media/image48.emf"/><Relationship Id="rId19" Type="http://schemas.openxmlformats.org/officeDocument/2006/relationships/image" Target="media/image6.png"/><Relationship Id="rId14" Type="http://schemas.microsoft.com/office/2007/relationships/diagramDrawing" Target="diagrams/drawing1.xm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emf"/><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6.emf"/><Relationship Id="rId57" Type="http://schemas.openxmlformats.org/officeDocument/2006/relationships/image" Target="media/image44.emf"/><Relationship Id="rId10" Type="http://schemas.openxmlformats.org/officeDocument/2006/relationships/diagramData" Target="diagrams/data1.xml"/><Relationship Id="rId31" Type="http://schemas.openxmlformats.org/officeDocument/2006/relationships/image" Target="media/image18.png"/><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docs.live.net/198542076084cde3/Taller%20de%20Grado/Perfil%20de%20Proyecto%20Taller%20de%20Grado%201.1.docx" TargetMode="External"/><Relationship Id="rId13" Type="http://schemas.openxmlformats.org/officeDocument/2006/relationships/diagramColors" Target="diagrams/colors1.xml"/><Relationship Id="rId18" Type="http://schemas.openxmlformats.org/officeDocument/2006/relationships/image" Target="media/image5.emf"/><Relationship Id="rId39" Type="http://schemas.openxmlformats.org/officeDocument/2006/relationships/image" Target="media/image26.png"/><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 Type="http://schemas.openxmlformats.org/officeDocument/2006/relationships/endnotes" Target="endnotes.xml"/><Relationship Id="rId7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F0227C-C095-47F4-89D2-305A7BC4D7CB}"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s-BO"/>
        </a:p>
      </dgm:t>
    </dgm:pt>
    <dgm:pt modelId="{C7D70098-5F79-485B-83CF-A67973630FD3}">
      <dgm:prSet phldrT="[Texto]"/>
      <dgm:spPr/>
      <dgm:t>
        <a:bodyPr/>
        <a:lstStyle/>
        <a:p>
          <a:r>
            <a:rPr lang="es-BO"/>
            <a:t>Recepción de llamadas y primeros auxilios</a:t>
          </a:r>
        </a:p>
      </dgm:t>
    </dgm:pt>
    <dgm:pt modelId="{FB11900F-2464-4075-B8F7-0CF49AE1BBE9}" type="parTrans" cxnId="{6C72CB37-018E-4E18-8A12-3800BB754BC9}">
      <dgm:prSet/>
      <dgm:spPr/>
      <dgm:t>
        <a:bodyPr/>
        <a:lstStyle/>
        <a:p>
          <a:endParaRPr lang="es-BO"/>
        </a:p>
      </dgm:t>
    </dgm:pt>
    <dgm:pt modelId="{59A2D11B-5EAD-4809-9541-336FFF909FB8}" type="sibTrans" cxnId="{6C72CB37-018E-4E18-8A12-3800BB754BC9}">
      <dgm:prSet/>
      <dgm:spPr/>
      <dgm:t>
        <a:bodyPr/>
        <a:lstStyle/>
        <a:p>
          <a:endParaRPr lang="es-BO"/>
        </a:p>
      </dgm:t>
    </dgm:pt>
    <dgm:pt modelId="{87AEB866-2425-4832-B908-77CC59D8E58A}">
      <dgm:prSet phldrT="[Texto]"/>
      <dgm:spPr/>
      <dgm:t>
        <a:bodyPr/>
        <a:lstStyle/>
        <a:p>
          <a:r>
            <a:rPr lang="es-BO"/>
            <a:t>Asignación y despacho de ambulancias</a:t>
          </a:r>
        </a:p>
      </dgm:t>
    </dgm:pt>
    <dgm:pt modelId="{329AE96D-5E31-4B52-87B5-E610D67D86C8}" type="parTrans" cxnId="{D08F8DD4-1A8E-423C-8E7A-C2D681281CE9}">
      <dgm:prSet/>
      <dgm:spPr/>
      <dgm:t>
        <a:bodyPr/>
        <a:lstStyle/>
        <a:p>
          <a:endParaRPr lang="es-BO"/>
        </a:p>
      </dgm:t>
    </dgm:pt>
    <dgm:pt modelId="{9674BDCF-E762-49D6-8F61-5B14E5B79DCD}" type="sibTrans" cxnId="{D08F8DD4-1A8E-423C-8E7A-C2D681281CE9}">
      <dgm:prSet/>
      <dgm:spPr/>
      <dgm:t>
        <a:bodyPr/>
        <a:lstStyle/>
        <a:p>
          <a:endParaRPr lang="es-BO"/>
        </a:p>
      </dgm:t>
    </dgm:pt>
    <dgm:pt modelId="{8661E1E7-E4C8-4DF7-9E8A-96246DEC84BE}">
      <dgm:prSet phldrT="[Texto]"/>
      <dgm:spPr/>
      <dgm:t>
        <a:bodyPr/>
        <a:lstStyle/>
        <a:p>
          <a:r>
            <a:rPr lang="es-BO"/>
            <a:t>Traslado de ambulancia al lugar del incidente</a:t>
          </a:r>
        </a:p>
      </dgm:t>
    </dgm:pt>
    <dgm:pt modelId="{B13DC1BB-A0E3-4E06-9CF6-A7A6346DAA23}" type="parTrans" cxnId="{F35E3EC3-35D0-4723-A247-472DCC925AD8}">
      <dgm:prSet/>
      <dgm:spPr/>
      <dgm:t>
        <a:bodyPr/>
        <a:lstStyle/>
        <a:p>
          <a:endParaRPr lang="es-BO"/>
        </a:p>
      </dgm:t>
    </dgm:pt>
    <dgm:pt modelId="{309D4CE3-8E82-4D56-8AA6-37CFC3FCFD28}" type="sibTrans" cxnId="{F35E3EC3-35D0-4723-A247-472DCC925AD8}">
      <dgm:prSet/>
      <dgm:spPr/>
      <dgm:t>
        <a:bodyPr/>
        <a:lstStyle/>
        <a:p>
          <a:endParaRPr lang="es-BO"/>
        </a:p>
      </dgm:t>
    </dgm:pt>
    <dgm:pt modelId="{F3A7E01D-3D41-4838-B3C3-11E0F5474780}">
      <dgm:prSet phldrT="[Texto]"/>
      <dgm:spPr/>
      <dgm:t>
        <a:bodyPr/>
        <a:lstStyle/>
        <a:p>
          <a:r>
            <a:rPr lang="es-BO"/>
            <a:t>Atención prehospitalaria</a:t>
          </a:r>
        </a:p>
      </dgm:t>
    </dgm:pt>
    <dgm:pt modelId="{CBA1F8EE-9EE9-4586-826B-B99E5E14C03A}" type="parTrans" cxnId="{2D05C7CF-336B-40D7-85D2-C07E2699B521}">
      <dgm:prSet/>
      <dgm:spPr/>
      <dgm:t>
        <a:bodyPr/>
        <a:lstStyle/>
        <a:p>
          <a:endParaRPr lang="es-BO"/>
        </a:p>
      </dgm:t>
    </dgm:pt>
    <dgm:pt modelId="{FFE29BB5-0BD9-465B-8F4D-CA70348997E4}" type="sibTrans" cxnId="{2D05C7CF-336B-40D7-85D2-C07E2699B521}">
      <dgm:prSet/>
      <dgm:spPr/>
      <dgm:t>
        <a:bodyPr/>
        <a:lstStyle/>
        <a:p>
          <a:endParaRPr lang="es-BO"/>
        </a:p>
      </dgm:t>
    </dgm:pt>
    <dgm:pt modelId="{A734E39A-2BA9-4720-9362-F36DA2C38AFC}">
      <dgm:prSet phldrT="[Texto]"/>
      <dgm:spPr/>
      <dgm:t>
        <a:bodyPr/>
        <a:lstStyle/>
        <a:p>
          <a:r>
            <a:rPr lang="es-BO"/>
            <a:t>Restablecimiento de los recursos</a:t>
          </a:r>
        </a:p>
      </dgm:t>
    </dgm:pt>
    <dgm:pt modelId="{80E9A274-1B00-4AAB-8AC5-8FDFF9BCF84D}" type="parTrans" cxnId="{36417DFA-FCCE-4BEF-B83F-E7B0A636995D}">
      <dgm:prSet/>
      <dgm:spPr/>
      <dgm:t>
        <a:bodyPr/>
        <a:lstStyle/>
        <a:p>
          <a:endParaRPr lang="es-BO"/>
        </a:p>
      </dgm:t>
    </dgm:pt>
    <dgm:pt modelId="{FF01CF4F-37B9-4504-BEA8-0BA5484AF475}" type="sibTrans" cxnId="{36417DFA-FCCE-4BEF-B83F-E7B0A636995D}">
      <dgm:prSet/>
      <dgm:spPr/>
      <dgm:t>
        <a:bodyPr/>
        <a:lstStyle/>
        <a:p>
          <a:endParaRPr lang="es-BO"/>
        </a:p>
      </dgm:t>
    </dgm:pt>
    <dgm:pt modelId="{36E713E1-DDF7-47DE-ACDC-2A3E1F118FE2}">
      <dgm:prSet/>
      <dgm:spPr/>
      <dgm:t>
        <a:bodyPr/>
        <a:lstStyle/>
        <a:p>
          <a:r>
            <a:rPr lang="es-BO"/>
            <a:t>Entrega del paciente con su historia clinica</a:t>
          </a:r>
        </a:p>
      </dgm:t>
    </dgm:pt>
    <dgm:pt modelId="{2EE5FA6B-4ED9-4BA4-B8E6-F4412F0AD1D0}" type="parTrans" cxnId="{2FF69716-DADB-4328-AE23-37B1C2397833}">
      <dgm:prSet/>
      <dgm:spPr/>
      <dgm:t>
        <a:bodyPr/>
        <a:lstStyle/>
        <a:p>
          <a:endParaRPr lang="es-BO"/>
        </a:p>
      </dgm:t>
    </dgm:pt>
    <dgm:pt modelId="{E44092F3-BA11-416F-B0CE-B3A29E2D8C5A}" type="sibTrans" cxnId="{2FF69716-DADB-4328-AE23-37B1C2397833}">
      <dgm:prSet/>
      <dgm:spPr/>
      <dgm:t>
        <a:bodyPr/>
        <a:lstStyle/>
        <a:p>
          <a:endParaRPr lang="es-BO"/>
        </a:p>
      </dgm:t>
    </dgm:pt>
    <dgm:pt modelId="{61FADBE9-7E06-4D62-BDBE-0C7AF1C40BF3}">
      <dgm:prSet/>
      <dgm:spPr/>
      <dgm:t>
        <a:bodyPr/>
        <a:lstStyle/>
        <a:p>
          <a:r>
            <a:rPr lang="es-BO"/>
            <a:t>Traslado al centro asistencial</a:t>
          </a:r>
        </a:p>
      </dgm:t>
    </dgm:pt>
    <dgm:pt modelId="{E1C85D87-2A65-484E-96DE-A546A18ADB62}" type="parTrans" cxnId="{CC892BC8-F403-4742-9804-98E7E16E9A66}">
      <dgm:prSet/>
      <dgm:spPr/>
      <dgm:t>
        <a:bodyPr/>
        <a:lstStyle/>
        <a:p>
          <a:endParaRPr lang="es-BO"/>
        </a:p>
      </dgm:t>
    </dgm:pt>
    <dgm:pt modelId="{8571594D-5238-44F7-95EF-850F616A26A8}" type="sibTrans" cxnId="{CC892BC8-F403-4742-9804-98E7E16E9A66}">
      <dgm:prSet/>
      <dgm:spPr/>
      <dgm:t>
        <a:bodyPr/>
        <a:lstStyle/>
        <a:p>
          <a:endParaRPr lang="es-BO"/>
        </a:p>
      </dgm:t>
    </dgm:pt>
    <dgm:pt modelId="{52304DDD-6BA2-4C0E-9428-DDFF84764A37}" type="pres">
      <dgm:prSet presAssocID="{54F0227C-C095-47F4-89D2-305A7BC4D7CB}" presName="diagram" presStyleCnt="0">
        <dgm:presLayoutVars>
          <dgm:dir/>
          <dgm:resizeHandles val="exact"/>
        </dgm:presLayoutVars>
      </dgm:prSet>
      <dgm:spPr/>
      <dgm:t>
        <a:bodyPr/>
        <a:lstStyle/>
        <a:p>
          <a:endParaRPr lang="es-BO"/>
        </a:p>
      </dgm:t>
    </dgm:pt>
    <dgm:pt modelId="{C6614EAD-7E61-4FD5-95AC-0A72BCC7A589}" type="pres">
      <dgm:prSet presAssocID="{C7D70098-5F79-485B-83CF-A67973630FD3}" presName="node" presStyleLbl="node1" presStyleIdx="0" presStyleCnt="7">
        <dgm:presLayoutVars>
          <dgm:bulletEnabled val="1"/>
        </dgm:presLayoutVars>
      </dgm:prSet>
      <dgm:spPr/>
      <dgm:t>
        <a:bodyPr/>
        <a:lstStyle/>
        <a:p>
          <a:endParaRPr lang="es-BO"/>
        </a:p>
      </dgm:t>
    </dgm:pt>
    <dgm:pt modelId="{3CD4C12E-D81E-44F9-A59A-EA4FB92D4611}" type="pres">
      <dgm:prSet presAssocID="{59A2D11B-5EAD-4809-9541-336FFF909FB8}" presName="sibTrans" presStyleLbl="sibTrans2D1" presStyleIdx="0" presStyleCnt="6"/>
      <dgm:spPr/>
      <dgm:t>
        <a:bodyPr/>
        <a:lstStyle/>
        <a:p>
          <a:endParaRPr lang="es-BO"/>
        </a:p>
      </dgm:t>
    </dgm:pt>
    <dgm:pt modelId="{053F480B-DC70-4E6D-9991-EEF8D8C4DFA3}" type="pres">
      <dgm:prSet presAssocID="{59A2D11B-5EAD-4809-9541-336FFF909FB8}" presName="connectorText" presStyleLbl="sibTrans2D1" presStyleIdx="0" presStyleCnt="6"/>
      <dgm:spPr/>
      <dgm:t>
        <a:bodyPr/>
        <a:lstStyle/>
        <a:p>
          <a:endParaRPr lang="es-BO"/>
        </a:p>
      </dgm:t>
    </dgm:pt>
    <dgm:pt modelId="{DB7404E7-019E-41FD-9523-6AB4D8D4E363}" type="pres">
      <dgm:prSet presAssocID="{87AEB866-2425-4832-B908-77CC59D8E58A}" presName="node" presStyleLbl="node1" presStyleIdx="1" presStyleCnt="7">
        <dgm:presLayoutVars>
          <dgm:bulletEnabled val="1"/>
        </dgm:presLayoutVars>
      </dgm:prSet>
      <dgm:spPr/>
      <dgm:t>
        <a:bodyPr/>
        <a:lstStyle/>
        <a:p>
          <a:endParaRPr lang="es-BO"/>
        </a:p>
      </dgm:t>
    </dgm:pt>
    <dgm:pt modelId="{815F2A00-7BD9-4BB6-A49A-440E39864289}" type="pres">
      <dgm:prSet presAssocID="{9674BDCF-E762-49D6-8F61-5B14E5B79DCD}" presName="sibTrans" presStyleLbl="sibTrans2D1" presStyleIdx="1" presStyleCnt="6"/>
      <dgm:spPr/>
      <dgm:t>
        <a:bodyPr/>
        <a:lstStyle/>
        <a:p>
          <a:endParaRPr lang="es-BO"/>
        </a:p>
      </dgm:t>
    </dgm:pt>
    <dgm:pt modelId="{5C647AA6-6DE8-453D-A2BF-B5E7883848E0}" type="pres">
      <dgm:prSet presAssocID="{9674BDCF-E762-49D6-8F61-5B14E5B79DCD}" presName="connectorText" presStyleLbl="sibTrans2D1" presStyleIdx="1" presStyleCnt="6"/>
      <dgm:spPr/>
      <dgm:t>
        <a:bodyPr/>
        <a:lstStyle/>
        <a:p>
          <a:endParaRPr lang="es-BO"/>
        </a:p>
      </dgm:t>
    </dgm:pt>
    <dgm:pt modelId="{EA655EE4-E02C-47BE-A7EE-7F73D69EE1DF}" type="pres">
      <dgm:prSet presAssocID="{8661E1E7-E4C8-4DF7-9E8A-96246DEC84BE}" presName="node" presStyleLbl="node1" presStyleIdx="2" presStyleCnt="7">
        <dgm:presLayoutVars>
          <dgm:bulletEnabled val="1"/>
        </dgm:presLayoutVars>
      </dgm:prSet>
      <dgm:spPr/>
      <dgm:t>
        <a:bodyPr/>
        <a:lstStyle/>
        <a:p>
          <a:endParaRPr lang="es-BO"/>
        </a:p>
      </dgm:t>
    </dgm:pt>
    <dgm:pt modelId="{89140047-A614-4C8F-A06B-F85719578C5E}" type="pres">
      <dgm:prSet presAssocID="{309D4CE3-8E82-4D56-8AA6-37CFC3FCFD28}" presName="sibTrans" presStyleLbl="sibTrans2D1" presStyleIdx="2" presStyleCnt="6"/>
      <dgm:spPr/>
      <dgm:t>
        <a:bodyPr/>
        <a:lstStyle/>
        <a:p>
          <a:endParaRPr lang="es-BO"/>
        </a:p>
      </dgm:t>
    </dgm:pt>
    <dgm:pt modelId="{B72C10EF-5F9E-4EAA-AE1C-085D4A960D59}" type="pres">
      <dgm:prSet presAssocID="{309D4CE3-8E82-4D56-8AA6-37CFC3FCFD28}" presName="connectorText" presStyleLbl="sibTrans2D1" presStyleIdx="2" presStyleCnt="6"/>
      <dgm:spPr/>
      <dgm:t>
        <a:bodyPr/>
        <a:lstStyle/>
        <a:p>
          <a:endParaRPr lang="es-BO"/>
        </a:p>
      </dgm:t>
    </dgm:pt>
    <dgm:pt modelId="{BB0B9E98-E640-4387-ACB6-5AEDF7B73AF0}" type="pres">
      <dgm:prSet presAssocID="{F3A7E01D-3D41-4838-B3C3-11E0F5474780}" presName="node" presStyleLbl="node1" presStyleIdx="3" presStyleCnt="7">
        <dgm:presLayoutVars>
          <dgm:bulletEnabled val="1"/>
        </dgm:presLayoutVars>
      </dgm:prSet>
      <dgm:spPr/>
      <dgm:t>
        <a:bodyPr/>
        <a:lstStyle/>
        <a:p>
          <a:endParaRPr lang="es-BO"/>
        </a:p>
      </dgm:t>
    </dgm:pt>
    <dgm:pt modelId="{83FBF693-6F94-46ED-809C-06085DE2B834}" type="pres">
      <dgm:prSet presAssocID="{FFE29BB5-0BD9-465B-8F4D-CA70348997E4}" presName="sibTrans" presStyleLbl="sibTrans2D1" presStyleIdx="3" presStyleCnt="6"/>
      <dgm:spPr/>
      <dgm:t>
        <a:bodyPr/>
        <a:lstStyle/>
        <a:p>
          <a:endParaRPr lang="es-BO"/>
        </a:p>
      </dgm:t>
    </dgm:pt>
    <dgm:pt modelId="{AD536B1F-026B-49CD-8A6A-D2E414AFD284}" type="pres">
      <dgm:prSet presAssocID="{FFE29BB5-0BD9-465B-8F4D-CA70348997E4}" presName="connectorText" presStyleLbl="sibTrans2D1" presStyleIdx="3" presStyleCnt="6"/>
      <dgm:spPr/>
      <dgm:t>
        <a:bodyPr/>
        <a:lstStyle/>
        <a:p>
          <a:endParaRPr lang="es-BO"/>
        </a:p>
      </dgm:t>
    </dgm:pt>
    <dgm:pt modelId="{D1526C49-5F28-4C4C-B90E-A800D3A749C4}" type="pres">
      <dgm:prSet presAssocID="{61FADBE9-7E06-4D62-BDBE-0C7AF1C40BF3}" presName="node" presStyleLbl="node1" presStyleIdx="4" presStyleCnt="7">
        <dgm:presLayoutVars>
          <dgm:bulletEnabled val="1"/>
        </dgm:presLayoutVars>
      </dgm:prSet>
      <dgm:spPr/>
      <dgm:t>
        <a:bodyPr/>
        <a:lstStyle/>
        <a:p>
          <a:endParaRPr lang="es-BO"/>
        </a:p>
      </dgm:t>
    </dgm:pt>
    <dgm:pt modelId="{5C7511CD-ACD8-43E6-8AC9-92A3EACDB478}" type="pres">
      <dgm:prSet presAssocID="{8571594D-5238-44F7-95EF-850F616A26A8}" presName="sibTrans" presStyleLbl="sibTrans2D1" presStyleIdx="4" presStyleCnt="6"/>
      <dgm:spPr/>
      <dgm:t>
        <a:bodyPr/>
        <a:lstStyle/>
        <a:p>
          <a:endParaRPr lang="es-BO"/>
        </a:p>
      </dgm:t>
    </dgm:pt>
    <dgm:pt modelId="{B6CAA838-6F20-4D11-B144-3769F007C1B7}" type="pres">
      <dgm:prSet presAssocID="{8571594D-5238-44F7-95EF-850F616A26A8}" presName="connectorText" presStyleLbl="sibTrans2D1" presStyleIdx="4" presStyleCnt="6"/>
      <dgm:spPr/>
      <dgm:t>
        <a:bodyPr/>
        <a:lstStyle/>
        <a:p>
          <a:endParaRPr lang="es-BO"/>
        </a:p>
      </dgm:t>
    </dgm:pt>
    <dgm:pt modelId="{AE520588-430A-4F55-87DE-160A2EB2B014}" type="pres">
      <dgm:prSet presAssocID="{36E713E1-DDF7-47DE-ACDC-2A3E1F118FE2}" presName="node" presStyleLbl="node1" presStyleIdx="5" presStyleCnt="7">
        <dgm:presLayoutVars>
          <dgm:bulletEnabled val="1"/>
        </dgm:presLayoutVars>
      </dgm:prSet>
      <dgm:spPr/>
      <dgm:t>
        <a:bodyPr/>
        <a:lstStyle/>
        <a:p>
          <a:endParaRPr lang="es-BO"/>
        </a:p>
      </dgm:t>
    </dgm:pt>
    <dgm:pt modelId="{85CBA5A2-E481-448A-B04E-4376F04ED44E}" type="pres">
      <dgm:prSet presAssocID="{E44092F3-BA11-416F-B0CE-B3A29E2D8C5A}" presName="sibTrans" presStyleLbl="sibTrans2D1" presStyleIdx="5" presStyleCnt="6"/>
      <dgm:spPr/>
      <dgm:t>
        <a:bodyPr/>
        <a:lstStyle/>
        <a:p>
          <a:endParaRPr lang="es-BO"/>
        </a:p>
      </dgm:t>
    </dgm:pt>
    <dgm:pt modelId="{70FC22AE-91F5-48F9-BA9D-97D9CE4D2A39}" type="pres">
      <dgm:prSet presAssocID="{E44092F3-BA11-416F-B0CE-B3A29E2D8C5A}" presName="connectorText" presStyleLbl="sibTrans2D1" presStyleIdx="5" presStyleCnt="6"/>
      <dgm:spPr/>
      <dgm:t>
        <a:bodyPr/>
        <a:lstStyle/>
        <a:p>
          <a:endParaRPr lang="es-BO"/>
        </a:p>
      </dgm:t>
    </dgm:pt>
    <dgm:pt modelId="{3CE3D92D-169D-4DAE-81BC-2CB9DD49110B}" type="pres">
      <dgm:prSet presAssocID="{A734E39A-2BA9-4720-9362-F36DA2C38AFC}" presName="node" presStyleLbl="node1" presStyleIdx="6" presStyleCnt="7">
        <dgm:presLayoutVars>
          <dgm:bulletEnabled val="1"/>
        </dgm:presLayoutVars>
      </dgm:prSet>
      <dgm:spPr/>
      <dgm:t>
        <a:bodyPr/>
        <a:lstStyle/>
        <a:p>
          <a:endParaRPr lang="es-BO"/>
        </a:p>
      </dgm:t>
    </dgm:pt>
  </dgm:ptLst>
  <dgm:cxnLst>
    <dgm:cxn modelId="{36417DFA-FCCE-4BEF-B83F-E7B0A636995D}" srcId="{54F0227C-C095-47F4-89D2-305A7BC4D7CB}" destId="{A734E39A-2BA9-4720-9362-F36DA2C38AFC}" srcOrd="6" destOrd="0" parTransId="{80E9A274-1B00-4AAB-8AC5-8FDFF9BCF84D}" sibTransId="{FF01CF4F-37B9-4504-BEA8-0BA5484AF475}"/>
    <dgm:cxn modelId="{F35E3EC3-35D0-4723-A247-472DCC925AD8}" srcId="{54F0227C-C095-47F4-89D2-305A7BC4D7CB}" destId="{8661E1E7-E4C8-4DF7-9E8A-96246DEC84BE}" srcOrd="2" destOrd="0" parTransId="{B13DC1BB-A0E3-4E06-9CF6-A7A6346DAA23}" sibTransId="{309D4CE3-8E82-4D56-8AA6-37CFC3FCFD28}"/>
    <dgm:cxn modelId="{A7E041C1-3E37-40E0-9ADB-094C9D0A9F50}" type="presOf" srcId="{54F0227C-C095-47F4-89D2-305A7BC4D7CB}" destId="{52304DDD-6BA2-4C0E-9428-DDFF84764A37}" srcOrd="0" destOrd="0" presId="urn:microsoft.com/office/officeart/2005/8/layout/process5"/>
    <dgm:cxn modelId="{89A454BD-CC24-4FBC-990E-BB480B8079D6}" type="presOf" srcId="{8661E1E7-E4C8-4DF7-9E8A-96246DEC84BE}" destId="{EA655EE4-E02C-47BE-A7EE-7F73D69EE1DF}" srcOrd="0" destOrd="0" presId="urn:microsoft.com/office/officeart/2005/8/layout/process5"/>
    <dgm:cxn modelId="{66540B54-421C-462F-9909-15508A795D22}" type="presOf" srcId="{59A2D11B-5EAD-4809-9541-336FFF909FB8}" destId="{3CD4C12E-D81E-44F9-A59A-EA4FB92D4611}" srcOrd="0" destOrd="0" presId="urn:microsoft.com/office/officeart/2005/8/layout/process5"/>
    <dgm:cxn modelId="{FE389BEE-87EF-42D3-8A4B-10E7082F649F}" type="presOf" srcId="{F3A7E01D-3D41-4838-B3C3-11E0F5474780}" destId="{BB0B9E98-E640-4387-ACB6-5AEDF7B73AF0}" srcOrd="0" destOrd="0" presId="urn:microsoft.com/office/officeart/2005/8/layout/process5"/>
    <dgm:cxn modelId="{6A2B381D-36D8-424C-AB5A-BE7651764DDF}" type="presOf" srcId="{C7D70098-5F79-485B-83CF-A67973630FD3}" destId="{C6614EAD-7E61-4FD5-95AC-0A72BCC7A589}" srcOrd="0" destOrd="0" presId="urn:microsoft.com/office/officeart/2005/8/layout/process5"/>
    <dgm:cxn modelId="{6C72CB37-018E-4E18-8A12-3800BB754BC9}" srcId="{54F0227C-C095-47F4-89D2-305A7BC4D7CB}" destId="{C7D70098-5F79-485B-83CF-A67973630FD3}" srcOrd="0" destOrd="0" parTransId="{FB11900F-2464-4075-B8F7-0CF49AE1BBE9}" sibTransId="{59A2D11B-5EAD-4809-9541-336FFF909FB8}"/>
    <dgm:cxn modelId="{CB2A4DFA-2C6C-4BAA-B4DF-227CC29F397F}" type="presOf" srcId="{309D4CE3-8E82-4D56-8AA6-37CFC3FCFD28}" destId="{B72C10EF-5F9E-4EAA-AE1C-085D4A960D59}" srcOrd="1" destOrd="0" presId="urn:microsoft.com/office/officeart/2005/8/layout/process5"/>
    <dgm:cxn modelId="{9C5ADC39-944B-4AF0-B174-00B4B4BA256E}" type="presOf" srcId="{E44092F3-BA11-416F-B0CE-B3A29E2D8C5A}" destId="{70FC22AE-91F5-48F9-BA9D-97D9CE4D2A39}" srcOrd="1" destOrd="0" presId="urn:microsoft.com/office/officeart/2005/8/layout/process5"/>
    <dgm:cxn modelId="{CC892BC8-F403-4742-9804-98E7E16E9A66}" srcId="{54F0227C-C095-47F4-89D2-305A7BC4D7CB}" destId="{61FADBE9-7E06-4D62-BDBE-0C7AF1C40BF3}" srcOrd="4" destOrd="0" parTransId="{E1C85D87-2A65-484E-96DE-A546A18ADB62}" sibTransId="{8571594D-5238-44F7-95EF-850F616A26A8}"/>
    <dgm:cxn modelId="{4747D682-5DCB-40F1-9C11-1D43ED017DD2}" type="presOf" srcId="{8571594D-5238-44F7-95EF-850F616A26A8}" destId="{B6CAA838-6F20-4D11-B144-3769F007C1B7}" srcOrd="1" destOrd="0" presId="urn:microsoft.com/office/officeart/2005/8/layout/process5"/>
    <dgm:cxn modelId="{A2133793-5267-492F-B2E3-ADF2C4371A31}" type="presOf" srcId="{E44092F3-BA11-416F-B0CE-B3A29E2D8C5A}" destId="{85CBA5A2-E481-448A-B04E-4376F04ED44E}" srcOrd="0" destOrd="0" presId="urn:microsoft.com/office/officeart/2005/8/layout/process5"/>
    <dgm:cxn modelId="{117DE244-08D7-42C9-A744-BFA4A37D5BAD}" type="presOf" srcId="{309D4CE3-8E82-4D56-8AA6-37CFC3FCFD28}" destId="{89140047-A614-4C8F-A06B-F85719578C5E}" srcOrd="0" destOrd="0" presId="urn:microsoft.com/office/officeart/2005/8/layout/process5"/>
    <dgm:cxn modelId="{2FF69716-DADB-4328-AE23-37B1C2397833}" srcId="{54F0227C-C095-47F4-89D2-305A7BC4D7CB}" destId="{36E713E1-DDF7-47DE-ACDC-2A3E1F118FE2}" srcOrd="5" destOrd="0" parTransId="{2EE5FA6B-4ED9-4BA4-B8E6-F4412F0AD1D0}" sibTransId="{E44092F3-BA11-416F-B0CE-B3A29E2D8C5A}"/>
    <dgm:cxn modelId="{599B99D2-A3AA-4F40-8FE1-F106D5EE6F8E}" type="presOf" srcId="{9674BDCF-E762-49D6-8F61-5B14E5B79DCD}" destId="{5C647AA6-6DE8-453D-A2BF-B5E7883848E0}" srcOrd="1" destOrd="0" presId="urn:microsoft.com/office/officeart/2005/8/layout/process5"/>
    <dgm:cxn modelId="{2D05C7CF-336B-40D7-85D2-C07E2699B521}" srcId="{54F0227C-C095-47F4-89D2-305A7BC4D7CB}" destId="{F3A7E01D-3D41-4838-B3C3-11E0F5474780}" srcOrd="3" destOrd="0" parTransId="{CBA1F8EE-9EE9-4586-826B-B99E5E14C03A}" sibTransId="{FFE29BB5-0BD9-465B-8F4D-CA70348997E4}"/>
    <dgm:cxn modelId="{3DDEA8B6-A153-43C9-8ACF-28FA3379673F}" type="presOf" srcId="{61FADBE9-7E06-4D62-BDBE-0C7AF1C40BF3}" destId="{D1526C49-5F28-4C4C-B90E-A800D3A749C4}" srcOrd="0" destOrd="0" presId="urn:microsoft.com/office/officeart/2005/8/layout/process5"/>
    <dgm:cxn modelId="{BD085734-00F2-480A-AA49-0FA130BF0674}" type="presOf" srcId="{FFE29BB5-0BD9-465B-8F4D-CA70348997E4}" destId="{83FBF693-6F94-46ED-809C-06085DE2B834}" srcOrd="0" destOrd="0" presId="urn:microsoft.com/office/officeart/2005/8/layout/process5"/>
    <dgm:cxn modelId="{C84E02A4-BF97-430B-8EE6-390693F65D36}" type="presOf" srcId="{9674BDCF-E762-49D6-8F61-5B14E5B79DCD}" destId="{815F2A00-7BD9-4BB6-A49A-440E39864289}" srcOrd="0" destOrd="0" presId="urn:microsoft.com/office/officeart/2005/8/layout/process5"/>
    <dgm:cxn modelId="{FDC3F937-6E39-42FA-BE94-9308E682C635}" type="presOf" srcId="{59A2D11B-5EAD-4809-9541-336FFF909FB8}" destId="{053F480B-DC70-4E6D-9991-EEF8D8C4DFA3}" srcOrd="1" destOrd="0" presId="urn:microsoft.com/office/officeart/2005/8/layout/process5"/>
    <dgm:cxn modelId="{33AEF0E3-5117-4247-93C7-A23AE299B8D5}" type="presOf" srcId="{87AEB866-2425-4832-B908-77CC59D8E58A}" destId="{DB7404E7-019E-41FD-9523-6AB4D8D4E363}" srcOrd="0" destOrd="0" presId="urn:microsoft.com/office/officeart/2005/8/layout/process5"/>
    <dgm:cxn modelId="{945E3F9B-2152-4363-86FD-AB9BF7667C15}" type="presOf" srcId="{36E713E1-DDF7-47DE-ACDC-2A3E1F118FE2}" destId="{AE520588-430A-4F55-87DE-160A2EB2B014}" srcOrd="0" destOrd="0" presId="urn:microsoft.com/office/officeart/2005/8/layout/process5"/>
    <dgm:cxn modelId="{4C7E311B-4F58-4503-BFA3-121595A9CEFE}" type="presOf" srcId="{FFE29BB5-0BD9-465B-8F4D-CA70348997E4}" destId="{AD536B1F-026B-49CD-8A6A-D2E414AFD284}" srcOrd="1" destOrd="0" presId="urn:microsoft.com/office/officeart/2005/8/layout/process5"/>
    <dgm:cxn modelId="{D08F8DD4-1A8E-423C-8E7A-C2D681281CE9}" srcId="{54F0227C-C095-47F4-89D2-305A7BC4D7CB}" destId="{87AEB866-2425-4832-B908-77CC59D8E58A}" srcOrd="1" destOrd="0" parTransId="{329AE96D-5E31-4B52-87B5-E610D67D86C8}" sibTransId="{9674BDCF-E762-49D6-8F61-5B14E5B79DCD}"/>
    <dgm:cxn modelId="{EDDACEBC-B6EF-4DAE-9CA9-A144F6EC6E78}" type="presOf" srcId="{A734E39A-2BA9-4720-9362-F36DA2C38AFC}" destId="{3CE3D92D-169D-4DAE-81BC-2CB9DD49110B}" srcOrd="0" destOrd="0" presId="urn:microsoft.com/office/officeart/2005/8/layout/process5"/>
    <dgm:cxn modelId="{EED441EF-6410-45DC-9E4C-A848AC66249B}" type="presOf" srcId="{8571594D-5238-44F7-95EF-850F616A26A8}" destId="{5C7511CD-ACD8-43E6-8AC9-92A3EACDB478}" srcOrd="0" destOrd="0" presId="urn:microsoft.com/office/officeart/2005/8/layout/process5"/>
    <dgm:cxn modelId="{ABC4041E-2897-47FB-B9EC-E9BFEBFF6D78}" type="presParOf" srcId="{52304DDD-6BA2-4C0E-9428-DDFF84764A37}" destId="{C6614EAD-7E61-4FD5-95AC-0A72BCC7A589}" srcOrd="0" destOrd="0" presId="urn:microsoft.com/office/officeart/2005/8/layout/process5"/>
    <dgm:cxn modelId="{CA074A17-7DD1-420F-953B-D91D3896FA8B}" type="presParOf" srcId="{52304DDD-6BA2-4C0E-9428-DDFF84764A37}" destId="{3CD4C12E-D81E-44F9-A59A-EA4FB92D4611}" srcOrd="1" destOrd="0" presId="urn:microsoft.com/office/officeart/2005/8/layout/process5"/>
    <dgm:cxn modelId="{667CCBE5-E7A0-43B6-AF8E-458FF868AE5E}" type="presParOf" srcId="{3CD4C12E-D81E-44F9-A59A-EA4FB92D4611}" destId="{053F480B-DC70-4E6D-9991-EEF8D8C4DFA3}" srcOrd="0" destOrd="0" presId="urn:microsoft.com/office/officeart/2005/8/layout/process5"/>
    <dgm:cxn modelId="{3AB2B6D4-EE26-414B-931F-36851F03DEA6}" type="presParOf" srcId="{52304DDD-6BA2-4C0E-9428-DDFF84764A37}" destId="{DB7404E7-019E-41FD-9523-6AB4D8D4E363}" srcOrd="2" destOrd="0" presId="urn:microsoft.com/office/officeart/2005/8/layout/process5"/>
    <dgm:cxn modelId="{F8A0EE2B-5C28-4873-A50A-FE8AD6AADAAE}" type="presParOf" srcId="{52304DDD-6BA2-4C0E-9428-DDFF84764A37}" destId="{815F2A00-7BD9-4BB6-A49A-440E39864289}" srcOrd="3" destOrd="0" presId="urn:microsoft.com/office/officeart/2005/8/layout/process5"/>
    <dgm:cxn modelId="{0742FA5B-BF32-427A-AA18-EA0ECBA6B57F}" type="presParOf" srcId="{815F2A00-7BD9-4BB6-A49A-440E39864289}" destId="{5C647AA6-6DE8-453D-A2BF-B5E7883848E0}" srcOrd="0" destOrd="0" presId="urn:microsoft.com/office/officeart/2005/8/layout/process5"/>
    <dgm:cxn modelId="{C5E8277E-2C7E-4615-AAF1-C40F145316AB}" type="presParOf" srcId="{52304DDD-6BA2-4C0E-9428-DDFF84764A37}" destId="{EA655EE4-E02C-47BE-A7EE-7F73D69EE1DF}" srcOrd="4" destOrd="0" presId="urn:microsoft.com/office/officeart/2005/8/layout/process5"/>
    <dgm:cxn modelId="{069F53EF-8DB4-42FA-BA41-B438A6102D2D}" type="presParOf" srcId="{52304DDD-6BA2-4C0E-9428-DDFF84764A37}" destId="{89140047-A614-4C8F-A06B-F85719578C5E}" srcOrd="5" destOrd="0" presId="urn:microsoft.com/office/officeart/2005/8/layout/process5"/>
    <dgm:cxn modelId="{2D1252B5-A131-46AE-939B-3B19D402A200}" type="presParOf" srcId="{89140047-A614-4C8F-A06B-F85719578C5E}" destId="{B72C10EF-5F9E-4EAA-AE1C-085D4A960D59}" srcOrd="0" destOrd="0" presId="urn:microsoft.com/office/officeart/2005/8/layout/process5"/>
    <dgm:cxn modelId="{1F593438-118C-451B-B213-DCB9D579AB77}" type="presParOf" srcId="{52304DDD-6BA2-4C0E-9428-DDFF84764A37}" destId="{BB0B9E98-E640-4387-ACB6-5AEDF7B73AF0}" srcOrd="6" destOrd="0" presId="urn:microsoft.com/office/officeart/2005/8/layout/process5"/>
    <dgm:cxn modelId="{4EF90433-676D-4F04-B051-A7D09FBFBB77}" type="presParOf" srcId="{52304DDD-6BA2-4C0E-9428-DDFF84764A37}" destId="{83FBF693-6F94-46ED-809C-06085DE2B834}" srcOrd="7" destOrd="0" presId="urn:microsoft.com/office/officeart/2005/8/layout/process5"/>
    <dgm:cxn modelId="{67F0C680-21E7-4E5A-B290-E0F4168673C7}" type="presParOf" srcId="{83FBF693-6F94-46ED-809C-06085DE2B834}" destId="{AD536B1F-026B-49CD-8A6A-D2E414AFD284}" srcOrd="0" destOrd="0" presId="urn:microsoft.com/office/officeart/2005/8/layout/process5"/>
    <dgm:cxn modelId="{AF215474-724A-4AAC-94D9-36DB9B3AFAF9}" type="presParOf" srcId="{52304DDD-6BA2-4C0E-9428-DDFF84764A37}" destId="{D1526C49-5F28-4C4C-B90E-A800D3A749C4}" srcOrd="8" destOrd="0" presId="urn:microsoft.com/office/officeart/2005/8/layout/process5"/>
    <dgm:cxn modelId="{AEFDDBB0-F446-4CF6-A75E-19A94C171CF0}" type="presParOf" srcId="{52304DDD-6BA2-4C0E-9428-DDFF84764A37}" destId="{5C7511CD-ACD8-43E6-8AC9-92A3EACDB478}" srcOrd="9" destOrd="0" presId="urn:microsoft.com/office/officeart/2005/8/layout/process5"/>
    <dgm:cxn modelId="{836F0DD7-404F-44D2-8E7C-B19A60872E7D}" type="presParOf" srcId="{5C7511CD-ACD8-43E6-8AC9-92A3EACDB478}" destId="{B6CAA838-6F20-4D11-B144-3769F007C1B7}" srcOrd="0" destOrd="0" presId="urn:microsoft.com/office/officeart/2005/8/layout/process5"/>
    <dgm:cxn modelId="{7C632500-92AD-4801-8697-87808EE066D0}" type="presParOf" srcId="{52304DDD-6BA2-4C0E-9428-DDFF84764A37}" destId="{AE520588-430A-4F55-87DE-160A2EB2B014}" srcOrd="10" destOrd="0" presId="urn:microsoft.com/office/officeart/2005/8/layout/process5"/>
    <dgm:cxn modelId="{0641B768-A49B-4169-94DC-CB2D8D29224D}" type="presParOf" srcId="{52304DDD-6BA2-4C0E-9428-DDFF84764A37}" destId="{85CBA5A2-E481-448A-B04E-4376F04ED44E}" srcOrd="11" destOrd="0" presId="urn:microsoft.com/office/officeart/2005/8/layout/process5"/>
    <dgm:cxn modelId="{830023F1-9D08-424E-A578-112D643FB993}" type="presParOf" srcId="{85CBA5A2-E481-448A-B04E-4376F04ED44E}" destId="{70FC22AE-91F5-48F9-BA9D-97D9CE4D2A39}" srcOrd="0" destOrd="0" presId="urn:microsoft.com/office/officeart/2005/8/layout/process5"/>
    <dgm:cxn modelId="{1CB0D3D0-657E-42A0-85AA-DE8BF8F2A9F4}" type="presParOf" srcId="{52304DDD-6BA2-4C0E-9428-DDFF84764A37}" destId="{3CE3D92D-169D-4DAE-81BC-2CB9DD49110B}" srcOrd="12" destOrd="0" presId="urn:microsoft.com/office/officeart/2005/8/layout/process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614EAD-7E61-4FD5-95AC-0A72BCC7A589}">
      <dsp:nvSpPr>
        <dsp:cNvPr id="0" name=""/>
        <dsp:cNvSpPr/>
      </dsp:nvSpPr>
      <dsp:spPr>
        <a:xfrm>
          <a:off x="651210" y="396"/>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Recepción de llamadas y primeros auxilios</a:t>
          </a:r>
        </a:p>
      </dsp:txBody>
      <dsp:txXfrm>
        <a:off x="668136" y="17322"/>
        <a:ext cx="929333" cy="544059"/>
      </dsp:txXfrm>
    </dsp:sp>
    <dsp:sp modelId="{3CD4C12E-D81E-44F9-A59A-EA4FB92D4611}">
      <dsp:nvSpPr>
        <dsp:cNvPr id="0" name=""/>
        <dsp:cNvSpPr/>
      </dsp:nvSpPr>
      <dsp:spPr>
        <a:xfrm>
          <a:off x="1699155" y="169917"/>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a:off x="1699155" y="217691"/>
        <a:ext cx="142937" cy="143321"/>
      </dsp:txXfrm>
    </dsp:sp>
    <dsp:sp modelId="{DB7404E7-019E-41FD-9523-6AB4D8D4E363}">
      <dsp:nvSpPr>
        <dsp:cNvPr id="0" name=""/>
        <dsp:cNvSpPr/>
      </dsp:nvSpPr>
      <dsp:spPr>
        <a:xfrm>
          <a:off x="1999669" y="396"/>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Asignación y despacho de ambulancias</a:t>
          </a:r>
        </a:p>
      </dsp:txBody>
      <dsp:txXfrm>
        <a:off x="2016595" y="17322"/>
        <a:ext cx="929333" cy="544059"/>
      </dsp:txXfrm>
    </dsp:sp>
    <dsp:sp modelId="{815F2A00-7BD9-4BB6-A49A-440E39864289}">
      <dsp:nvSpPr>
        <dsp:cNvPr id="0" name=""/>
        <dsp:cNvSpPr/>
      </dsp:nvSpPr>
      <dsp:spPr>
        <a:xfrm>
          <a:off x="3047615" y="169917"/>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a:off x="3047615" y="217691"/>
        <a:ext cx="142937" cy="143321"/>
      </dsp:txXfrm>
    </dsp:sp>
    <dsp:sp modelId="{EA655EE4-E02C-47BE-A7EE-7F73D69EE1DF}">
      <dsp:nvSpPr>
        <dsp:cNvPr id="0" name=""/>
        <dsp:cNvSpPr/>
      </dsp:nvSpPr>
      <dsp:spPr>
        <a:xfrm>
          <a:off x="3348129" y="396"/>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Traslado de ambulancia al lugar del incidente</a:t>
          </a:r>
        </a:p>
      </dsp:txBody>
      <dsp:txXfrm>
        <a:off x="3365055" y="17322"/>
        <a:ext cx="929333" cy="544059"/>
      </dsp:txXfrm>
    </dsp:sp>
    <dsp:sp modelId="{89140047-A614-4C8F-A06B-F85719578C5E}">
      <dsp:nvSpPr>
        <dsp:cNvPr id="0" name=""/>
        <dsp:cNvSpPr/>
      </dsp:nvSpPr>
      <dsp:spPr>
        <a:xfrm rot="5400000">
          <a:off x="3727624" y="645730"/>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5400000">
        <a:off x="3758061" y="663067"/>
        <a:ext cx="143321" cy="142937"/>
      </dsp:txXfrm>
    </dsp:sp>
    <dsp:sp modelId="{BB0B9E98-E640-4387-ACB6-5AEDF7B73AF0}">
      <dsp:nvSpPr>
        <dsp:cNvPr id="0" name=""/>
        <dsp:cNvSpPr/>
      </dsp:nvSpPr>
      <dsp:spPr>
        <a:xfrm>
          <a:off x="3348129" y="963581"/>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Atención prehospitalaria</a:t>
          </a:r>
        </a:p>
      </dsp:txBody>
      <dsp:txXfrm>
        <a:off x="3365055" y="980507"/>
        <a:ext cx="929333" cy="544059"/>
      </dsp:txXfrm>
    </dsp:sp>
    <dsp:sp modelId="{83FBF693-6F94-46ED-809C-06085DE2B834}">
      <dsp:nvSpPr>
        <dsp:cNvPr id="0" name=""/>
        <dsp:cNvSpPr/>
      </dsp:nvSpPr>
      <dsp:spPr>
        <a:xfrm rot="10800000">
          <a:off x="3059173" y="1133102"/>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10800000">
        <a:off x="3120431" y="1180876"/>
        <a:ext cx="142937" cy="143321"/>
      </dsp:txXfrm>
    </dsp:sp>
    <dsp:sp modelId="{D1526C49-5F28-4C4C-B90E-A800D3A749C4}">
      <dsp:nvSpPr>
        <dsp:cNvPr id="0" name=""/>
        <dsp:cNvSpPr/>
      </dsp:nvSpPr>
      <dsp:spPr>
        <a:xfrm>
          <a:off x="1999669" y="963581"/>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Traslado al centro asistencial</a:t>
          </a:r>
        </a:p>
      </dsp:txBody>
      <dsp:txXfrm>
        <a:off x="2016595" y="980507"/>
        <a:ext cx="929333" cy="544059"/>
      </dsp:txXfrm>
    </dsp:sp>
    <dsp:sp modelId="{5C7511CD-ACD8-43E6-8AC9-92A3EACDB478}">
      <dsp:nvSpPr>
        <dsp:cNvPr id="0" name=""/>
        <dsp:cNvSpPr/>
      </dsp:nvSpPr>
      <dsp:spPr>
        <a:xfrm rot="10800000">
          <a:off x="1710714" y="1133102"/>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10800000">
        <a:off x="1771972" y="1180876"/>
        <a:ext cx="142937" cy="143321"/>
      </dsp:txXfrm>
    </dsp:sp>
    <dsp:sp modelId="{AE520588-430A-4F55-87DE-160A2EB2B014}">
      <dsp:nvSpPr>
        <dsp:cNvPr id="0" name=""/>
        <dsp:cNvSpPr/>
      </dsp:nvSpPr>
      <dsp:spPr>
        <a:xfrm>
          <a:off x="651210" y="963581"/>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Entrega del paciente con su historia clinica</a:t>
          </a:r>
        </a:p>
      </dsp:txBody>
      <dsp:txXfrm>
        <a:off x="668136" y="980507"/>
        <a:ext cx="929333" cy="544059"/>
      </dsp:txXfrm>
    </dsp:sp>
    <dsp:sp modelId="{85CBA5A2-E481-448A-B04E-4376F04ED44E}">
      <dsp:nvSpPr>
        <dsp:cNvPr id="0" name=""/>
        <dsp:cNvSpPr/>
      </dsp:nvSpPr>
      <dsp:spPr>
        <a:xfrm rot="5400000">
          <a:off x="1030705" y="1608916"/>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5400000">
        <a:off x="1061142" y="1626253"/>
        <a:ext cx="143321" cy="142937"/>
      </dsp:txXfrm>
    </dsp:sp>
    <dsp:sp modelId="{3CE3D92D-169D-4DAE-81BC-2CB9DD49110B}">
      <dsp:nvSpPr>
        <dsp:cNvPr id="0" name=""/>
        <dsp:cNvSpPr/>
      </dsp:nvSpPr>
      <dsp:spPr>
        <a:xfrm>
          <a:off x="651210" y="1926767"/>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Restablecimiento de los recursos</a:t>
          </a:r>
        </a:p>
      </dsp:txBody>
      <dsp:txXfrm>
        <a:off x="668136" y="1943693"/>
        <a:ext cx="929333" cy="54405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Sil09</b:Tag>
    <b:SourceType>Book</b:SourceType>
    <b:Guid>{858323B4-35A1-4C3F-B471-B266FD2DE1DB}</b:Guid>
    <b:Title>GUÍA PARA ELABORAR UNA TESIS</b:Title>
    <b:Year>2009</b:Year>
    <b:Author>
      <b:Author>
        <b:NameList>
          <b:Person>
            <b:Last>Silvia Domínguez-Gutiérrez</b:Last>
            <b:First>Enrique</b:First>
            <b:Middle>Ernesto Sánchez-Ruiz,Gabriel Arturo Sánchez de Aparicio y Benítez</b:Middle>
          </b:Person>
        </b:NameList>
      </b:Author>
    </b:Author>
    <b:City>México, D. F.</b:City>
    <b:Publisher>McGRAW-HILL</b:Publisher>
    <b:RefOrder>5</b:RefOrder>
  </b:Source>
  <b:Source>
    <b:Tag>Sau01</b:Tag>
    <b:SourceType>Book</b:SourceType>
    <b:Guid>{DC2FEDA6-6C39-4D75-A139-AB619B2C15B1}</b:Guid>
    <b:Title>Guia para la Redaccion y Presentación de INFORMES CINETIFICO-TECNICOS</b:Title>
    <b:Year>2001</b:Year>
    <b:Author>
      <b:Author>
        <b:NameList>
          <b:Person>
            <b:Last>Saul J. Escalera</b:Last>
            <b:First>Ph.D.</b:First>
          </b:Person>
        </b:NameList>
      </b:Author>
    </b:Author>
    <b:City>Cochabamba</b:City>
    <b:RefOrder>6</b:RefOrder>
  </b:Source>
  <b:Source>
    <b:Tag>Ort11</b:Tag>
    <b:SourceType>DocumentFromInternetSite</b:SourceType>
    <b:Guid>{06944304-69B9-437B-8DFD-1AF23A8A8880}</b:Guid>
    <b:Title>Open Journal System</b:Title>
    <b:Year>2015</b:Year>
    <b:Author>
      <b:Author>
        <b:NameList>
          <b:Person>
            <b:Last>Ortega</b:Last>
            <b:First>Oscar</b:First>
            <b:Middle>Javier Parra</b:Middle>
          </b:Person>
        </b:NameList>
      </b:Author>
    </b:Author>
    <b:InternetSiteTitle>Politécnico Grancolombiano</b:InternetSiteTitle>
    <b:Month>marzo</b:Month>
    <b:Day>25</b:Day>
    <b:URL>http://journal.poligran.edu.co/</b:URL>
    <b:RefOrder>1</b:RefOrder>
  </b:Source>
  <b:Source>
    <b:Tag>Min</b:Tag>
    <b:SourceType>InternetSite</b:SourceType>
    <b:Guid>{64925977-D102-4A40-A3B8-0F252B799375}</b:Guid>
    <b:Title>Portal Juridico Libre de Bolivia</b:Title>
    <b:URL>http://www.lexivox.org/norms/BO-DS-26875.xhtml</b:URL>
    <b:Author>
      <b:Author>
        <b:Corporate>lexivox</b:Corporate>
      </b:Author>
    </b:Author>
    <b:Year>2015</b:Year>
    <b:Month>marzo</b:Month>
    <b:Day>15</b:Day>
    <b:RefOrder>2</b:RefOrder>
  </b:Source>
  <b:Source>
    <b:Tag>Saú13</b:Tag>
    <b:SourceType>DocumentFromInternetSite</b:SourceType>
    <b:Guid>{1DC5F9C9-8268-467A-9E01-666835E64675}</b:Guid>
    <b:Title>Introducción a Google Maps API</b:Title>
    <b:Year>2013</b:Year>
    <b:Author>
      <b:Author>
        <b:NameList>
          <b:Person>
            <b:Last>Dávila</b:Last>
            <b:First>Saúl</b:First>
            <b:Middle>Burgos</b:Middle>
          </b:Person>
        </b:NameList>
      </b:Author>
    </b:Author>
    <b:InternetSiteTitle>Libro de Google Maps</b:InternetSiteTitle>
    <b:URL>http://saulburgos.com/books/googlemaps.html#.VWjuA0ZBC9U</b:URL>
    <b:RefOrder>3</b:RefOrder>
  </b:Source>
  <b:Source>
    <b:Tag>Jes12</b:Tag>
    <b:SourceType>Book</b:SourceType>
    <b:Guid>{0756733D-014C-41C6-A8F9-AA0EC3F57032}</b:Guid>
    <b:Title>El Gran Libro de Android</b:Title>
    <b:Year>2012</b:Year>
    <b:Author>
      <b:Author>
        <b:NameList>
          <b:Person>
            <b:Last>Gironés</b:Last>
            <b:First>Jesús</b:First>
            <b:Middle>Tomás</b:Middle>
          </b:Person>
        </b:NameList>
      </b:Author>
    </b:Author>
    <b:City>Mexico</b:City>
    <b:Publisher>Alfaomega</b:Publisher>
    <b:RefOrder>4</b:RefOrder>
  </b:Source>
</b:Sources>
</file>

<file path=customXml/itemProps1.xml><?xml version="1.0" encoding="utf-8"?>
<ds:datastoreItem xmlns:ds="http://schemas.openxmlformats.org/officeDocument/2006/customXml" ds:itemID="{B6AEE8DC-27C7-4546-9516-1A08811B8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TotalTime>
  <Pages>71</Pages>
  <Words>7929</Words>
  <Characters>43615</Characters>
  <Application>Microsoft Office Word</Application>
  <DocSecurity>0</DocSecurity>
  <Lines>363</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karlos</dc:creator>
  <cp:lastModifiedBy>carlos cruz</cp:lastModifiedBy>
  <cp:revision>120</cp:revision>
  <cp:lastPrinted>2015-04-28T20:56:00Z</cp:lastPrinted>
  <dcterms:created xsi:type="dcterms:W3CDTF">2015-04-21T14:30:00Z</dcterms:created>
  <dcterms:modified xsi:type="dcterms:W3CDTF">2015-05-30T21:51:00Z</dcterms:modified>
</cp:coreProperties>
</file>